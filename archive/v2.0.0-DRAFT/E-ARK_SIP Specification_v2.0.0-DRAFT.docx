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55EA3" w14:textId="77777777" w:rsidR="00F91BEB" w:rsidRPr="00F65186" w:rsidRDefault="00F91BEB" w:rsidP="001745ED"/>
    <w:p w14:paraId="197C402D" w14:textId="77777777" w:rsidR="00F91BEB" w:rsidRPr="00F65186" w:rsidRDefault="00F91BEB" w:rsidP="001745ED"/>
    <w:p w14:paraId="4EB6B139" w14:textId="77777777" w:rsidR="00F91BEB" w:rsidRPr="00F65186" w:rsidRDefault="00F91BEB" w:rsidP="001745ED"/>
    <w:p w14:paraId="51B9BE5C" w14:textId="77777777" w:rsidR="00EC52CB" w:rsidRPr="00F65186" w:rsidRDefault="00EC52CB" w:rsidP="001745ED">
      <w:pPr>
        <w:rPr>
          <w:sz w:val="48"/>
          <w:szCs w:val="32"/>
        </w:rPr>
      </w:pPr>
    </w:p>
    <w:p w14:paraId="5DC8A36A" w14:textId="77777777" w:rsidR="00EC52CB" w:rsidRPr="00F65186" w:rsidRDefault="00EC52CB" w:rsidP="001745ED">
      <w:pPr>
        <w:rPr>
          <w:sz w:val="48"/>
          <w:szCs w:val="32"/>
        </w:rPr>
      </w:pPr>
    </w:p>
    <w:p w14:paraId="75320B19" w14:textId="77777777" w:rsidR="00EC52CB" w:rsidRPr="00F65186" w:rsidRDefault="00EC52CB" w:rsidP="001745ED">
      <w:pPr>
        <w:rPr>
          <w:sz w:val="48"/>
          <w:szCs w:val="32"/>
        </w:rPr>
      </w:pPr>
    </w:p>
    <w:p w14:paraId="1BE0A603" w14:textId="4A54D672" w:rsidR="00F91BEB" w:rsidRPr="00F65186" w:rsidRDefault="00EC52CB" w:rsidP="00EC52CB">
      <w:pPr>
        <w:jc w:val="center"/>
        <w:rPr>
          <w:sz w:val="36"/>
        </w:rPr>
      </w:pPr>
      <w:del w:id="2" w:author="Miguel Ferreira" w:date="2018-12-17T15:06:00Z">
        <w:r w:rsidRPr="00F65186" w:rsidDel="00750B34">
          <w:rPr>
            <w:sz w:val="48"/>
            <w:szCs w:val="32"/>
          </w:rPr>
          <w:delText xml:space="preserve">General </w:delText>
        </w:r>
      </w:del>
      <w:r w:rsidRPr="00F65186">
        <w:rPr>
          <w:sz w:val="48"/>
          <w:szCs w:val="32"/>
        </w:rPr>
        <w:t>SIP Specification</w:t>
      </w:r>
    </w:p>
    <w:p w14:paraId="144D722C" w14:textId="77777777" w:rsidR="00F91BEB" w:rsidRPr="00F65186" w:rsidRDefault="00F91BEB" w:rsidP="001745ED">
      <w:pPr>
        <w:rPr>
          <w:sz w:val="24"/>
          <w:szCs w:val="24"/>
        </w:rPr>
      </w:pPr>
    </w:p>
    <w:p w14:paraId="7A21B47C" w14:textId="77777777" w:rsidR="00F91BEB" w:rsidRPr="00F65186" w:rsidRDefault="00F91BEB" w:rsidP="001745ED">
      <w:pPr>
        <w:rPr>
          <w:sz w:val="24"/>
          <w:szCs w:val="24"/>
        </w:rPr>
      </w:pPr>
    </w:p>
    <w:p w14:paraId="7A15E338" w14:textId="77777777" w:rsidR="00EC52CB" w:rsidRPr="00F65186" w:rsidRDefault="00EC52CB" w:rsidP="001745ED">
      <w:pPr>
        <w:rPr>
          <w:sz w:val="24"/>
          <w:szCs w:val="24"/>
        </w:rPr>
      </w:pPr>
    </w:p>
    <w:p w14:paraId="34BAC405" w14:textId="77777777" w:rsidR="00EC52CB" w:rsidRPr="00F65186" w:rsidRDefault="00EC52CB" w:rsidP="001745ED">
      <w:pPr>
        <w:rPr>
          <w:sz w:val="24"/>
          <w:szCs w:val="24"/>
        </w:rPr>
      </w:pPr>
    </w:p>
    <w:p w14:paraId="7BFEC436" w14:textId="77777777" w:rsidR="00EC52CB" w:rsidRPr="00F65186" w:rsidRDefault="00EC52CB" w:rsidP="001745ED">
      <w:pPr>
        <w:rPr>
          <w:sz w:val="24"/>
          <w:szCs w:val="24"/>
        </w:rPr>
      </w:pPr>
    </w:p>
    <w:p w14:paraId="77BA47FF" w14:textId="77777777" w:rsidR="00EC52CB" w:rsidRPr="00F65186" w:rsidRDefault="00EC52CB" w:rsidP="001745ED">
      <w:pPr>
        <w:rPr>
          <w:sz w:val="24"/>
          <w:szCs w:val="24"/>
        </w:rPr>
      </w:pPr>
    </w:p>
    <w:p w14:paraId="4068EF8F" w14:textId="77777777" w:rsidR="00EC52CB" w:rsidRPr="00F65186" w:rsidRDefault="00EC52CB" w:rsidP="001745ED">
      <w:pPr>
        <w:rPr>
          <w:sz w:val="24"/>
          <w:szCs w:val="24"/>
        </w:rPr>
      </w:pPr>
    </w:p>
    <w:p w14:paraId="14BB0669" w14:textId="77777777" w:rsidR="00F91BEB" w:rsidRPr="00F65186" w:rsidRDefault="00A431A8" w:rsidP="001745ED">
      <w:pPr>
        <w:rPr>
          <w:sz w:val="24"/>
          <w:szCs w:val="24"/>
        </w:rPr>
      </w:pPr>
      <w:r w:rsidRPr="00F65186">
        <w:rPr>
          <w:noProof/>
          <w:lang w:eastAsia="sv-SE"/>
        </w:rPr>
        <mc:AlternateContent>
          <mc:Choice Requires="wps">
            <w:drawing>
              <wp:anchor distT="4294967294" distB="4294967294" distL="114300" distR="114300" simplePos="0" relativeHeight="251651072" behindDoc="0" locked="0" layoutInCell="1" allowOverlap="1" wp14:anchorId="138F46A7" wp14:editId="7A96328E">
                <wp:simplePos x="0" y="0"/>
                <wp:positionH relativeFrom="column">
                  <wp:posOffset>-210820</wp:posOffset>
                </wp:positionH>
                <wp:positionV relativeFrom="paragraph">
                  <wp:posOffset>90169</wp:posOffset>
                </wp:positionV>
                <wp:extent cx="6467475" cy="0"/>
                <wp:effectExtent l="0" t="0" r="0" b="0"/>
                <wp:wrapNone/>
                <wp:docPr id="159" name="Lige pilforbindels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7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D807E4" id="_x0000_t32" coordsize="21600,21600" o:spt="32" o:oned="t" path="m,l21600,21600e" filled="f">
                <v:path arrowok="t" fillok="f" o:connecttype="none"/>
                <o:lock v:ext="edit" shapetype="t"/>
              </v:shapetype>
              <v:shape id="Lige pilforbindelse 15" o:spid="_x0000_s1026" type="#_x0000_t32" style="position:absolute;margin-left:-16.6pt;margin-top:7.1pt;width:509.25pt;height:0;z-index:25165107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">
                <o:lock v:ext="edit" shapetype="f"/>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83"/>
        <w:gridCol w:w="5745"/>
      </w:tblGrid>
      <w:tr w:rsidR="00F91BEB" w:rsidRPr="003E74F1" w14:paraId="03693538" w14:textId="77777777" w:rsidTr="00893C6A">
        <w:tc>
          <w:tcPr>
            <w:tcW w:w="9854" w:type="dxa"/>
            <w:gridSpan w:val="2"/>
            <w:shd w:val="clear" w:color="auto" w:fill="000000"/>
            <w:vAlign w:val="center"/>
          </w:tcPr>
          <w:p w14:paraId="65F1AC3B" w14:textId="77777777" w:rsidR="00F91BEB" w:rsidRPr="00F65186" w:rsidRDefault="00F91BEB" w:rsidP="00893C6A">
            <w:pPr>
              <w:spacing w:after="0" w:line="240" w:lineRule="auto"/>
              <w:jc w:val="center"/>
              <w:rPr>
                <w:rFonts w:ascii="Arial" w:hAnsi="Arial" w:cs="Arial"/>
                <w:b/>
                <w:color w:val="FFFFFF"/>
                <w:sz w:val="24"/>
                <w:szCs w:val="24"/>
              </w:rPr>
            </w:pPr>
            <w:r w:rsidRPr="00F65186">
              <w:rPr>
                <w:rFonts w:ascii="Arial" w:hAnsi="Arial" w:cs="Arial"/>
                <w:b/>
                <w:color w:val="FFFFFF"/>
                <w:sz w:val="24"/>
                <w:szCs w:val="24"/>
              </w:rPr>
              <w:t>AUTHOR(S)</w:t>
            </w:r>
          </w:p>
        </w:tc>
      </w:tr>
      <w:tr w:rsidR="00F91BEB" w:rsidRPr="003E74F1" w14:paraId="08E5038A" w14:textId="77777777" w:rsidTr="00893C6A">
        <w:tc>
          <w:tcPr>
            <w:tcW w:w="3971" w:type="dxa"/>
            <w:shd w:val="clear" w:color="auto" w:fill="000000"/>
            <w:vAlign w:val="center"/>
          </w:tcPr>
          <w:p w14:paraId="762B5A64" w14:textId="77777777" w:rsidR="00F91BEB" w:rsidRPr="00F65186" w:rsidRDefault="00F91BEB" w:rsidP="00893C6A">
            <w:pPr>
              <w:spacing w:after="0" w:line="240" w:lineRule="auto"/>
              <w:jc w:val="center"/>
              <w:rPr>
                <w:rFonts w:ascii="Arial" w:hAnsi="Arial" w:cs="Arial"/>
                <w:color w:val="FFFFFF"/>
                <w:sz w:val="24"/>
                <w:szCs w:val="24"/>
              </w:rPr>
            </w:pPr>
            <w:r w:rsidRPr="00F65186">
              <w:rPr>
                <w:rFonts w:ascii="Arial" w:hAnsi="Arial" w:cs="Arial"/>
                <w:color w:val="FFFFFF"/>
                <w:sz w:val="24"/>
                <w:szCs w:val="24"/>
              </w:rPr>
              <w:t>Name(s)</w:t>
            </w:r>
          </w:p>
        </w:tc>
        <w:tc>
          <w:tcPr>
            <w:tcW w:w="5883" w:type="dxa"/>
            <w:shd w:val="clear" w:color="auto" w:fill="000000"/>
            <w:vAlign w:val="center"/>
          </w:tcPr>
          <w:p w14:paraId="78379F3E" w14:textId="77777777" w:rsidR="00F91BEB" w:rsidRPr="00F65186" w:rsidRDefault="00F91BEB" w:rsidP="00893C6A">
            <w:pPr>
              <w:spacing w:after="0" w:line="240" w:lineRule="auto"/>
              <w:jc w:val="center"/>
              <w:rPr>
                <w:rFonts w:ascii="Arial" w:hAnsi="Arial" w:cs="Arial"/>
                <w:color w:val="FFFFFF"/>
                <w:sz w:val="24"/>
                <w:szCs w:val="24"/>
              </w:rPr>
            </w:pPr>
            <w:r w:rsidRPr="00F65186">
              <w:rPr>
                <w:rFonts w:ascii="Arial" w:hAnsi="Arial" w:cs="Arial"/>
                <w:color w:val="FFFFFF"/>
                <w:sz w:val="24"/>
                <w:szCs w:val="24"/>
              </w:rPr>
              <w:t>Organisation(s)</w:t>
            </w:r>
          </w:p>
        </w:tc>
      </w:tr>
      <w:tr w:rsidR="00F91BEB" w:rsidRPr="003E74F1" w14:paraId="76D0C772" w14:textId="77777777" w:rsidTr="00893C6A">
        <w:trPr>
          <w:trHeight w:val="596"/>
        </w:trPr>
        <w:tc>
          <w:tcPr>
            <w:tcW w:w="3971" w:type="dxa"/>
            <w:vAlign w:val="center"/>
          </w:tcPr>
          <w:p w14:paraId="54C57BE8" w14:textId="77777777" w:rsidR="00F91BEB" w:rsidRPr="00F65186" w:rsidRDefault="00F91BEB" w:rsidP="00893C6A">
            <w:pPr>
              <w:spacing w:after="0" w:line="240" w:lineRule="auto"/>
              <w:rPr>
                <w:rFonts w:ascii="Arial" w:hAnsi="Arial" w:cs="Arial"/>
                <w:rPrChange w:id="3" w:author="Miguel Ferreira" w:date="2018-12-17T14:25:00Z">
                  <w:rPr>
                    <w:rFonts w:ascii="Arial" w:hAnsi="Arial" w:cs="Arial"/>
                    <w:lang w:val="de-DE"/>
                  </w:rPr>
                </w:rPrChange>
              </w:rPr>
            </w:pPr>
            <w:commentRangeStart w:id="4"/>
            <w:proofErr w:type="spellStart"/>
            <w:r w:rsidRPr="00F65186">
              <w:rPr>
                <w:rFonts w:ascii="Arial" w:hAnsi="Arial" w:cs="Arial"/>
                <w:rPrChange w:id="5" w:author="Miguel Ferreira" w:date="2018-12-17T14:25:00Z">
                  <w:rPr>
                    <w:rFonts w:ascii="Arial" w:hAnsi="Arial" w:cs="Arial"/>
                    <w:lang w:val="de-DE"/>
                  </w:rPr>
                </w:rPrChange>
              </w:rPr>
              <w:t>Tarvo</w:t>
            </w:r>
            <w:proofErr w:type="spellEnd"/>
            <w:r w:rsidRPr="00F65186">
              <w:rPr>
                <w:rFonts w:ascii="Arial" w:hAnsi="Arial" w:cs="Arial"/>
                <w:rPrChange w:id="6" w:author="Miguel Ferreira" w:date="2018-12-17T14:25:00Z">
                  <w:rPr>
                    <w:rFonts w:ascii="Arial" w:hAnsi="Arial" w:cs="Arial"/>
                    <w:lang w:val="de-DE"/>
                  </w:rPr>
                </w:rPrChange>
              </w:rPr>
              <w:t xml:space="preserve"> </w:t>
            </w:r>
            <w:proofErr w:type="spellStart"/>
            <w:r w:rsidRPr="00F65186">
              <w:rPr>
                <w:rFonts w:ascii="Arial" w:hAnsi="Arial" w:cs="Arial"/>
                <w:rPrChange w:id="7" w:author="Miguel Ferreira" w:date="2018-12-17T14:25:00Z">
                  <w:rPr>
                    <w:rFonts w:ascii="Arial" w:hAnsi="Arial" w:cs="Arial"/>
                    <w:lang w:val="de-DE"/>
                  </w:rPr>
                </w:rPrChange>
              </w:rPr>
              <w:t>Kärberg</w:t>
            </w:r>
            <w:proofErr w:type="spellEnd"/>
          </w:p>
          <w:p w14:paraId="372F44A7" w14:textId="77777777" w:rsidR="008E5C43" w:rsidRPr="00F65186" w:rsidRDefault="008E5C43" w:rsidP="00893C6A">
            <w:pPr>
              <w:spacing w:after="0" w:line="240" w:lineRule="auto"/>
              <w:rPr>
                <w:rFonts w:ascii="Arial" w:hAnsi="Arial" w:cs="Arial"/>
                <w:rPrChange w:id="8" w:author="Miguel Ferreira" w:date="2018-12-17T14:25:00Z">
                  <w:rPr>
                    <w:rFonts w:ascii="Arial" w:hAnsi="Arial" w:cs="Arial"/>
                    <w:lang w:val="de-DE"/>
                  </w:rPr>
                </w:rPrChange>
              </w:rPr>
            </w:pPr>
            <w:r w:rsidRPr="00F65186">
              <w:rPr>
                <w:rFonts w:ascii="Arial" w:hAnsi="Arial" w:cs="Arial"/>
                <w:rPrChange w:id="9" w:author="Miguel Ferreira" w:date="2018-12-17T14:25:00Z">
                  <w:rPr>
                    <w:rFonts w:ascii="Arial" w:hAnsi="Arial" w:cs="Arial"/>
                    <w:lang w:val="de-DE"/>
                  </w:rPr>
                </w:rPrChange>
              </w:rPr>
              <w:t>Anders Bo Nielsen</w:t>
            </w:r>
          </w:p>
          <w:p w14:paraId="2B699E8D" w14:textId="77777777" w:rsidR="008E5C43" w:rsidRPr="00F65186" w:rsidRDefault="008E5C43" w:rsidP="00893C6A">
            <w:pPr>
              <w:spacing w:after="0" w:line="240" w:lineRule="auto"/>
              <w:rPr>
                <w:rFonts w:ascii="Arial" w:hAnsi="Arial" w:cs="Arial"/>
                <w:rPrChange w:id="10" w:author="Miguel Ferreira" w:date="2018-12-17T14:25:00Z">
                  <w:rPr>
                    <w:rFonts w:ascii="Arial" w:hAnsi="Arial" w:cs="Arial"/>
                    <w:lang w:val="de-DE"/>
                  </w:rPr>
                </w:rPrChange>
              </w:rPr>
            </w:pPr>
            <w:r w:rsidRPr="00F65186">
              <w:rPr>
                <w:rFonts w:ascii="Arial" w:hAnsi="Arial" w:cs="Arial"/>
                <w:rPrChange w:id="11" w:author="Miguel Ferreira" w:date="2018-12-17T14:25:00Z">
                  <w:rPr>
                    <w:rFonts w:ascii="Arial" w:hAnsi="Arial" w:cs="Arial"/>
                    <w:lang w:val="de-DE"/>
                  </w:rPr>
                </w:rPrChange>
              </w:rPr>
              <w:t>Björn Skog</w:t>
            </w:r>
          </w:p>
          <w:p w14:paraId="0DF43F92" w14:textId="77777777" w:rsidR="008E5C43" w:rsidRPr="00F65186" w:rsidRDefault="008E5C43" w:rsidP="00893C6A">
            <w:pPr>
              <w:spacing w:after="0" w:line="240" w:lineRule="auto"/>
              <w:rPr>
                <w:rFonts w:ascii="Arial" w:hAnsi="Arial" w:cs="Arial"/>
              </w:rPr>
            </w:pPr>
            <w:r w:rsidRPr="00F65186">
              <w:rPr>
                <w:rFonts w:ascii="Arial" w:hAnsi="Arial" w:cs="Arial"/>
              </w:rPr>
              <w:t xml:space="preserve">Gregor </w:t>
            </w:r>
            <w:proofErr w:type="spellStart"/>
            <w:r w:rsidRPr="00F65186">
              <w:rPr>
                <w:rFonts w:ascii="Arial" w:hAnsi="Arial" w:cs="Arial"/>
              </w:rPr>
              <w:t>Zavrsnik</w:t>
            </w:r>
            <w:proofErr w:type="spellEnd"/>
            <w:r w:rsidRPr="00F65186">
              <w:rPr>
                <w:rFonts w:ascii="Arial" w:hAnsi="Arial" w:cs="Arial"/>
              </w:rPr>
              <w:t xml:space="preserve"> </w:t>
            </w:r>
          </w:p>
          <w:p w14:paraId="6E378E4A" w14:textId="77777777" w:rsidR="008E5C43" w:rsidRPr="00F65186" w:rsidRDefault="008E5C43" w:rsidP="00893C6A">
            <w:pPr>
              <w:spacing w:after="0" w:line="240" w:lineRule="auto"/>
              <w:rPr>
                <w:rFonts w:ascii="Arial" w:hAnsi="Arial" w:cs="Arial"/>
              </w:rPr>
            </w:pPr>
            <w:proofErr w:type="spellStart"/>
            <w:r w:rsidRPr="00F65186">
              <w:rPr>
                <w:rFonts w:ascii="Arial" w:hAnsi="Arial" w:cs="Arial"/>
              </w:rPr>
              <w:t>Hélder</w:t>
            </w:r>
            <w:proofErr w:type="spellEnd"/>
            <w:r w:rsidRPr="00F65186">
              <w:rPr>
                <w:rFonts w:ascii="Arial" w:hAnsi="Arial" w:cs="Arial"/>
              </w:rPr>
              <w:t xml:space="preserve"> Silva</w:t>
            </w:r>
          </w:p>
          <w:p w14:paraId="645AAD4F" w14:textId="77777777" w:rsidR="008E5C43" w:rsidRPr="00F65186" w:rsidRDefault="008E5C43" w:rsidP="00893C6A">
            <w:pPr>
              <w:spacing w:after="0" w:line="240" w:lineRule="auto"/>
              <w:rPr>
                <w:rFonts w:ascii="Arial" w:hAnsi="Arial" w:cs="Arial"/>
                <w:rPrChange w:id="12" w:author="Miguel Ferreira" w:date="2018-12-17T14:25:00Z">
                  <w:rPr>
                    <w:rFonts w:ascii="Arial" w:hAnsi="Arial" w:cs="Arial"/>
                    <w:lang w:val="de-DE"/>
                  </w:rPr>
                </w:rPrChange>
              </w:rPr>
            </w:pPr>
            <w:r w:rsidRPr="00F65186">
              <w:rPr>
                <w:rFonts w:ascii="Arial" w:hAnsi="Arial" w:cs="Arial"/>
                <w:rPrChange w:id="13" w:author="Miguel Ferreira" w:date="2018-12-17T14:25:00Z">
                  <w:rPr>
                    <w:rFonts w:ascii="Arial" w:hAnsi="Arial" w:cs="Arial"/>
                    <w:lang w:val="de-DE"/>
                  </w:rPr>
                </w:rPrChange>
              </w:rPr>
              <w:t xml:space="preserve">Karin </w:t>
            </w:r>
            <w:proofErr w:type="spellStart"/>
            <w:r w:rsidRPr="00F65186">
              <w:rPr>
                <w:rFonts w:ascii="Arial" w:hAnsi="Arial" w:cs="Arial"/>
                <w:rPrChange w:id="14" w:author="Miguel Ferreira" w:date="2018-12-17T14:25:00Z">
                  <w:rPr>
                    <w:rFonts w:ascii="Arial" w:hAnsi="Arial" w:cs="Arial"/>
                    <w:lang w:val="de-DE"/>
                  </w:rPr>
                </w:rPrChange>
              </w:rPr>
              <w:t>Bredenberg</w:t>
            </w:r>
            <w:proofErr w:type="spellEnd"/>
          </w:p>
          <w:p w14:paraId="05B7966E" w14:textId="77777777" w:rsidR="008E5C43" w:rsidRPr="00F65186" w:rsidRDefault="008E5C43" w:rsidP="00893C6A">
            <w:pPr>
              <w:spacing w:after="0" w:line="240" w:lineRule="auto"/>
              <w:rPr>
                <w:rFonts w:ascii="Arial" w:hAnsi="Arial" w:cs="Arial"/>
                <w:rPrChange w:id="15" w:author="Miguel Ferreira" w:date="2018-12-17T14:25:00Z">
                  <w:rPr>
                    <w:rFonts w:ascii="Arial" w:hAnsi="Arial" w:cs="Arial"/>
                    <w:lang w:val="de-DE"/>
                  </w:rPr>
                </w:rPrChange>
              </w:rPr>
            </w:pPr>
            <w:r w:rsidRPr="00F65186">
              <w:rPr>
                <w:rFonts w:ascii="Arial" w:hAnsi="Arial" w:cs="Arial"/>
                <w:rPrChange w:id="16" w:author="Miguel Ferreira" w:date="2018-12-17T14:25:00Z">
                  <w:rPr>
                    <w:rFonts w:ascii="Arial" w:hAnsi="Arial" w:cs="Arial"/>
                    <w:lang w:val="de-DE"/>
                  </w:rPr>
                </w:rPrChange>
              </w:rPr>
              <w:t xml:space="preserve">Kathrine </w:t>
            </w:r>
            <w:proofErr w:type="spellStart"/>
            <w:r w:rsidRPr="00F65186">
              <w:rPr>
                <w:rFonts w:ascii="Arial" w:hAnsi="Arial" w:cs="Arial"/>
                <w:rPrChange w:id="17" w:author="Miguel Ferreira" w:date="2018-12-17T14:25:00Z">
                  <w:rPr>
                    <w:rFonts w:ascii="Arial" w:hAnsi="Arial" w:cs="Arial"/>
                    <w:lang w:val="de-DE"/>
                  </w:rPr>
                </w:rPrChange>
              </w:rPr>
              <w:t>Hougaard</w:t>
            </w:r>
            <w:proofErr w:type="spellEnd"/>
            <w:r w:rsidRPr="00F65186">
              <w:rPr>
                <w:rFonts w:ascii="Arial" w:hAnsi="Arial" w:cs="Arial"/>
                <w:rPrChange w:id="18" w:author="Miguel Ferreira" w:date="2018-12-17T14:25:00Z">
                  <w:rPr>
                    <w:rFonts w:ascii="Arial" w:hAnsi="Arial" w:cs="Arial"/>
                    <w:lang w:val="de-DE"/>
                  </w:rPr>
                </w:rPrChange>
              </w:rPr>
              <w:t xml:space="preserve"> </w:t>
            </w:r>
            <w:proofErr w:type="spellStart"/>
            <w:r w:rsidRPr="00F65186">
              <w:rPr>
                <w:rFonts w:ascii="Arial" w:hAnsi="Arial" w:cs="Arial"/>
                <w:rPrChange w:id="19" w:author="Miguel Ferreira" w:date="2018-12-17T14:25:00Z">
                  <w:rPr>
                    <w:rFonts w:ascii="Arial" w:hAnsi="Arial" w:cs="Arial"/>
                    <w:lang w:val="de-DE"/>
                  </w:rPr>
                </w:rPrChange>
              </w:rPr>
              <w:t>Edsen</w:t>
            </w:r>
            <w:proofErr w:type="spellEnd"/>
            <w:r w:rsidRPr="00F65186">
              <w:rPr>
                <w:rFonts w:ascii="Arial" w:hAnsi="Arial" w:cs="Arial"/>
                <w:rPrChange w:id="20" w:author="Miguel Ferreira" w:date="2018-12-17T14:25:00Z">
                  <w:rPr>
                    <w:rFonts w:ascii="Arial" w:hAnsi="Arial" w:cs="Arial"/>
                    <w:lang w:val="de-DE"/>
                  </w:rPr>
                </w:rPrChange>
              </w:rPr>
              <w:t xml:space="preserve"> Johansen</w:t>
            </w:r>
          </w:p>
          <w:p w14:paraId="6F12AE8F" w14:textId="77777777" w:rsidR="008E5C43" w:rsidRPr="00F65186" w:rsidRDefault="008E5C43" w:rsidP="00893C6A">
            <w:pPr>
              <w:spacing w:after="0" w:line="240" w:lineRule="auto"/>
              <w:rPr>
                <w:rFonts w:ascii="Arial" w:hAnsi="Arial" w:cs="Arial"/>
              </w:rPr>
            </w:pPr>
            <w:proofErr w:type="spellStart"/>
            <w:r w:rsidRPr="00F65186">
              <w:rPr>
                <w:rFonts w:ascii="Arial" w:hAnsi="Arial" w:cs="Arial"/>
              </w:rPr>
              <w:t>Levente</w:t>
            </w:r>
            <w:proofErr w:type="spellEnd"/>
            <w:r w:rsidRPr="00F65186">
              <w:rPr>
                <w:rFonts w:ascii="Arial" w:hAnsi="Arial" w:cs="Arial"/>
              </w:rPr>
              <w:t xml:space="preserve"> </w:t>
            </w:r>
            <w:proofErr w:type="spellStart"/>
            <w:r w:rsidRPr="00F65186">
              <w:rPr>
                <w:rFonts w:ascii="Arial" w:hAnsi="Arial" w:cs="Arial"/>
              </w:rPr>
              <w:t>Szilágyi</w:t>
            </w:r>
            <w:proofErr w:type="spellEnd"/>
          </w:p>
          <w:p w14:paraId="3ABF916C" w14:textId="77777777" w:rsidR="00022FEB" w:rsidRPr="00F65186" w:rsidRDefault="008E5C43" w:rsidP="00893C6A">
            <w:pPr>
              <w:spacing w:after="0" w:line="240" w:lineRule="auto"/>
              <w:rPr>
                <w:rFonts w:ascii="Arial" w:hAnsi="Arial" w:cs="Arial"/>
              </w:rPr>
            </w:pPr>
            <w:r w:rsidRPr="00F65186">
              <w:rPr>
                <w:rFonts w:ascii="Arial" w:hAnsi="Arial" w:cs="Arial"/>
              </w:rPr>
              <w:t xml:space="preserve">Phillip Mike </w:t>
            </w:r>
            <w:proofErr w:type="spellStart"/>
            <w:r w:rsidRPr="00F65186">
              <w:rPr>
                <w:rFonts w:ascii="Arial" w:hAnsi="Arial" w:cs="Arial"/>
              </w:rPr>
              <w:t>Tømmerholt</w:t>
            </w:r>
            <w:proofErr w:type="spellEnd"/>
          </w:p>
        </w:tc>
        <w:tc>
          <w:tcPr>
            <w:tcW w:w="5883" w:type="dxa"/>
            <w:vAlign w:val="center"/>
          </w:tcPr>
          <w:p w14:paraId="623A9E3F" w14:textId="77777777" w:rsidR="00F91BEB" w:rsidRPr="00F65186" w:rsidRDefault="00F91BEB" w:rsidP="00893C6A">
            <w:pPr>
              <w:spacing w:after="0" w:line="240" w:lineRule="auto"/>
              <w:rPr>
                <w:rFonts w:ascii="Arial" w:hAnsi="Arial" w:cs="Arial"/>
              </w:rPr>
            </w:pPr>
            <w:r w:rsidRPr="00F65186">
              <w:rPr>
                <w:rFonts w:ascii="Arial" w:hAnsi="Arial" w:cs="Arial"/>
              </w:rPr>
              <w:t>National Archives of Estonia (NAE)</w:t>
            </w:r>
          </w:p>
          <w:p w14:paraId="7DD5B1B2" w14:textId="77777777" w:rsidR="008E5C43" w:rsidRPr="00F65186" w:rsidRDefault="008E5C43" w:rsidP="00893C6A">
            <w:pPr>
              <w:spacing w:after="0" w:line="240" w:lineRule="auto"/>
              <w:rPr>
                <w:rFonts w:ascii="Arial" w:hAnsi="Arial" w:cs="Arial"/>
              </w:rPr>
            </w:pPr>
            <w:r w:rsidRPr="00F65186">
              <w:rPr>
                <w:rFonts w:ascii="Arial" w:hAnsi="Arial" w:cs="Arial"/>
              </w:rPr>
              <w:t>Danish National Archives (DNA)</w:t>
            </w:r>
          </w:p>
          <w:p w14:paraId="0A0EFF91" w14:textId="77777777" w:rsidR="00F91BEB" w:rsidRPr="00F65186" w:rsidRDefault="00F91BEB" w:rsidP="00893C6A">
            <w:pPr>
              <w:spacing w:after="0" w:line="240" w:lineRule="auto"/>
              <w:rPr>
                <w:rFonts w:ascii="Arial" w:hAnsi="Arial" w:cs="Arial"/>
              </w:rPr>
            </w:pPr>
            <w:r w:rsidRPr="00F65186">
              <w:rPr>
                <w:rFonts w:ascii="Arial" w:hAnsi="Arial" w:cs="Arial"/>
              </w:rPr>
              <w:t>ES Solutions (ESS)</w:t>
            </w:r>
          </w:p>
          <w:p w14:paraId="7C6F0190" w14:textId="77777777" w:rsidR="008E5C43" w:rsidRPr="00F65186" w:rsidRDefault="008E5C43" w:rsidP="00893C6A">
            <w:pPr>
              <w:spacing w:after="0" w:line="240" w:lineRule="auto"/>
              <w:rPr>
                <w:rFonts w:ascii="Arial" w:hAnsi="Arial" w:cs="Arial"/>
              </w:rPr>
            </w:pPr>
            <w:r w:rsidRPr="00F65186">
              <w:rPr>
                <w:rFonts w:ascii="Arial" w:hAnsi="Arial" w:cs="Arial"/>
              </w:rPr>
              <w:t>Slovenian National Archives (SNA)</w:t>
            </w:r>
          </w:p>
          <w:p w14:paraId="499BF1BD" w14:textId="77777777" w:rsidR="00F91BEB" w:rsidRPr="00F65186" w:rsidRDefault="00F91BEB" w:rsidP="00893C6A">
            <w:pPr>
              <w:spacing w:after="0" w:line="240" w:lineRule="auto"/>
              <w:rPr>
                <w:rFonts w:ascii="Arial" w:hAnsi="Arial" w:cs="Arial"/>
              </w:rPr>
            </w:pPr>
            <w:r w:rsidRPr="00F65186">
              <w:rPr>
                <w:rFonts w:ascii="Arial" w:hAnsi="Arial" w:cs="Arial"/>
              </w:rPr>
              <w:t>KEEP Solutions (KEEPS)</w:t>
            </w:r>
          </w:p>
          <w:p w14:paraId="7E95C662" w14:textId="77777777" w:rsidR="008E5C43" w:rsidRPr="00F65186" w:rsidRDefault="008E5C43" w:rsidP="00893C6A">
            <w:pPr>
              <w:spacing w:after="0" w:line="240" w:lineRule="auto"/>
              <w:rPr>
                <w:rFonts w:ascii="Arial" w:hAnsi="Arial" w:cs="Arial"/>
              </w:rPr>
            </w:pPr>
            <w:r w:rsidRPr="00F65186">
              <w:rPr>
                <w:rFonts w:ascii="Arial" w:hAnsi="Arial" w:cs="Arial"/>
              </w:rPr>
              <w:t>National Archives of Sweden / ES Solutions (ESS)</w:t>
            </w:r>
          </w:p>
          <w:p w14:paraId="52E89EED" w14:textId="77777777" w:rsidR="008E5C43" w:rsidRPr="00F65186" w:rsidRDefault="008E5C43" w:rsidP="00893C6A">
            <w:pPr>
              <w:spacing w:after="0" w:line="240" w:lineRule="auto"/>
              <w:rPr>
                <w:rFonts w:ascii="Arial" w:hAnsi="Arial" w:cs="Arial"/>
              </w:rPr>
            </w:pPr>
            <w:r w:rsidRPr="00F65186">
              <w:rPr>
                <w:rFonts w:ascii="Arial" w:hAnsi="Arial" w:cs="Arial"/>
              </w:rPr>
              <w:t>Danish National Archives (DNA)</w:t>
            </w:r>
          </w:p>
          <w:p w14:paraId="4125D7B8" w14:textId="77777777" w:rsidR="007B3421" w:rsidRPr="00F65186" w:rsidRDefault="007B3421" w:rsidP="00893C6A">
            <w:pPr>
              <w:spacing w:after="0" w:line="240" w:lineRule="auto"/>
              <w:rPr>
                <w:rFonts w:ascii="Arial" w:hAnsi="Arial" w:cs="Arial"/>
              </w:rPr>
            </w:pPr>
            <w:r w:rsidRPr="00F65186">
              <w:rPr>
                <w:rFonts w:ascii="Arial" w:hAnsi="Arial" w:cs="Arial"/>
              </w:rPr>
              <w:t>National Archives of Hungary (NAH)</w:t>
            </w:r>
          </w:p>
          <w:p w14:paraId="63D17DB7" w14:textId="77777777" w:rsidR="00022FEB" w:rsidRPr="00F65186" w:rsidRDefault="00022FEB" w:rsidP="00893C6A">
            <w:pPr>
              <w:spacing w:after="0" w:line="240" w:lineRule="auto"/>
              <w:rPr>
                <w:rFonts w:ascii="Arial" w:hAnsi="Arial" w:cs="Arial"/>
              </w:rPr>
            </w:pPr>
            <w:r w:rsidRPr="00F65186">
              <w:rPr>
                <w:rFonts w:ascii="Arial" w:hAnsi="Arial" w:cs="Arial"/>
              </w:rPr>
              <w:t>Danish National Archives (DNA)</w:t>
            </w:r>
            <w:commentRangeEnd w:id="4"/>
            <w:r w:rsidR="00A419B7" w:rsidRPr="003E74F1">
              <w:rPr>
                <w:rStyle w:val="CommentReference"/>
              </w:rPr>
              <w:commentReference w:id="4"/>
            </w:r>
          </w:p>
        </w:tc>
      </w:tr>
    </w:tbl>
    <w:p w14:paraId="428044D1" w14:textId="77777777" w:rsidR="00F91BEB" w:rsidRPr="00F65186" w:rsidRDefault="00F91BEB">
      <w:r w:rsidRPr="00F65186">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78"/>
        <w:gridCol w:w="5750"/>
      </w:tblGrid>
      <w:tr w:rsidR="00F91BEB" w:rsidRPr="003E74F1" w14:paraId="2FCB997E" w14:textId="77777777" w:rsidTr="00893C6A">
        <w:tc>
          <w:tcPr>
            <w:tcW w:w="9854" w:type="dxa"/>
            <w:gridSpan w:val="2"/>
            <w:shd w:val="clear" w:color="auto" w:fill="000000"/>
            <w:vAlign w:val="center"/>
          </w:tcPr>
          <w:p w14:paraId="4DDCEF0D" w14:textId="77777777" w:rsidR="00F91BEB" w:rsidRPr="00F65186" w:rsidRDefault="00F91BEB" w:rsidP="00893C6A">
            <w:pPr>
              <w:spacing w:after="0" w:line="240" w:lineRule="auto"/>
              <w:jc w:val="center"/>
              <w:rPr>
                <w:rFonts w:ascii="Arial" w:hAnsi="Arial" w:cs="Arial"/>
                <w:b/>
                <w:color w:val="FFFFFF"/>
                <w:sz w:val="24"/>
                <w:szCs w:val="24"/>
              </w:rPr>
            </w:pPr>
            <w:r w:rsidRPr="00F65186">
              <w:rPr>
                <w:rFonts w:ascii="Arial" w:hAnsi="Arial" w:cs="Arial"/>
                <w:b/>
                <w:color w:val="FFFFFF"/>
                <w:sz w:val="24"/>
                <w:szCs w:val="24"/>
              </w:rPr>
              <w:lastRenderedPageBreak/>
              <w:t>REVIEWER(S)</w:t>
            </w:r>
          </w:p>
        </w:tc>
      </w:tr>
      <w:tr w:rsidR="00F91BEB" w:rsidRPr="003E74F1" w14:paraId="125A78FE" w14:textId="77777777" w:rsidTr="00893C6A">
        <w:tc>
          <w:tcPr>
            <w:tcW w:w="3971" w:type="dxa"/>
            <w:shd w:val="clear" w:color="auto" w:fill="000000"/>
            <w:vAlign w:val="center"/>
          </w:tcPr>
          <w:p w14:paraId="30CC5376" w14:textId="77777777" w:rsidR="00F91BEB" w:rsidRPr="00F65186" w:rsidRDefault="00F91BEB" w:rsidP="00893C6A">
            <w:pPr>
              <w:spacing w:after="0" w:line="240" w:lineRule="auto"/>
              <w:jc w:val="center"/>
              <w:rPr>
                <w:rFonts w:ascii="Arial" w:hAnsi="Arial" w:cs="Arial"/>
                <w:color w:val="FFFFFF"/>
                <w:sz w:val="24"/>
                <w:szCs w:val="24"/>
              </w:rPr>
            </w:pPr>
            <w:r w:rsidRPr="00F65186">
              <w:rPr>
                <w:rFonts w:ascii="Arial" w:hAnsi="Arial" w:cs="Arial"/>
                <w:color w:val="FFFFFF"/>
                <w:sz w:val="24"/>
                <w:szCs w:val="24"/>
              </w:rPr>
              <w:t>Name(s)</w:t>
            </w:r>
          </w:p>
        </w:tc>
        <w:tc>
          <w:tcPr>
            <w:tcW w:w="5883" w:type="dxa"/>
            <w:shd w:val="clear" w:color="auto" w:fill="000000"/>
            <w:vAlign w:val="center"/>
          </w:tcPr>
          <w:p w14:paraId="29AAA3CB" w14:textId="77777777" w:rsidR="00F91BEB" w:rsidRPr="00F65186" w:rsidRDefault="00F91BEB" w:rsidP="00893C6A">
            <w:pPr>
              <w:spacing w:after="0" w:line="240" w:lineRule="auto"/>
              <w:jc w:val="center"/>
              <w:rPr>
                <w:rFonts w:ascii="Arial" w:hAnsi="Arial" w:cs="Arial"/>
                <w:color w:val="FFFFFF"/>
                <w:sz w:val="24"/>
                <w:szCs w:val="24"/>
              </w:rPr>
            </w:pPr>
            <w:r w:rsidRPr="00F65186">
              <w:rPr>
                <w:rFonts w:ascii="Arial" w:hAnsi="Arial" w:cs="Arial"/>
                <w:color w:val="FFFFFF"/>
                <w:sz w:val="24"/>
                <w:szCs w:val="24"/>
              </w:rPr>
              <w:t>Organisation(s)</w:t>
            </w:r>
          </w:p>
        </w:tc>
      </w:tr>
      <w:tr w:rsidR="00F91BEB" w:rsidRPr="003E74F1" w14:paraId="392F8E66" w14:textId="77777777" w:rsidTr="00893C6A">
        <w:trPr>
          <w:trHeight w:val="723"/>
        </w:trPr>
        <w:tc>
          <w:tcPr>
            <w:tcW w:w="3971" w:type="dxa"/>
            <w:vAlign w:val="center"/>
          </w:tcPr>
          <w:p w14:paraId="33E05E5F" w14:textId="77777777" w:rsidR="00F91BEB" w:rsidRPr="00F65186" w:rsidRDefault="00F91BEB" w:rsidP="00893C6A">
            <w:pPr>
              <w:spacing w:after="0" w:line="240" w:lineRule="auto"/>
              <w:rPr>
                <w:rFonts w:ascii="Arial" w:hAnsi="Arial" w:cs="Arial"/>
                <w:rPrChange w:id="21" w:author="Miguel Ferreira" w:date="2018-12-17T14:25:00Z">
                  <w:rPr>
                    <w:rFonts w:ascii="Arial" w:hAnsi="Arial" w:cs="Arial"/>
                    <w:lang w:val="de-DE"/>
                  </w:rPr>
                </w:rPrChange>
              </w:rPr>
            </w:pPr>
            <w:proofErr w:type="spellStart"/>
            <w:r w:rsidRPr="00F65186">
              <w:rPr>
                <w:rFonts w:ascii="Arial" w:hAnsi="Arial" w:cs="Arial"/>
                <w:rPrChange w:id="22" w:author="Miguel Ferreira" w:date="2018-12-17T14:25:00Z">
                  <w:rPr>
                    <w:rFonts w:ascii="Arial" w:hAnsi="Arial" w:cs="Arial"/>
                    <w:lang w:val="de-DE"/>
                  </w:rPr>
                </w:rPrChange>
              </w:rPr>
              <w:t>Kuldar</w:t>
            </w:r>
            <w:proofErr w:type="spellEnd"/>
            <w:r w:rsidRPr="00F65186">
              <w:rPr>
                <w:rFonts w:ascii="Arial" w:hAnsi="Arial" w:cs="Arial"/>
                <w:rPrChange w:id="23" w:author="Miguel Ferreira" w:date="2018-12-17T14:25:00Z">
                  <w:rPr>
                    <w:rFonts w:ascii="Arial" w:hAnsi="Arial" w:cs="Arial"/>
                    <w:lang w:val="de-DE"/>
                  </w:rPr>
                </w:rPrChange>
              </w:rPr>
              <w:t xml:space="preserve"> </w:t>
            </w:r>
            <w:proofErr w:type="spellStart"/>
            <w:r w:rsidRPr="00F65186">
              <w:rPr>
                <w:rFonts w:ascii="Arial" w:hAnsi="Arial" w:cs="Arial"/>
                <w:rPrChange w:id="24" w:author="Miguel Ferreira" w:date="2018-12-17T14:25:00Z">
                  <w:rPr>
                    <w:rFonts w:ascii="Arial" w:hAnsi="Arial" w:cs="Arial"/>
                    <w:lang w:val="de-DE"/>
                  </w:rPr>
                </w:rPrChange>
              </w:rPr>
              <w:t>Aas</w:t>
            </w:r>
            <w:proofErr w:type="spellEnd"/>
          </w:p>
          <w:p w14:paraId="419141E5" w14:textId="77777777" w:rsidR="001D0AFC" w:rsidRPr="00F65186" w:rsidRDefault="001D0AFC" w:rsidP="00893C6A">
            <w:pPr>
              <w:spacing w:after="0" w:line="240" w:lineRule="auto"/>
              <w:rPr>
                <w:rFonts w:ascii="Arial" w:hAnsi="Arial" w:cs="Arial"/>
                <w:rPrChange w:id="25" w:author="Miguel Ferreira" w:date="2018-12-17T14:25:00Z">
                  <w:rPr>
                    <w:rFonts w:ascii="Arial" w:hAnsi="Arial" w:cs="Arial"/>
                    <w:lang w:val="de-DE"/>
                  </w:rPr>
                </w:rPrChange>
              </w:rPr>
            </w:pPr>
            <w:r w:rsidRPr="00F65186">
              <w:rPr>
                <w:rFonts w:ascii="Arial" w:hAnsi="Arial" w:cs="Arial"/>
                <w:rPrChange w:id="26" w:author="Miguel Ferreira" w:date="2018-12-17T14:25:00Z">
                  <w:rPr>
                    <w:rFonts w:ascii="Arial" w:hAnsi="Arial" w:cs="Arial"/>
                    <w:lang w:val="de-DE"/>
                  </w:rPr>
                </w:rPrChange>
              </w:rPr>
              <w:t xml:space="preserve">Sven </w:t>
            </w:r>
            <w:proofErr w:type="spellStart"/>
            <w:r w:rsidRPr="00F65186">
              <w:rPr>
                <w:rFonts w:ascii="Arial" w:hAnsi="Arial" w:cs="Arial"/>
                <w:rPrChange w:id="27" w:author="Miguel Ferreira" w:date="2018-12-17T14:25:00Z">
                  <w:rPr>
                    <w:rFonts w:ascii="Arial" w:hAnsi="Arial" w:cs="Arial"/>
                    <w:lang w:val="de-DE"/>
                  </w:rPr>
                </w:rPrChange>
              </w:rPr>
              <w:t>Schlarb</w:t>
            </w:r>
            <w:proofErr w:type="spellEnd"/>
            <w:r w:rsidRPr="00F65186">
              <w:rPr>
                <w:rFonts w:ascii="Arial" w:hAnsi="Arial" w:cs="Arial"/>
                <w:rPrChange w:id="28" w:author="Miguel Ferreira" w:date="2018-12-17T14:25:00Z">
                  <w:rPr>
                    <w:rFonts w:ascii="Arial" w:hAnsi="Arial" w:cs="Arial"/>
                    <w:lang w:val="de-DE"/>
                  </w:rPr>
                </w:rPrChange>
              </w:rPr>
              <w:t xml:space="preserve"> </w:t>
            </w:r>
          </w:p>
          <w:p w14:paraId="7C99D0CB" w14:textId="77777777" w:rsidR="00F91BEB" w:rsidRPr="00F65186" w:rsidRDefault="00F91BEB" w:rsidP="00893C6A">
            <w:pPr>
              <w:spacing w:after="0" w:line="240" w:lineRule="auto"/>
              <w:rPr>
                <w:rFonts w:ascii="Arial" w:hAnsi="Arial" w:cs="Arial"/>
                <w:rPrChange w:id="29" w:author="Miguel Ferreira" w:date="2018-12-17T14:25:00Z">
                  <w:rPr>
                    <w:rFonts w:ascii="Arial" w:hAnsi="Arial" w:cs="Arial"/>
                    <w:lang w:val="de-DE"/>
                  </w:rPr>
                </w:rPrChange>
              </w:rPr>
            </w:pPr>
            <w:r w:rsidRPr="00F65186">
              <w:rPr>
                <w:rFonts w:ascii="Arial" w:hAnsi="Arial" w:cs="Arial"/>
                <w:rPrChange w:id="30" w:author="Miguel Ferreira" w:date="2018-12-17T14:25:00Z">
                  <w:rPr>
                    <w:rFonts w:ascii="Arial" w:hAnsi="Arial" w:cs="Arial"/>
                    <w:lang w:val="de-DE"/>
                  </w:rPr>
                </w:rPrChange>
              </w:rPr>
              <w:t>David Anderson</w:t>
            </w:r>
          </w:p>
          <w:p w14:paraId="33EBFD73" w14:textId="77777777" w:rsidR="00195804" w:rsidRPr="00F65186" w:rsidRDefault="00195804" w:rsidP="00893C6A">
            <w:pPr>
              <w:spacing w:after="0" w:line="240" w:lineRule="auto"/>
              <w:rPr>
                <w:rFonts w:ascii="Arial" w:hAnsi="Arial" w:cs="Arial"/>
                <w:rPrChange w:id="31" w:author="Miguel Ferreira" w:date="2018-12-17T14:25:00Z">
                  <w:rPr>
                    <w:rFonts w:ascii="Arial" w:hAnsi="Arial" w:cs="Arial"/>
                    <w:lang w:val="de-DE"/>
                  </w:rPr>
                </w:rPrChange>
              </w:rPr>
            </w:pPr>
            <w:r w:rsidRPr="00F65186">
              <w:rPr>
                <w:rFonts w:ascii="Arial" w:hAnsi="Arial" w:cs="Arial"/>
                <w:rPrChange w:id="32" w:author="Miguel Ferreira" w:date="2018-12-17T14:25:00Z">
                  <w:rPr>
                    <w:rFonts w:ascii="Arial" w:hAnsi="Arial" w:cs="Arial"/>
                    <w:lang w:val="de-DE"/>
                  </w:rPr>
                </w:rPrChange>
              </w:rPr>
              <w:t>Andrew Wilson</w:t>
            </w:r>
          </w:p>
        </w:tc>
        <w:tc>
          <w:tcPr>
            <w:tcW w:w="5883" w:type="dxa"/>
            <w:vAlign w:val="center"/>
          </w:tcPr>
          <w:p w14:paraId="7F66E86F" w14:textId="77777777" w:rsidR="00F91BEB" w:rsidRPr="00F65186" w:rsidRDefault="00F91BEB" w:rsidP="00893C6A">
            <w:pPr>
              <w:spacing w:after="0" w:line="240" w:lineRule="auto"/>
              <w:rPr>
                <w:rFonts w:ascii="Arial" w:hAnsi="Arial" w:cs="Arial"/>
              </w:rPr>
            </w:pPr>
            <w:r w:rsidRPr="00F65186">
              <w:rPr>
                <w:rFonts w:ascii="Arial" w:hAnsi="Arial" w:cs="Arial"/>
              </w:rPr>
              <w:t>National Archives of Estonia (NAE)</w:t>
            </w:r>
          </w:p>
          <w:p w14:paraId="29EFEB5A" w14:textId="77777777" w:rsidR="001D0AFC" w:rsidRPr="00F65186" w:rsidRDefault="001D0AFC" w:rsidP="00893C6A">
            <w:pPr>
              <w:spacing w:after="0" w:line="240" w:lineRule="auto"/>
              <w:rPr>
                <w:rFonts w:ascii="Arial" w:hAnsi="Arial" w:cs="Arial"/>
              </w:rPr>
            </w:pPr>
            <w:r w:rsidRPr="00F65186">
              <w:rPr>
                <w:rFonts w:ascii="Arial" w:hAnsi="Arial" w:cs="Arial"/>
              </w:rPr>
              <w:t>Austrian Institute of Technology (AIT)</w:t>
            </w:r>
          </w:p>
          <w:p w14:paraId="7424AD70" w14:textId="77777777" w:rsidR="00F91BEB" w:rsidRPr="00F65186" w:rsidRDefault="00F91BEB" w:rsidP="001D0AFC">
            <w:pPr>
              <w:spacing w:after="0" w:line="240" w:lineRule="auto"/>
              <w:rPr>
                <w:rFonts w:ascii="Arial" w:hAnsi="Arial" w:cs="Arial"/>
              </w:rPr>
            </w:pPr>
            <w:r w:rsidRPr="00F65186">
              <w:rPr>
                <w:rFonts w:ascii="Arial" w:hAnsi="Arial" w:cs="Arial"/>
              </w:rPr>
              <w:t xml:space="preserve">University of </w:t>
            </w:r>
            <w:r w:rsidR="001D0AFC" w:rsidRPr="00F65186">
              <w:rPr>
                <w:rFonts w:ascii="Arial" w:hAnsi="Arial" w:cs="Arial"/>
              </w:rPr>
              <w:t>Brighton</w:t>
            </w:r>
          </w:p>
          <w:p w14:paraId="3E1EA869" w14:textId="77777777" w:rsidR="00195804" w:rsidRPr="00F65186" w:rsidRDefault="00195804" w:rsidP="001D0AFC">
            <w:pPr>
              <w:spacing w:after="0" w:line="240" w:lineRule="auto"/>
              <w:rPr>
                <w:rFonts w:ascii="Arial" w:hAnsi="Arial" w:cs="Arial"/>
              </w:rPr>
            </w:pPr>
            <w:r w:rsidRPr="00F65186">
              <w:rPr>
                <w:rFonts w:ascii="Arial" w:hAnsi="Arial" w:cs="Arial"/>
              </w:rPr>
              <w:t>University of Brighton</w:t>
            </w:r>
          </w:p>
        </w:tc>
      </w:tr>
    </w:tbl>
    <w:p w14:paraId="7076B91E" w14:textId="77777777" w:rsidR="00F91BEB" w:rsidRPr="00F65186" w:rsidRDefault="00F91BEB" w:rsidP="001745ED">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19"/>
        <w:gridCol w:w="7639"/>
        <w:gridCol w:w="870"/>
      </w:tblGrid>
      <w:tr w:rsidR="00F91BEB" w:rsidRPr="003E74F1" w14:paraId="003B076D" w14:textId="77777777" w:rsidTr="00893C6A">
        <w:tc>
          <w:tcPr>
            <w:tcW w:w="10847" w:type="dxa"/>
            <w:gridSpan w:val="3"/>
            <w:shd w:val="clear" w:color="auto" w:fill="000000"/>
          </w:tcPr>
          <w:p w14:paraId="15A89A7A" w14:textId="77777777" w:rsidR="00F91BEB" w:rsidRPr="00F65186" w:rsidRDefault="00F91BEB" w:rsidP="00893C6A">
            <w:pPr>
              <w:spacing w:after="0" w:line="240" w:lineRule="auto"/>
              <w:jc w:val="center"/>
              <w:rPr>
                <w:rFonts w:ascii="Arial" w:hAnsi="Arial" w:cs="Arial"/>
                <w:b/>
                <w:color w:val="FFFFFF"/>
                <w:sz w:val="24"/>
                <w:szCs w:val="24"/>
              </w:rPr>
            </w:pPr>
            <w:r w:rsidRPr="00F65186">
              <w:rPr>
                <w:rFonts w:ascii="Arial" w:hAnsi="Arial" w:cs="Arial"/>
                <w:b/>
                <w:color w:val="FFFFFF"/>
                <w:sz w:val="24"/>
                <w:szCs w:val="24"/>
              </w:rPr>
              <w:t>Project co-funded by the European Commission within the ICT Policy Support Programme</w:t>
            </w:r>
          </w:p>
        </w:tc>
      </w:tr>
      <w:tr w:rsidR="00F91BEB" w:rsidRPr="003E74F1" w14:paraId="3EEE54A8" w14:textId="77777777" w:rsidTr="00893C6A">
        <w:tc>
          <w:tcPr>
            <w:tcW w:w="10847" w:type="dxa"/>
            <w:gridSpan w:val="3"/>
            <w:shd w:val="clear" w:color="auto" w:fill="000000"/>
          </w:tcPr>
          <w:p w14:paraId="7398908D" w14:textId="77777777" w:rsidR="00F91BEB" w:rsidRPr="00F65186" w:rsidRDefault="00F91BEB" w:rsidP="00893C6A">
            <w:pPr>
              <w:spacing w:after="0" w:line="240" w:lineRule="auto"/>
              <w:jc w:val="center"/>
              <w:rPr>
                <w:rFonts w:ascii="Arial" w:hAnsi="Arial" w:cs="Arial"/>
                <w:b/>
                <w:color w:val="FFFFFF"/>
                <w:sz w:val="24"/>
                <w:szCs w:val="24"/>
              </w:rPr>
            </w:pPr>
            <w:r w:rsidRPr="00F65186">
              <w:rPr>
                <w:rFonts w:ascii="Arial" w:hAnsi="Arial" w:cs="Arial"/>
                <w:b/>
                <w:color w:val="FFFFFF"/>
                <w:sz w:val="24"/>
                <w:szCs w:val="24"/>
              </w:rPr>
              <w:t>Dissemination Level</w:t>
            </w:r>
          </w:p>
        </w:tc>
      </w:tr>
      <w:tr w:rsidR="00F91BEB" w:rsidRPr="003E74F1" w14:paraId="18072D21" w14:textId="77777777" w:rsidTr="00893C6A">
        <w:tc>
          <w:tcPr>
            <w:tcW w:w="1242" w:type="dxa"/>
          </w:tcPr>
          <w:p w14:paraId="58327464" w14:textId="77777777" w:rsidR="00F91BEB" w:rsidRPr="00F65186" w:rsidRDefault="00F91BEB" w:rsidP="00893C6A">
            <w:pPr>
              <w:spacing w:after="0" w:line="240" w:lineRule="auto"/>
              <w:jc w:val="center"/>
              <w:rPr>
                <w:rFonts w:ascii="Arial" w:hAnsi="Arial" w:cs="Arial"/>
                <w:b/>
              </w:rPr>
            </w:pPr>
            <w:r w:rsidRPr="00F65186">
              <w:rPr>
                <w:rFonts w:ascii="Arial" w:hAnsi="Arial" w:cs="Arial"/>
                <w:b/>
              </w:rPr>
              <w:t>P</w:t>
            </w:r>
          </w:p>
        </w:tc>
        <w:tc>
          <w:tcPr>
            <w:tcW w:w="8647" w:type="dxa"/>
          </w:tcPr>
          <w:p w14:paraId="22A8057C" w14:textId="77777777" w:rsidR="00F91BEB" w:rsidRPr="00F65186" w:rsidRDefault="00F91BEB" w:rsidP="00893C6A">
            <w:pPr>
              <w:spacing w:after="0" w:line="240" w:lineRule="auto"/>
              <w:rPr>
                <w:rFonts w:ascii="Arial" w:hAnsi="Arial" w:cs="Arial"/>
                <w:b/>
              </w:rPr>
            </w:pPr>
            <w:r w:rsidRPr="00F65186">
              <w:rPr>
                <w:rFonts w:ascii="Arial" w:hAnsi="Arial" w:cs="Arial"/>
                <w:b/>
              </w:rPr>
              <w:t>Public</w:t>
            </w:r>
          </w:p>
        </w:tc>
        <w:tc>
          <w:tcPr>
            <w:tcW w:w="958" w:type="dxa"/>
          </w:tcPr>
          <w:p w14:paraId="22E721C4" w14:textId="77777777" w:rsidR="00F91BEB" w:rsidRPr="00F65186" w:rsidRDefault="00F91BEB" w:rsidP="00893C6A">
            <w:pPr>
              <w:spacing w:after="0" w:line="240" w:lineRule="auto"/>
              <w:rPr>
                <w:rFonts w:ascii="Arial" w:hAnsi="Arial" w:cs="Arial"/>
                <w:sz w:val="24"/>
                <w:szCs w:val="24"/>
              </w:rPr>
            </w:pPr>
            <w:r w:rsidRPr="00F65186">
              <w:rPr>
                <w:rFonts w:ascii="Arial" w:hAnsi="Arial" w:cs="Arial"/>
                <w:sz w:val="24"/>
                <w:szCs w:val="24"/>
              </w:rPr>
              <w:t>x</w:t>
            </w:r>
          </w:p>
        </w:tc>
      </w:tr>
      <w:tr w:rsidR="00F91BEB" w:rsidRPr="003E74F1" w14:paraId="5F11BDC4" w14:textId="77777777" w:rsidTr="00893C6A">
        <w:tc>
          <w:tcPr>
            <w:tcW w:w="1242" w:type="dxa"/>
          </w:tcPr>
          <w:p w14:paraId="665B050E" w14:textId="77777777" w:rsidR="00F91BEB" w:rsidRPr="00F65186" w:rsidRDefault="00F91BEB" w:rsidP="00893C6A">
            <w:pPr>
              <w:spacing w:after="0" w:line="240" w:lineRule="auto"/>
              <w:jc w:val="center"/>
              <w:rPr>
                <w:rFonts w:ascii="Arial" w:hAnsi="Arial" w:cs="Arial"/>
                <w:b/>
              </w:rPr>
            </w:pPr>
            <w:r w:rsidRPr="00F65186">
              <w:rPr>
                <w:rFonts w:ascii="Arial" w:hAnsi="Arial" w:cs="Arial"/>
                <w:b/>
              </w:rPr>
              <w:t>C</w:t>
            </w:r>
          </w:p>
        </w:tc>
        <w:tc>
          <w:tcPr>
            <w:tcW w:w="8647" w:type="dxa"/>
          </w:tcPr>
          <w:p w14:paraId="4CDDE185" w14:textId="77777777" w:rsidR="00F91BEB" w:rsidRPr="00F65186" w:rsidRDefault="00F91BEB" w:rsidP="00893C6A">
            <w:pPr>
              <w:spacing w:after="0" w:line="240" w:lineRule="auto"/>
              <w:rPr>
                <w:rFonts w:ascii="Arial" w:hAnsi="Arial" w:cs="Arial"/>
                <w:b/>
              </w:rPr>
            </w:pPr>
            <w:r w:rsidRPr="00F65186">
              <w:rPr>
                <w:rFonts w:ascii="Arial" w:hAnsi="Arial" w:cs="Arial"/>
                <w:b/>
              </w:rPr>
              <w:t>Confidential, only for members of the Consortium and the Commission Services</w:t>
            </w:r>
          </w:p>
        </w:tc>
        <w:tc>
          <w:tcPr>
            <w:tcW w:w="958" w:type="dxa"/>
          </w:tcPr>
          <w:p w14:paraId="772199AF" w14:textId="77777777" w:rsidR="00F91BEB" w:rsidRPr="00F65186" w:rsidRDefault="00F91BEB" w:rsidP="00893C6A">
            <w:pPr>
              <w:spacing w:after="0" w:line="240" w:lineRule="auto"/>
              <w:rPr>
                <w:rFonts w:ascii="Arial" w:hAnsi="Arial" w:cs="Arial"/>
                <w:sz w:val="24"/>
                <w:szCs w:val="24"/>
              </w:rPr>
            </w:pPr>
          </w:p>
        </w:tc>
      </w:tr>
    </w:tbl>
    <w:p w14:paraId="46A9F752" w14:textId="77777777" w:rsidR="00F91BEB" w:rsidRPr="00F65186" w:rsidRDefault="00F91BEB" w:rsidP="008E2952">
      <w:pPr>
        <w:rPr>
          <w:sz w:val="24"/>
          <w:szCs w:val="24"/>
        </w:rPr>
      </w:pPr>
      <w:r w:rsidRPr="00F65186">
        <w:rPr>
          <w:sz w:val="24"/>
          <w:szCs w:val="24"/>
        </w:rPr>
        <w:br w:type="page"/>
      </w:r>
      <w:r w:rsidRPr="00F65186">
        <w:rPr>
          <w:rFonts w:ascii="Arial" w:hAnsi="Arial" w:cs="Arial"/>
          <w:b/>
          <w:sz w:val="32"/>
          <w:szCs w:val="32"/>
          <w:u w:val="single"/>
          <w:lang w:eastAsia="en-GB"/>
        </w:rPr>
        <w:lastRenderedPageBreak/>
        <w:t>REVISION HISTORY AND STATEMENT OF ORIGINALITY</w:t>
      </w:r>
    </w:p>
    <w:p w14:paraId="0181ECF2" w14:textId="77777777" w:rsidR="00F91BEB" w:rsidRPr="00F65186" w:rsidRDefault="00F91BEB" w:rsidP="001745ED">
      <w:pPr>
        <w:rPr>
          <w:sz w:val="24"/>
          <w:szCs w:val="24"/>
        </w:rPr>
      </w:pPr>
    </w:p>
    <w:p w14:paraId="706B9F75" w14:textId="77777777" w:rsidR="00F91BEB" w:rsidRPr="00F65186" w:rsidRDefault="00F91BEB" w:rsidP="001745ED">
      <w:pPr>
        <w:rPr>
          <w:b/>
          <w:sz w:val="24"/>
          <w:szCs w:val="24"/>
        </w:rPr>
      </w:pPr>
      <w:r w:rsidRPr="00F65186">
        <w:rPr>
          <w:b/>
          <w:sz w:val="24"/>
          <w:szCs w:val="24"/>
        </w:rPr>
        <w:t>Submitted Revisions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2"/>
        <w:gridCol w:w="1217"/>
        <w:gridCol w:w="1957"/>
        <w:gridCol w:w="1526"/>
        <w:gridCol w:w="3546"/>
      </w:tblGrid>
      <w:tr w:rsidR="00F91BEB" w:rsidRPr="003E74F1" w14:paraId="278B02F5" w14:textId="77777777" w:rsidTr="00CA1685">
        <w:tc>
          <w:tcPr>
            <w:tcW w:w="1406" w:type="dxa"/>
            <w:tcBorders>
              <w:bottom w:val="single" w:sz="4" w:space="0" w:color="auto"/>
            </w:tcBorders>
            <w:shd w:val="clear" w:color="auto" w:fill="000000"/>
          </w:tcPr>
          <w:p w14:paraId="6BD13766" w14:textId="77777777" w:rsidR="00F91BEB" w:rsidRPr="00F65186" w:rsidRDefault="00F91BEB" w:rsidP="00893C6A">
            <w:pPr>
              <w:spacing w:after="0" w:line="240" w:lineRule="auto"/>
              <w:jc w:val="center"/>
              <w:rPr>
                <w:rFonts w:ascii="Arial" w:hAnsi="Arial" w:cs="Arial"/>
                <w:b/>
                <w:color w:val="FFFFFF"/>
                <w:sz w:val="20"/>
                <w:szCs w:val="20"/>
              </w:rPr>
            </w:pPr>
            <w:r w:rsidRPr="00F65186">
              <w:rPr>
                <w:rFonts w:ascii="Arial" w:hAnsi="Arial" w:cs="Arial"/>
                <w:b/>
                <w:color w:val="FFFFFF"/>
                <w:sz w:val="20"/>
                <w:szCs w:val="20"/>
              </w:rPr>
              <w:t>Revision No.</w:t>
            </w:r>
          </w:p>
        </w:tc>
        <w:tc>
          <w:tcPr>
            <w:tcW w:w="1217" w:type="dxa"/>
            <w:tcBorders>
              <w:bottom w:val="single" w:sz="4" w:space="0" w:color="auto"/>
            </w:tcBorders>
            <w:shd w:val="clear" w:color="auto" w:fill="000000"/>
          </w:tcPr>
          <w:p w14:paraId="54473F03" w14:textId="77777777" w:rsidR="00F91BEB" w:rsidRPr="00F65186" w:rsidRDefault="00F91BEB" w:rsidP="00893C6A">
            <w:pPr>
              <w:spacing w:after="0" w:line="240" w:lineRule="auto"/>
              <w:jc w:val="center"/>
              <w:rPr>
                <w:rFonts w:ascii="Arial" w:hAnsi="Arial" w:cs="Arial"/>
                <w:b/>
                <w:color w:val="FFFFFF"/>
                <w:sz w:val="20"/>
                <w:szCs w:val="20"/>
              </w:rPr>
            </w:pPr>
            <w:r w:rsidRPr="00F65186">
              <w:rPr>
                <w:rFonts w:ascii="Arial" w:hAnsi="Arial" w:cs="Arial"/>
                <w:b/>
                <w:color w:val="FFFFFF"/>
                <w:sz w:val="20"/>
                <w:szCs w:val="20"/>
              </w:rPr>
              <w:t>Date</w:t>
            </w:r>
          </w:p>
        </w:tc>
        <w:tc>
          <w:tcPr>
            <w:tcW w:w="2005" w:type="dxa"/>
            <w:tcBorders>
              <w:bottom w:val="single" w:sz="4" w:space="0" w:color="auto"/>
            </w:tcBorders>
            <w:shd w:val="clear" w:color="auto" w:fill="000000"/>
          </w:tcPr>
          <w:p w14:paraId="4C4932C7" w14:textId="77777777" w:rsidR="00F91BEB" w:rsidRPr="00F65186" w:rsidRDefault="00F91BEB" w:rsidP="00893C6A">
            <w:pPr>
              <w:spacing w:after="0" w:line="240" w:lineRule="auto"/>
              <w:jc w:val="center"/>
              <w:rPr>
                <w:rFonts w:ascii="Arial" w:hAnsi="Arial" w:cs="Arial"/>
                <w:b/>
                <w:color w:val="FFFFFF"/>
                <w:sz w:val="20"/>
                <w:szCs w:val="20"/>
              </w:rPr>
            </w:pPr>
            <w:r w:rsidRPr="00F65186">
              <w:rPr>
                <w:rFonts w:ascii="Arial" w:hAnsi="Arial" w:cs="Arial"/>
                <w:b/>
                <w:color w:val="FFFFFF"/>
                <w:sz w:val="20"/>
                <w:szCs w:val="20"/>
              </w:rPr>
              <w:t>Authors(s)</w:t>
            </w:r>
          </w:p>
        </w:tc>
        <w:tc>
          <w:tcPr>
            <w:tcW w:w="1531" w:type="dxa"/>
            <w:tcBorders>
              <w:bottom w:val="single" w:sz="4" w:space="0" w:color="auto"/>
            </w:tcBorders>
            <w:shd w:val="clear" w:color="auto" w:fill="000000"/>
          </w:tcPr>
          <w:p w14:paraId="2F2DCA38" w14:textId="77777777" w:rsidR="00F91BEB" w:rsidRPr="00F65186" w:rsidRDefault="00F91BEB" w:rsidP="00893C6A">
            <w:pPr>
              <w:spacing w:after="0" w:line="240" w:lineRule="auto"/>
              <w:jc w:val="center"/>
              <w:rPr>
                <w:rFonts w:ascii="Arial" w:hAnsi="Arial" w:cs="Arial"/>
                <w:b/>
                <w:color w:val="FFFFFF"/>
                <w:sz w:val="20"/>
                <w:szCs w:val="20"/>
              </w:rPr>
            </w:pPr>
            <w:r w:rsidRPr="00F65186">
              <w:rPr>
                <w:rFonts w:ascii="Arial" w:hAnsi="Arial" w:cs="Arial"/>
                <w:b/>
                <w:color w:val="FFFFFF"/>
                <w:sz w:val="20"/>
                <w:szCs w:val="20"/>
              </w:rPr>
              <w:t>Organisation</w:t>
            </w:r>
          </w:p>
        </w:tc>
        <w:tc>
          <w:tcPr>
            <w:tcW w:w="3695" w:type="dxa"/>
            <w:tcBorders>
              <w:bottom w:val="single" w:sz="4" w:space="0" w:color="auto"/>
            </w:tcBorders>
            <w:shd w:val="clear" w:color="auto" w:fill="000000"/>
          </w:tcPr>
          <w:p w14:paraId="0AB39C97" w14:textId="77777777" w:rsidR="00F91BEB" w:rsidRPr="00F65186" w:rsidRDefault="00F91BEB" w:rsidP="00893C6A">
            <w:pPr>
              <w:spacing w:after="0" w:line="240" w:lineRule="auto"/>
              <w:jc w:val="center"/>
              <w:rPr>
                <w:rFonts w:ascii="Arial" w:hAnsi="Arial" w:cs="Arial"/>
                <w:b/>
                <w:color w:val="FFFFFF"/>
                <w:sz w:val="20"/>
                <w:szCs w:val="20"/>
              </w:rPr>
            </w:pPr>
            <w:r w:rsidRPr="00F65186">
              <w:rPr>
                <w:rFonts w:ascii="Arial" w:hAnsi="Arial" w:cs="Arial"/>
                <w:b/>
                <w:color w:val="FFFFFF"/>
                <w:sz w:val="20"/>
                <w:szCs w:val="20"/>
              </w:rPr>
              <w:t>Description</w:t>
            </w:r>
          </w:p>
        </w:tc>
      </w:tr>
      <w:tr w:rsidR="00F91BEB" w:rsidRPr="003E74F1" w14:paraId="22F0CFFF" w14:textId="77777777" w:rsidTr="0075069C">
        <w:tc>
          <w:tcPr>
            <w:tcW w:w="1406" w:type="dxa"/>
            <w:shd w:val="clear" w:color="auto" w:fill="D9D9D9"/>
          </w:tcPr>
          <w:p w14:paraId="1AFD2A07"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0.1</w:t>
            </w:r>
          </w:p>
        </w:tc>
        <w:tc>
          <w:tcPr>
            <w:tcW w:w="1217" w:type="dxa"/>
            <w:shd w:val="clear" w:color="auto" w:fill="D9D9D9"/>
          </w:tcPr>
          <w:p w14:paraId="7D420AC8"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20.10.2014</w:t>
            </w:r>
          </w:p>
        </w:tc>
        <w:tc>
          <w:tcPr>
            <w:tcW w:w="2005" w:type="dxa"/>
            <w:shd w:val="clear" w:color="auto" w:fill="D9D9D9"/>
          </w:tcPr>
          <w:p w14:paraId="69A49C5B"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6B0F3914"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420DB54B"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First draft.</w:t>
            </w:r>
          </w:p>
        </w:tc>
      </w:tr>
      <w:tr w:rsidR="00F91BEB" w:rsidRPr="003E74F1" w14:paraId="2399D196" w14:textId="77777777" w:rsidTr="0075069C">
        <w:tc>
          <w:tcPr>
            <w:tcW w:w="1406" w:type="dxa"/>
            <w:shd w:val="clear" w:color="auto" w:fill="D9D9D9"/>
          </w:tcPr>
          <w:p w14:paraId="0B6823A2"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0.2</w:t>
            </w:r>
          </w:p>
        </w:tc>
        <w:tc>
          <w:tcPr>
            <w:tcW w:w="1217" w:type="dxa"/>
            <w:shd w:val="clear" w:color="auto" w:fill="D9D9D9"/>
          </w:tcPr>
          <w:p w14:paraId="352BC7F5"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13.11.2014</w:t>
            </w:r>
          </w:p>
        </w:tc>
        <w:tc>
          <w:tcPr>
            <w:tcW w:w="2005" w:type="dxa"/>
            <w:shd w:val="clear" w:color="auto" w:fill="D9D9D9"/>
          </w:tcPr>
          <w:p w14:paraId="6BA2CE21"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5FCAB6CE"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7ED3EF8C"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p>
        </w:tc>
      </w:tr>
      <w:tr w:rsidR="00F91BEB" w:rsidRPr="003E74F1" w14:paraId="1530F4E2" w14:textId="77777777" w:rsidTr="0075069C">
        <w:tc>
          <w:tcPr>
            <w:tcW w:w="1406" w:type="dxa"/>
            <w:shd w:val="clear" w:color="auto" w:fill="D9D9D9"/>
          </w:tcPr>
          <w:p w14:paraId="5F0A278E"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0.3</w:t>
            </w:r>
          </w:p>
        </w:tc>
        <w:tc>
          <w:tcPr>
            <w:tcW w:w="1217" w:type="dxa"/>
            <w:shd w:val="clear" w:color="auto" w:fill="D9D9D9"/>
          </w:tcPr>
          <w:p w14:paraId="239C580A"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02.12.2014</w:t>
            </w:r>
          </w:p>
        </w:tc>
        <w:tc>
          <w:tcPr>
            <w:tcW w:w="2005" w:type="dxa"/>
            <w:shd w:val="clear" w:color="auto" w:fill="D9D9D9"/>
          </w:tcPr>
          <w:p w14:paraId="3FEA4F39"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1AEE2483"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3CFB7129"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p>
        </w:tc>
      </w:tr>
      <w:tr w:rsidR="00F91BEB" w:rsidRPr="003E74F1" w14:paraId="5C18FE7E" w14:textId="77777777" w:rsidTr="0075069C">
        <w:tc>
          <w:tcPr>
            <w:tcW w:w="1406" w:type="dxa"/>
            <w:shd w:val="clear" w:color="auto" w:fill="D9D9D9"/>
          </w:tcPr>
          <w:p w14:paraId="122F446B"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0.4</w:t>
            </w:r>
          </w:p>
        </w:tc>
        <w:tc>
          <w:tcPr>
            <w:tcW w:w="1217" w:type="dxa"/>
            <w:shd w:val="clear" w:color="auto" w:fill="D9D9D9"/>
          </w:tcPr>
          <w:p w14:paraId="3A6066D5"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17.01.2015</w:t>
            </w:r>
          </w:p>
        </w:tc>
        <w:tc>
          <w:tcPr>
            <w:tcW w:w="2005" w:type="dxa"/>
            <w:shd w:val="clear" w:color="auto" w:fill="D9D9D9"/>
          </w:tcPr>
          <w:p w14:paraId="1F55C86E"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38F6EFA4"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74542B96"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p>
        </w:tc>
      </w:tr>
      <w:tr w:rsidR="00F91BEB" w:rsidRPr="003E74F1" w14:paraId="287B1C74" w14:textId="77777777" w:rsidTr="0075069C">
        <w:tc>
          <w:tcPr>
            <w:tcW w:w="1406" w:type="dxa"/>
            <w:shd w:val="clear" w:color="auto" w:fill="D9D9D9"/>
          </w:tcPr>
          <w:p w14:paraId="45E82248"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0.5</w:t>
            </w:r>
          </w:p>
        </w:tc>
        <w:tc>
          <w:tcPr>
            <w:tcW w:w="1217" w:type="dxa"/>
            <w:shd w:val="clear" w:color="auto" w:fill="D9D9D9"/>
          </w:tcPr>
          <w:p w14:paraId="7577FD51"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21.01.2015</w:t>
            </w:r>
          </w:p>
        </w:tc>
        <w:tc>
          <w:tcPr>
            <w:tcW w:w="2005" w:type="dxa"/>
            <w:shd w:val="clear" w:color="auto" w:fill="D9D9D9"/>
          </w:tcPr>
          <w:p w14:paraId="173E127A"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 xml:space="preserve">Karin </w:t>
            </w:r>
            <w:proofErr w:type="spellStart"/>
            <w:r w:rsidRPr="00F65186">
              <w:rPr>
                <w:rFonts w:ascii="Arial" w:hAnsi="Arial" w:cs="Arial"/>
                <w:sz w:val="20"/>
                <w:szCs w:val="20"/>
              </w:rPr>
              <w:t>Bredenberg</w:t>
            </w:r>
            <w:proofErr w:type="spellEnd"/>
          </w:p>
        </w:tc>
        <w:tc>
          <w:tcPr>
            <w:tcW w:w="1531" w:type="dxa"/>
            <w:shd w:val="clear" w:color="auto" w:fill="D9D9D9"/>
          </w:tcPr>
          <w:p w14:paraId="43578426"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ESS</w:t>
            </w:r>
          </w:p>
        </w:tc>
        <w:tc>
          <w:tcPr>
            <w:tcW w:w="3695" w:type="dxa"/>
            <w:shd w:val="clear" w:color="auto" w:fill="D9D9D9"/>
          </w:tcPr>
          <w:p w14:paraId="0F7577A1"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p>
        </w:tc>
      </w:tr>
      <w:tr w:rsidR="00F91BEB" w:rsidRPr="003E74F1" w14:paraId="40ED2A0A" w14:textId="77777777" w:rsidTr="0075069C">
        <w:tc>
          <w:tcPr>
            <w:tcW w:w="1406" w:type="dxa"/>
            <w:shd w:val="clear" w:color="auto" w:fill="D9D9D9"/>
          </w:tcPr>
          <w:p w14:paraId="15FF5420"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0.6</w:t>
            </w:r>
          </w:p>
        </w:tc>
        <w:tc>
          <w:tcPr>
            <w:tcW w:w="1217" w:type="dxa"/>
            <w:shd w:val="clear" w:color="auto" w:fill="D9D9D9"/>
          </w:tcPr>
          <w:p w14:paraId="7F4B1C20"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23.01.2015</w:t>
            </w:r>
          </w:p>
        </w:tc>
        <w:tc>
          <w:tcPr>
            <w:tcW w:w="2005" w:type="dxa"/>
            <w:shd w:val="clear" w:color="auto" w:fill="D9D9D9"/>
          </w:tcPr>
          <w:p w14:paraId="7F82E2EB"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Anders Bo Nielsen</w:t>
            </w:r>
          </w:p>
        </w:tc>
        <w:tc>
          <w:tcPr>
            <w:tcW w:w="1531" w:type="dxa"/>
            <w:shd w:val="clear" w:color="auto" w:fill="D9D9D9"/>
          </w:tcPr>
          <w:p w14:paraId="5B4855C5"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DNA</w:t>
            </w:r>
          </w:p>
        </w:tc>
        <w:tc>
          <w:tcPr>
            <w:tcW w:w="3695" w:type="dxa"/>
            <w:shd w:val="clear" w:color="auto" w:fill="D9D9D9"/>
          </w:tcPr>
          <w:p w14:paraId="010F3EE9"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p>
        </w:tc>
      </w:tr>
      <w:tr w:rsidR="00F91BEB" w:rsidRPr="003E74F1" w14:paraId="19F7C315" w14:textId="77777777" w:rsidTr="0075069C">
        <w:tc>
          <w:tcPr>
            <w:tcW w:w="1406" w:type="dxa"/>
            <w:shd w:val="clear" w:color="auto" w:fill="D9D9D9"/>
          </w:tcPr>
          <w:p w14:paraId="6572A0B7"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0.7</w:t>
            </w:r>
          </w:p>
        </w:tc>
        <w:tc>
          <w:tcPr>
            <w:tcW w:w="1217" w:type="dxa"/>
            <w:shd w:val="clear" w:color="auto" w:fill="D9D9D9"/>
          </w:tcPr>
          <w:p w14:paraId="798C8509"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23.01.2015</w:t>
            </w:r>
          </w:p>
        </w:tc>
        <w:tc>
          <w:tcPr>
            <w:tcW w:w="2005" w:type="dxa"/>
            <w:shd w:val="clear" w:color="auto" w:fill="D9D9D9"/>
          </w:tcPr>
          <w:p w14:paraId="1ED8B471"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 xml:space="preserve">Kathrine </w:t>
            </w:r>
            <w:proofErr w:type="spellStart"/>
            <w:r w:rsidRPr="00F65186">
              <w:rPr>
                <w:rFonts w:ascii="Arial" w:hAnsi="Arial" w:cs="Arial"/>
                <w:sz w:val="20"/>
                <w:szCs w:val="20"/>
              </w:rPr>
              <w:t>Hougaard</w:t>
            </w:r>
            <w:proofErr w:type="spellEnd"/>
            <w:r w:rsidRPr="00F65186">
              <w:rPr>
                <w:rFonts w:ascii="Arial" w:hAnsi="Arial" w:cs="Arial"/>
                <w:sz w:val="20"/>
                <w:szCs w:val="20"/>
              </w:rPr>
              <w:t xml:space="preserve"> </w:t>
            </w:r>
            <w:proofErr w:type="spellStart"/>
            <w:r w:rsidRPr="00F65186">
              <w:rPr>
                <w:rFonts w:ascii="Arial" w:hAnsi="Arial" w:cs="Arial"/>
                <w:sz w:val="20"/>
                <w:szCs w:val="20"/>
              </w:rPr>
              <w:t>Edsen</w:t>
            </w:r>
            <w:proofErr w:type="spellEnd"/>
          </w:p>
        </w:tc>
        <w:tc>
          <w:tcPr>
            <w:tcW w:w="1531" w:type="dxa"/>
            <w:shd w:val="clear" w:color="auto" w:fill="D9D9D9"/>
          </w:tcPr>
          <w:p w14:paraId="7A8F046D"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DNA</w:t>
            </w:r>
          </w:p>
        </w:tc>
        <w:tc>
          <w:tcPr>
            <w:tcW w:w="3695" w:type="dxa"/>
            <w:shd w:val="clear" w:color="auto" w:fill="D9D9D9"/>
          </w:tcPr>
          <w:p w14:paraId="5BA9BE56"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p>
        </w:tc>
      </w:tr>
      <w:tr w:rsidR="00F91BEB" w:rsidRPr="003E74F1" w14:paraId="196F254D" w14:textId="77777777" w:rsidTr="0075069C">
        <w:tc>
          <w:tcPr>
            <w:tcW w:w="1406" w:type="dxa"/>
            <w:shd w:val="clear" w:color="auto" w:fill="D9D9D9"/>
          </w:tcPr>
          <w:p w14:paraId="5103CE4D"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0.71</w:t>
            </w:r>
          </w:p>
        </w:tc>
        <w:tc>
          <w:tcPr>
            <w:tcW w:w="1217" w:type="dxa"/>
            <w:shd w:val="clear" w:color="auto" w:fill="D9D9D9"/>
          </w:tcPr>
          <w:p w14:paraId="1A0E395D"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26.01.2015</w:t>
            </w:r>
          </w:p>
        </w:tc>
        <w:tc>
          <w:tcPr>
            <w:tcW w:w="2005" w:type="dxa"/>
            <w:shd w:val="clear" w:color="auto" w:fill="D9D9D9"/>
          </w:tcPr>
          <w:p w14:paraId="2EBB7303" w14:textId="77777777" w:rsidR="00F91BEB" w:rsidRPr="00F65186" w:rsidRDefault="00F91BEB" w:rsidP="00893C6A">
            <w:pPr>
              <w:spacing w:after="0" w:line="240" w:lineRule="auto"/>
              <w:rPr>
                <w:rFonts w:ascii="Arial" w:hAnsi="Arial" w:cs="Arial"/>
              </w:rPr>
            </w:pPr>
            <w:r w:rsidRPr="00F65186">
              <w:rPr>
                <w:rFonts w:ascii="Arial" w:hAnsi="Arial" w:cs="Arial"/>
                <w:sz w:val="20"/>
                <w:szCs w:val="20"/>
              </w:rPr>
              <w:t>Björn Skog</w:t>
            </w:r>
          </w:p>
        </w:tc>
        <w:tc>
          <w:tcPr>
            <w:tcW w:w="1531" w:type="dxa"/>
            <w:shd w:val="clear" w:color="auto" w:fill="D9D9D9"/>
          </w:tcPr>
          <w:p w14:paraId="683805D7"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ESS</w:t>
            </w:r>
          </w:p>
        </w:tc>
        <w:tc>
          <w:tcPr>
            <w:tcW w:w="3695" w:type="dxa"/>
            <w:shd w:val="clear" w:color="auto" w:fill="D9D9D9"/>
          </w:tcPr>
          <w:p w14:paraId="4844FB72"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r w:rsidR="004F73EE" w:rsidRPr="00F65186">
              <w:rPr>
                <w:rFonts w:ascii="Arial" w:hAnsi="Arial" w:cs="Arial"/>
                <w:sz w:val="20"/>
                <w:szCs w:val="20"/>
              </w:rPr>
              <w:t>.</w:t>
            </w:r>
          </w:p>
        </w:tc>
      </w:tr>
      <w:tr w:rsidR="00F91BEB" w:rsidRPr="003E74F1" w14:paraId="25A55B1D" w14:textId="77777777" w:rsidTr="0075069C">
        <w:tc>
          <w:tcPr>
            <w:tcW w:w="1406" w:type="dxa"/>
            <w:shd w:val="clear" w:color="auto" w:fill="D9D9D9"/>
          </w:tcPr>
          <w:p w14:paraId="57F6A921"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0.72</w:t>
            </w:r>
          </w:p>
        </w:tc>
        <w:tc>
          <w:tcPr>
            <w:tcW w:w="1217" w:type="dxa"/>
            <w:shd w:val="clear" w:color="auto" w:fill="D9D9D9"/>
          </w:tcPr>
          <w:p w14:paraId="2CC32CA2"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27.01.2015</w:t>
            </w:r>
          </w:p>
        </w:tc>
        <w:tc>
          <w:tcPr>
            <w:tcW w:w="2005" w:type="dxa"/>
            <w:shd w:val="clear" w:color="auto" w:fill="D9D9D9"/>
          </w:tcPr>
          <w:p w14:paraId="56940DEE"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Hélder</w:t>
            </w:r>
            <w:proofErr w:type="spellEnd"/>
            <w:r w:rsidRPr="00F65186">
              <w:rPr>
                <w:rFonts w:ascii="Arial" w:hAnsi="Arial" w:cs="Arial"/>
                <w:sz w:val="20"/>
                <w:szCs w:val="20"/>
              </w:rPr>
              <w:t xml:space="preserve"> Silva</w:t>
            </w:r>
          </w:p>
        </w:tc>
        <w:tc>
          <w:tcPr>
            <w:tcW w:w="1531" w:type="dxa"/>
            <w:shd w:val="clear" w:color="auto" w:fill="D9D9D9"/>
          </w:tcPr>
          <w:p w14:paraId="08E73D74"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KEEPS</w:t>
            </w:r>
          </w:p>
        </w:tc>
        <w:tc>
          <w:tcPr>
            <w:tcW w:w="3695" w:type="dxa"/>
            <w:shd w:val="clear" w:color="auto" w:fill="D9D9D9"/>
          </w:tcPr>
          <w:p w14:paraId="2A2D4463"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Updating content</w:t>
            </w:r>
            <w:r w:rsidR="004F73EE" w:rsidRPr="00F65186">
              <w:rPr>
                <w:rFonts w:ascii="Arial" w:hAnsi="Arial" w:cs="Arial"/>
                <w:sz w:val="20"/>
                <w:szCs w:val="20"/>
              </w:rPr>
              <w:t>.</w:t>
            </w:r>
          </w:p>
        </w:tc>
      </w:tr>
      <w:tr w:rsidR="00F91BEB" w:rsidRPr="003E74F1" w14:paraId="76B01571" w14:textId="77777777" w:rsidTr="0075069C">
        <w:tc>
          <w:tcPr>
            <w:tcW w:w="1406" w:type="dxa"/>
            <w:shd w:val="clear" w:color="auto" w:fill="D9D9D9"/>
          </w:tcPr>
          <w:p w14:paraId="53A53682"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0.8</w:t>
            </w:r>
          </w:p>
        </w:tc>
        <w:tc>
          <w:tcPr>
            <w:tcW w:w="1217" w:type="dxa"/>
            <w:shd w:val="clear" w:color="auto" w:fill="D9D9D9"/>
          </w:tcPr>
          <w:p w14:paraId="0429044E"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27.01.2015</w:t>
            </w:r>
          </w:p>
        </w:tc>
        <w:tc>
          <w:tcPr>
            <w:tcW w:w="2005" w:type="dxa"/>
            <w:shd w:val="clear" w:color="auto" w:fill="D9D9D9"/>
          </w:tcPr>
          <w:p w14:paraId="3496C71B"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 xml:space="preserve">Angela </w:t>
            </w:r>
            <w:proofErr w:type="spellStart"/>
            <w:r w:rsidRPr="00F65186">
              <w:rPr>
                <w:rFonts w:ascii="Arial" w:hAnsi="Arial" w:cs="Arial"/>
                <w:sz w:val="20"/>
                <w:szCs w:val="20"/>
              </w:rPr>
              <w:t>Dappert</w:t>
            </w:r>
            <w:proofErr w:type="spellEnd"/>
          </w:p>
        </w:tc>
        <w:tc>
          <w:tcPr>
            <w:tcW w:w="1531" w:type="dxa"/>
            <w:shd w:val="clear" w:color="auto" w:fill="D9D9D9"/>
          </w:tcPr>
          <w:p w14:paraId="17611514"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DLM/UPHEC</w:t>
            </w:r>
          </w:p>
        </w:tc>
        <w:tc>
          <w:tcPr>
            <w:tcW w:w="3695" w:type="dxa"/>
            <w:shd w:val="clear" w:color="auto" w:fill="D9D9D9"/>
          </w:tcPr>
          <w:p w14:paraId="02725193"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Quality assurance and proof-reading.</w:t>
            </w:r>
          </w:p>
        </w:tc>
      </w:tr>
      <w:tr w:rsidR="00F91BEB" w:rsidRPr="003E74F1" w14:paraId="1AE534E0" w14:textId="77777777" w:rsidTr="0075069C">
        <w:tc>
          <w:tcPr>
            <w:tcW w:w="1406" w:type="dxa"/>
            <w:shd w:val="clear" w:color="auto" w:fill="D9D9D9"/>
          </w:tcPr>
          <w:p w14:paraId="5C33943A"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0.9</w:t>
            </w:r>
          </w:p>
        </w:tc>
        <w:tc>
          <w:tcPr>
            <w:tcW w:w="1217" w:type="dxa"/>
            <w:shd w:val="clear" w:color="auto" w:fill="D9D9D9"/>
          </w:tcPr>
          <w:p w14:paraId="41CA4F82"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29.01.2017</w:t>
            </w:r>
          </w:p>
        </w:tc>
        <w:tc>
          <w:tcPr>
            <w:tcW w:w="2005" w:type="dxa"/>
            <w:shd w:val="clear" w:color="auto" w:fill="D9D9D9"/>
          </w:tcPr>
          <w:p w14:paraId="09591149"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Kuldar</w:t>
            </w:r>
            <w:proofErr w:type="spellEnd"/>
            <w:r w:rsidRPr="00F65186">
              <w:rPr>
                <w:rFonts w:ascii="Arial" w:hAnsi="Arial" w:cs="Arial"/>
                <w:sz w:val="20"/>
                <w:szCs w:val="20"/>
              </w:rPr>
              <w:t xml:space="preserve"> </w:t>
            </w:r>
            <w:proofErr w:type="spellStart"/>
            <w:r w:rsidRPr="00F65186">
              <w:rPr>
                <w:rFonts w:ascii="Arial" w:hAnsi="Arial" w:cs="Arial"/>
                <w:sz w:val="20"/>
                <w:szCs w:val="20"/>
              </w:rPr>
              <w:t>Aas</w:t>
            </w:r>
            <w:proofErr w:type="spellEnd"/>
          </w:p>
        </w:tc>
        <w:tc>
          <w:tcPr>
            <w:tcW w:w="1531" w:type="dxa"/>
            <w:shd w:val="clear" w:color="auto" w:fill="D9D9D9"/>
          </w:tcPr>
          <w:p w14:paraId="38F8D5F1"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3D344FC6"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Quality assurance and proof-reading.</w:t>
            </w:r>
          </w:p>
        </w:tc>
      </w:tr>
      <w:tr w:rsidR="00F91BEB" w:rsidRPr="003E74F1" w14:paraId="04779B75" w14:textId="77777777" w:rsidTr="0075069C">
        <w:tc>
          <w:tcPr>
            <w:tcW w:w="1406" w:type="dxa"/>
            <w:shd w:val="clear" w:color="auto" w:fill="D9D9D9"/>
          </w:tcPr>
          <w:p w14:paraId="662A35F6"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0.91</w:t>
            </w:r>
          </w:p>
        </w:tc>
        <w:tc>
          <w:tcPr>
            <w:tcW w:w="1217" w:type="dxa"/>
            <w:shd w:val="clear" w:color="auto" w:fill="D9D9D9"/>
          </w:tcPr>
          <w:p w14:paraId="7C650E3B"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30.01.2015</w:t>
            </w:r>
          </w:p>
        </w:tc>
        <w:tc>
          <w:tcPr>
            <w:tcW w:w="2005" w:type="dxa"/>
            <w:shd w:val="clear" w:color="auto" w:fill="D9D9D9"/>
          </w:tcPr>
          <w:p w14:paraId="4BDFF4E7"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David Anderson</w:t>
            </w:r>
          </w:p>
        </w:tc>
        <w:tc>
          <w:tcPr>
            <w:tcW w:w="1531" w:type="dxa"/>
            <w:shd w:val="clear" w:color="auto" w:fill="D9D9D9"/>
          </w:tcPr>
          <w:p w14:paraId="69C32B57"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UPHEC</w:t>
            </w:r>
          </w:p>
        </w:tc>
        <w:tc>
          <w:tcPr>
            <w:tcW w:w="3695" w:type="dxa"/>
            <w:shd w:val="clear" w:color="auto" w:fill="D9D9D9"/>
          </w:tcPr>
          <w:p w14:paraId="7F62983F"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 xml:space="preserve">Quality assurance and proof-reading. </w:t>
            </w:r>
          </w:p>
        </w:tc>
      </w:tr>
      <w:tr w:rsidR="00F91BEB" w:rsidRPr="003E74F1" w14:paraId="4983A207" w14:textId="77777777" w:rsidTr="00B13C45">
        <w:tc>
          <w:tcPr>
            <w:tcW w:w="1406" w:type="dxa"/>
            <w:tcBorders>
              <w:bottom w:val="single" w:sz="18" w:space="0" w:color="auto"/>
            </w:tcBorders>
            <w:shd w:val="clear" w:color="auto" w:fill="D9D9D9"/>
          </w:tcPr>
          <w:p w14:paraId="7B9380A3"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1.0</w:t>
            </w:r>
          </w:p>
        </w:tc>
        <w:tc>
          <w:tcPr>
            <w:tcW w:w="1217" w:type="dxa"/>
            <w:tcBorders>
              <w:bottom w:val="single" w:sz="18" w:space="0" w:color="auto"/>
            </w:tcBorders>
            <w:shd w:val="clear" w:color="auto" w:fill="D9D9D9"/>
          </w:tcPr>
          <w:p w14:paraId="64BAE2B3"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30.01.2015</w:t>
            </w:r>
          </w:p>
        </w:tc>
        <w:tc>
          <w:tcPr>
            <w:tcW w:w="2005" w:type="dxa"/>
            <w:tcBorders>
              <w:bottom w:val="single" w:sz="18" w:space="0" w:color="auto"/>
            </w:tcBorders>
            <w:shd w:val="clear" w:color="auto" w:fill="D9D9D9"/>
          </w:tcPr>
          <w:p w14:paraId="7097E609" w14:textId="77777777" w:rsidR="00F91BEB" w:rsidRPr="00F65186" w:rsidRDefault="00F91BEB"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tcBorders>
              <w:bottom w:val="single" w:sz="18" w:space="0" w:color="auto"/>
            </w:tcBorders>
            <w:shd w:val="clear" w:color="auto" w:fill="D9D9D9"/>
          </w:tcPr>
          <w:p w14:paraId="0E60CE86" w14:textId="77777777" w:rsidR="00F91BEB" w:rsidRPr="00F65186" w:rsidRDefault="00F91BEB"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tcBorders>
              <w:bottom w:val="single" w:sz="18" w:space="0" w:color="auto"/>
            </w:tcBorders>
            <w:shd w:val="clear" w:color="auto" w:fill="D9D9D9"/>
          </w:tcPr>
          <w:p w14:paraId="32DFA9D8" w14:textId="77777777" w:rsidR="00F91BEB" w:rsidRPr="00F65186" w:rsidRDefault="00F91BEB" w:rsidP="00893C6A">
            <w:pPr>
              <w:spacing w:after="0" w:line="240" w:lineRule="auto"/>
              <w:rPr>
                <w:rFonts w:ascii="Arial" w:hAnsi="Arial" w:cs="Arial"/>
                <w:b/>
                <w:sz w:val="20"/>
                <w:szCs w:val="20"/>
              </w:rPr>
            </w:pPr>
            <w:r w:rsidRPr="00F65186">
              <w:rPr>
                <w:rFonts w:ascii="Arial" w:hAnsi="Arial" w:cs="Arial"/>
                <w:b/>
                <w:sz w:val="20"/>
                <w:szCs w:val="20"/>
              </w:rPr>
              <w:t>Final version</w:t>
            </w:r>
            <w:r w:rsidR="00E37BD7" w:rsidRPr="00F65186">
              <w:rPr>
                <w:rFonts w:ascii="Arial" w:hAnsi="Arial" w:cs="Arial"/>
                <w:b/>
                <w:sz w:val="20"/>
                <w:szCs w:val="20"/>
              </w:rPr>
              <w:t xml:space="preserve"> (D3.2)</w:t>
            </w:r>
            <w:r w:rsidRPr="00F65186">
              <w:rPr>
                <w:rFonts w:ascii="Arial" w:hAnsi="Arial" w:cs="Arial"/>
                <w:b/>
                <w:sz w:val="20"/>
                <w:szCs w:val="20"/>
              </w:rPr>
              <w:t>.</w:t>
            </w:r>
          </w:p>
        </w:tc>
      </w:tr>
      <w:tr w:rsidR="00771571" w:rsidRPr="003E74F1" w14:paraId="41A3DEC4" w14:textId="77777777" w:rsidTr="00E12059">
        <w:tc>
          <w:tcPr>
            <w:tcW w:w="1406" w:type="dxa"/>
            <w:tcBorders>
              <w:top w:val="single" w:sz="18" w:space="0" w:color="auto"/>
            </w:tcBorders>
            <w:shd w:val="clear" w:color="auto" w:fill="D9D9D9"/>
          </w:tcPr>
          <w:p w14:paraId="59EBC939" w14:textId="77777777" w:rsidR="00771571" w:rsidRPr="00F65186" w:rsidRDefault="00537FF6" w:rsidP="00537FF6">
            <w:pPr>
              <w:spacing w:after="0" w:line="240" w:lineRule="auto"/>
              <w:rPr>
                <w:rFonts w:ascii="Arial" w:hAnsi="Arial" w:cs="Arial"/>
                <w:sz w:val="20"/>
                <w:szCs w:val="20"/>
              </w:rPr>
            </w:pPr>
            <w:r w:rsidRPr="00F65186">
              <w:rPr>
                <w:rFonts w:ascii="Arial" w:hAnsi="Arial" w:cs="Arial"/>
                <w:sz w:val="20"/>
                <w:szCs w:val="20"/>
              </w:rPr>
              <w:t>0</w:t>
            </w:r>
            <w:r w:rsidR="00771571" w:rsidRPr="00F65186">
              <w:rPr>
                <w:rFonts w:ascii="Arial" w:hAnsi="Arial" w:cs="Arial"/>
                <w:sz w:val="20"/>
                <w:szCs w:val="20"/>
              </w:rPr>
              <w:t>.</w:t>
            </w:r>
            <w:r w:rsidRPr="00F65186">
              <w:rPr>
                <w:rFonts w:ascii="Arial" w:hAnsi="Arial" w:cs="Arial"/>
                <w:sz w:val="20"/>
                <w:szCs w:val="20"/>
              </w:rPr>
              <w:t>1</w:t>
            </w:r>
          </w:p>
        </w:tc>
        <w:tc>
          <w:tcPr>
            <w:tcW w:w="1217" w:type="dxa"/>
            <w:tcBorders>
              <w:top w:val="single" w:sz="18" w:space="0" w:color="auto"/>
            </w:tcBorders>
            <w:shd w:val="clear" w:color="auto" w:fill="D9D9D9"/>
          </w:tcPr>
          <w:p w14:paraId="45937203" w14:textId="77777777" w:rsidR="00771571" w:rsidRPr="00F65186" w:rsidRDefault="00771571" w:rsidP="00893C6A">
            <w:pPr>
              <w:spacing w:after="0" w:line="240" w:lineRule="auto"/>
              <w:rPr>
                <w:rFonts w:ascii="Arial" w:hAnsi="Arial" w:cs="Arial"/>
                <w:sz w:val="20"/>
                <w:szCs w:val="20"/>
              </w:rPr>
            </w:pPr>
            <w:r w:rsidRPr="00F65186">
              <w:rPr>
                <w:rFonts w:ascii="Arial" w:hAnsi="Arial" w:cs="Arial"/>
                <w:sz w:val="20"/>
                <w:szCs w:val="20"/>
              </w:rPr>
              <w:t>11.05.2015</w:t>
            </w:r>
          </w:p>
        </w:tc>
        <w:tc>
          <w:tcPr>
            <w:tcW w:w="2005" w:type="dxa"/>
            <w:tcBorders>
              <w:top w:val="single" w:sz="18" w:space="0" w:color="auto"/>
            </w:tcBorders>
            <w:shd w:val="clear" w:color="auto" w:fill="D9D9D9"/>
          </w:tcPr>
          <w:p w14:paraId="4489C2EB" w14:textId="77777777" w:rsidR="00771571" w:rsidRPr="00F65186" w:rsidRDefault="00771571" w:rsidP="00893C6A">
            <w:pPr>
              <w:spacing w:after="0" w:line="240" w:lineRule="auto"/>
              <w:rPr>
                <w:rFonts w:ascii="Arial" w:hAnsi="Arial" w:cs="Arial"/>
                <w:sz w:val="20"/>
                <w:szCs w:val="20"/>
              </w:rPr>
            </w:pPr>
            <w:r w:rsidRPr="00F65186">
              <w:rPr>
                <w:rFonts w:ascii="Arial" w:hAnsi="Arial" w:cs="Arial"/>
                <w:sz w:val="20"/>
                <w:szCs w:val="20"/>
              </w:rPr>
              <w:t xml:space="preserve">Karin </w:t>
            </w:r>
            <w:proofErr w:type="spellStart"/>
            <w:r w:rsidRPr="00F65186">
              <w:rPr>
                <w:rFonts w:ascii="Arial" w:hAnsi="Arial" w:cs="Arial"/>
                <w:sz w:val="20"/>
                <w:szCs w:val="20"/>
              </w:rPr>
              <w:t>Bredenberg</w:t>
            </w:r>
            <w:proofErr w:type="spellEnd"/>
          </w:p>
        </w:tc>
        <w:tc>
          <w:tcPr>
            <w:tcW w:w="1531" w:type="dxa"/>
            <w:tcBorders>
              <w:top w:val="single" w:sz="18" w:space="0" w:color="auto"/>
            </w:tcBorders>
            <w:shd w:val="clear" w:color="auto" w:fill="D9D9D9"/>
          </w:tcPr>
          <w:p w14:paraId="74078570" w14:textId="77777777" w:rsidR="00771571" w:rsidRPr="00F65186" w:rsidRDefault="00771571" w:rsidP="00893C6A">
            <w:pPr>
              <w:spacing w:after="0" w:line="240" w:lineRule="auto"/>
              <w:rPr>
                <w:rFonts w:ascii="Arial" w:hAnsi="Arial" w:cs="Arial"/>
                <w:sz w:val="20"/>
                <w:szCs w:val="20"/>
              </w:rPr>
            </w:pPr>
            <w:r w:rsidRPr="00F65186">
              <w:rPr>
                <w:rFonts w:ascii="Arial" w:hAnsi="Arial" w:cs="Arial"/>
                <w:sz w:val="20"/>
                <w:szCs w:val="20"/>
              </w:rPr>
              <w:t>ESS/NAS</w:t>
            </w:r>
          </w:p>
        </w:tc>
        <w:tc>
          <w:tcPr>
            <w:tcW w:w="3695" w:type="dxa"/>
            <w:tcBorders>
              <w:top w:val="single" w:sz="18" w:space="0" w:color="auto"/>
            </w:tcBorders>
            <w:shd w:val="clear" w:color="auto" w:fill="D9D9D9"/>
          </w:tcPr>
          <w:p w14:paraId="5F97123F" w14:textId="77777777" w:rsidR="00771571" w:rsidRPr="00F65186" w:rsidRDefault="00771571" w:rsidP="00893C6A">
            <w:pPr>
              <w:spacing w:after="0" w:line="240" w:lineRule="auto"/>
              <w:rPr>
                <w:rFonts w:ascii="Arial" w:hAnsi="Arial" w:cs="Arial"/>
                <w:sz w:val="20"/>
                <w:szCs w:val="20"/>
              </w:rPr>
            </w:pPr>
            <w:r w:rsidRPr="00F65186">
              <w:rPr>
                <w:rFonts w:ascii="Arial" w:hAnsi="Arial" w:cs="Arial"/>
                <w:sz w:val="20"/>
                <w:szCs w:val="20"/>
              </w:rPr>
              <w:t>Updating content</w:t>
            </w:r>
            <w:r w:rsidR="004F73EE" w:rsidRPr="00F65186">
              <w:rPr>
                <w:rFonts w:ascii="Arial" w:hAnsi="Arial" w:cs="Arial"/>
                <w:sz w:val="20"/>
                <w:szCs w:val="20"/>
              </w:rPr>
              <w:t>.</w:t>
            </w:r>
          </w:p>
        </w:tc>
      </w:tr>
      <w:tr w:rsidR="00E37BD7" w:rsidRPr="003E74F1" w14:paraId="5B28831B" w14:textId="77777777" w:rsidTr="00E12059">
        <w:tc>
          <w:tcPr>
            <w:tcW w:w="1406" w:type="dxa"/>
            <w:shd w:val="clear" w:color="auto" w:fill="D9D9D9"/>
          </w:tcPr>
          <w:p w14:paraId="46A5E3EA" w14:textId="77777777" w:rsidR="00E37BD7" w:rsidRPr="00F65186" w:rsidRDefault="00537FF6" w:rsidP="00537FF6">
            <w:pPr>
              <w:spacing w:after="0" w:line="240" w:lineRule="auto"/>
              <w:rPr>
                <w:rFonts w:ascii="Arial" w:hAnsi="Arial" w:cs="Arial"/>
                <w:sz w:val="20"/>
                <w:szCs w:val="20"/>
              </w:rPr>
            </w:pPr>
            <w:r w:rsidRPr="00F65186">
              <w:rPr>
                <w:rFonts w:ascii="Arial" w:hAnsi="Arial" w:cs="Arial"/>
                <w:sz w:val="20"/>
                <w:szCs w:val="20"/>
              </w:rPr>
              <w:t>0</w:t>
            </w:r>
            <w:r w:rsidR="00E37BD7" w:rsidRPr="00F65186">
              <w:rPr>
                <w:rFonts w:ascii="Arial" w:hAnsi="Arial" w:cs="Arial"/>
                <w:sz w:val="20"/>
                <w:szCs w:val="20"/>
              </w:rPr>
              <w:t>.2</w:t>
            </w:r>
          </w:p>
        </w:tc>
        <w:tc>
          <w:tcPr>
            <w:tcW w:w="1217" w:type="dxa"/>
            <w:shd w:val="clear" w:color="auto" w:fill="D9D9D9"/>
          </w:tcPr>
          <w:p w14:paraId="65255243" w14:textId="77777777" w:rsidR="00E37BD7" w:rsidRPr="00F65186" w:rsidRDefault="00E37BD7" w:rsidP="00893C6A">
            <w:pPr>
              <w:spacing w:after="0" w:line="240" w:lineRule="auto"/>
              <w:rPr>
                <w:rFonts w:ascii="Arial" w:hAnsi="Arial" w:cs="Arial"/>
                <w:sz w:val="20"/>
                <w:szCs w:val="20"/>
              </w:rPr>
            </w:pPr>
            <w:r w:rsidRPr="00F65186">
              <w:rPr>
                <w:rFonts w:ascii="Arial" w:hAnsi="Arial" w:cs="Arial"/>
                <w:sz w:val="20"/>
                <w:szCs w:val="20"/>
              </w:rPr>
              <w:t>30.06.2015</w:t>
            </w:r>
          </w:p>
        </w:tc>
        <w:tc>
          <w:tcPr>
            <w:tcW w:w="2005" w:type="dxa"/>
            <w:shd w:val="clear" w:color="auto" w:fill="D9D9D9"/>
          </w:tcPr>
          <w:p w14:paraId="63D1AE67" w14:textId="77777777" w:rsidR="00E37BD7" w:rsidRPr="00F65186" w:rsidRDefault="00E37BD7"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7E1C8BFE" w14:textId="77777777" w:rsidR="00E37BD7" w:rsidRPr="00F65186" w:rsidRDefault="00E37BD7"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283382AA" w14:textId="77777777" w:rsidR="00E37BD7" w:rsidRPr="00F65186" w:rsidRDefault="00E37BD7" w:rsidP="00893C6A">
            <w:pPr>
              <w:spacing w:after="0" w:line="240" w:lineRule="auto"/>
              <w:rPr>
                <w:rFonts w:ascii="Arial" w:hAnsi="Arial" w:cs="Arial"/>
                <w:sz w:val="20"/>
                <w:szCs w:val="20"/>
              </w:rPr>
            </w:pPr>
            <w:r w:rsidRPr="00F65186">
              <w:rPr>
                <w:rFonts w:ascii="Arial" w:hAnsi="Arial" w:cs="Arial"/>
                <w:sz w:val="20"/>
                <w:szCs w:val="20"/>
              </w:rPr>
              <w:t>Updating content</w:t>
            </w:r>
            <w:r w:rsidR="004F73EE" w:rsidRPr="00F65186">
              <w:rPr>
                <w:rFonts w:ascii="Arial" w:hAnsi="Arial" w:cs="Arial"/>
                <w:sz w:val="20"/>
                <w:szCs w:val="20"/>
              </w:rPr>
              <w:t>.</w:t>
            </w:r>
          </w:p>
        </w:tc>
      </w:tr>
      <w:tr w:rsidR="00E37BD7" w:rsidRPr="003E74F1" w14:paraId="32F91690" w14:textId="77777777" w:rsidTr="00E12059">
        <w:tc>
          <w:tcPr>
            <w:tcW w:w="1406" w:type="dxa"/>
            <w:shd w:val="clear" w:color="auto" w:fill="D9D9D9"/>
          </w:tcPr>
          <w:p w14:paraId="3C3A8A5C" w14:textId="77777777" w:rsidR="00E37BD7" w:rsidRPr="00F65186" w:rsidRDefault="00537FF6" w:rsidP="00537FF6">
            <w:pPr>
              <w:spacing w:after="0" w:line="240" w:lineRule="auto"/>
              <w:rPr>
                <w:rFonts w:ascii="Arial" w:hAnsi="Arial" w:cs="Arial"/>
                <w:sz w:val="20"/>
                <w:szCs w:val="20"/>
              </w:rPr>
            </w:pPr>
            <w:r w:rsidRPr="00F65186">
              <w:rPr>
                <w:rFonts w:ascii="Arial" w:hAnsi="Arial" w:cs="Arial"/>
                <w:sz w:val="20"/>
                <w:szCs w:val="20"/>
              </w:rPr>
              <w:t>0</w:t>
            </w:r>
            <w:r w:rsidR="00E37BD7" w:rsidRPr="00F65186">
              <w:rPr>
                <w:rFonts w:ascii="Arial" w:hAnsi="Arial" w:cs="Arial"/>
                <w:sz w:val="20"/>
                <w:szCs w:val="20"/>
              </w:rPr>
              <w:t>.3</w:t>
            </w:r>
          </w:p>
        </w:tc>
        <w:tc>
          <w:tcPr>
            <w:tcW w:w="1217" w:type="dxa"/>
            <w:shd w:val="clear" w:color="auto" w:fill="D9D9D9"/>
          </w:tcPr>
          <w:p w14:paraId="2CDAC650" w14:textId="77777777" w:rsidR="00E37BD7" w:rsidRPr="00F65186" w:rsidRDefault="00E37BD7" w:rsidP="00893C6A">
            <w:pPr>
              <w:spacing w:after="0" w:line="240" w:lineRule="auto"/>
              <w:rPr>
                <w:rFonts w:ascii="Arial" w:hAnsi="Arial" w:cs="Arial"/>
                <w:sz w:val="20"/>
                <w:szCs w:val="20"/>
              </w:rPr>
            </w:pPr>
            <w:r w:rsidRPr="00F65186">
              <w:rPr>
                <w:rFonts w:ascii="Arial" w:hAnsi="Arial" w:cs="Arial"/>
                <w:sz w:val="20"/>
                <w:szCs w:val="20"/>
              </w:rPr>
              <w:t>27.07.2015</w:t>
            </w:r>
          </w:p>
        </w:tc>
        <w:tc>
          <w:tcPr>
            <w:tcW w:w="2005" w:type="dxa"/>
            <w:shd w:val="clear" w:color="auto" w:fill="D9D9D9"/>
          </w:tcPr>
          <w:p w14:paraId="5FF6AB33" w14:textId="77777777" w:rsidR="00E37BD7" w:rsidRPr="00F65186" w:rsidRDefault="00E37BD7" w:rsidP="00893C6A">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1512AFF4" w14:textId="77777777" w:rsidR="00E37BD7" w:rsidRPr="00F65186" w:rsidRDefault="00E37BD7" w:rsidP="00893C6A">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08F4D0C0" w14:textId="77777777" w:rsidR="00E37BD7" w:rsidRPr="00F65186" w:rsidRDefault="00E37BD7" w:rsidP="00893C6A">
            <w:pPr>
              <w:spacing w:after="0" w:line="240" w:lineRule="auto"/>
              <w:rPr>
                <w:rFonts w:ascii="Arial" w:hAnsi="Arial" w:cs="Arial"/>
                <w:sz w:val="20"/>
                <w:szCs w:val="20"/>
              </w:rPr>
            </w:pPr>
            <w:r w:rsidRPr="00F65186">
              <w:rPr>
                <w:rFonts w:ascii="Arial" w:hAnsi="Arial" w:cs="Arial"/>
                <w:sz w:val="20"/>
                <w:szCs w:val="20"/>
              </w:rPr>
              <w:t>Updating content</w:t>
            </w:r>
            <w:r w:rsidR="004F73EE" w:rsidRPr="00F65186">
              <w:rPr>
                <w:rFonts w:ascii="Arial" w:hAnsi="Arial" w:cs="Arial"/>
                <w:sz w:val="20"/>
                <w:szCs w:val="20"/>
              </w:rPr>
              <w:t>.</w:t>
            </w:r>
          </w:p>
        </w:tc>
      </w:tr>
      <w:tr w:rsidR="00960EDC" w:rsidRPr="003E74F1" w14:paraId="1533C169" w14:textId="77777777" w:rsidTr="00E12059">
        <w:tc>
          <w:tcPr>
            <w:tcW w:w="1406" w:type="dxa"/>
            <w:shd w:val="clear" w:color="auto" w:fill="D9D9D9"/>
          </w:tcPr>
          <w:p w14:paraId="18E370BA" w14:textId="77777777" w:rsidR="00960EDC" w:rsidRPr="00F65186" w:rsidRDefault="00960EDC" w:rsidP="00AC05B0">
            <w:pPr>
              <w:spacing w:after="0" w:line="240" w:lineRule="auto"/>
              <w:rPr>
                <w:rFonts w:ascii="Arial" w:hAnsi="Arial" w:cs="Arial"/>
                <w:sz w:val="20"/>
                <w:szCs w:val="20"/>
              </w:rPr>
            </w:pPr>
            <w:r w:rsidRPr="00F65186">
              <w:rPr>
                <w:rFonts w:ascii="Arial" w:hAnsi="Arial" w:cs="Arial"/>
                <w:sz w:val="20"/>
                <w:szCs w:val="20"/>
              </w:rPr>
              <w:t>0.4</w:t>
            </w:r>
          </w:p>
        </w:tc>
        <w:tc>
          <w:tcPr>
            <w:tcW w:w="1217" w:type="dxa"/>
            <w:shd w:val="clear" w:color="auto" w:fill="D9D9D9"/>
          </w:tcPr>
          <w:p w14:paraId="68683DF3" w14:textId="77777777" w:rsidR="00960EDC" w:rsidRPr="00F65186" w:rsidRDefault="00960EDC" w:rsidP="00AC05B0">
            <w:pPr>
              <w:spacing w:after="0" w:line="240" w:lineRule="auto"/>
              <w:rPr>
                <w:rFonts w:ascii="Arial" w:hAnsi="Arial" w:cs="Arial"/>
                <w:sz w:val="20"/>
                <w:szCs w:val="20"/>
              </w:rPr>
            </w:pPr>
            <w:r w:rsidRPr="00F65186">
              <w:rPr>
                <w:rFonts w:ascii="Arial" w:hAnsi="Arial" w:cs="Arial"/>
                <w:sz w:val="20"/>
                <w:szCs w:val="20"/>
              </w:rPr>
              <w:t>23.10.2015</w:t>
            </w:r>
          </w:p>
        </w:tc>
        <w:tc>
          <w:tcPr>
            <w:tcW w:w="2005" w:type="dxa"/>
            <w:shd w:val="clear" w:color="auto" w:fill="D9D9D9"/>
          </w:tcPr>
          <w:p w14:paraId="021D7DD4" w14:textId="77777777" w:rsidR="00960EDC" w:rsidRPr="00F65186" w:rsidRDefault="00960EDC" w:rsidP="00AC05B0">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4070ECBB" w14:textId="77777777" w:rsidR="00960EDC" w:rsidRPr="00F65186" w:rsidRDefault="00960EDC" w:rsidP="00AC05B0">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47369D0C" w14:textId="77777777" w:rsidR="00960EDC" w:rsidRPr="00F65186" w:rsidRDefault="00960EDC" w:rsidP="00AC05B0">
            <w:pPr>
              <w:spacing w:after="0" w:line="240" w:lineRule="auto"/>
              <w:rPr>
                <w:rFonts w:ascii="Arial" w:hAnsi="Arial" w:cs="Arial"/>
                <w:sz w:val="20"/>
                <w:szCs w:val="20"/>
              </w:rPr>
            </w:pPr>
            <w:r w:rsidRPr="00F65186">
              <w:rPr>
                <w:rFonts w:ascii="Arial" w:hAnsi="Arial" w:cs="Arial"/>
                <w:sz w:val="20"/>
                <w:szCs w:val="20"/>
              </w:rPr>
              <w:t>Updating content, synchronising with the SMURF profile</w:t>
            </w:r>
            <w:r w:rsidR="004F73EE" w:rsidRPr="00F65186">
              <w:rPr>
                <w:rFonts w:ascii="Arial" w:hAnsi="Arial" w:cs="Arial"/>
                <w:sz w:val="20"/>
                <w:szCs w:val="20"/>
              </w:rPr>
              <w:t>.</w:t>
            </w:r>
          </w:p>
        </w:tc>
      </w:tr>
      <w:tr w:rsidR="00960EDC" w:rsidRPr="003E74F1" w14:paraId="3A69F9C3" w14:textId="77777777" w:rsidTr="00E12059">
        <w:tc>
          <w:tcPr>
            <w:tcW w:w="1406" w:type="dxa"/>
            <w:shd w:val="clear" w:color="auto" w:fill="D9D9D9"/>
          </w:tcPr>
          <w:p w14:paraId="7D8F89C5" w14:textId="77777777" w:rsidR="00960EDC" w:rsidRPr="00F65186" w:rsidRDefault="00960EDC" w:rsidP="00893C6A">
            <w:pPr>
              <w:spacing w:after="0" w:line="240" w:lineRule="auto"/>
              <w:rPr>
                <w:rFonts w:ascii="Arial" w:hAnsi="Arial" w:cs="Arial"/>
                <w:sz w:val="20"/>
                <w:szCs w:val="20"/>
              </w:rPr>
            </w:pPr>
            <w:r w:rsidRPr="00F65186">
              <w:rPr>
                <w:rFonts w:ascii="Arial" w:hAnsi="Arial" w:cs="Arial"/>
                <w:sz w:val="20"/>
                <w:szCs w:val="20"/>
              </w:rPr>
              <w:t>0.41</w:t>
            </w:r>
          </w:p>
        </w:tc>
        <w:tc>
          <w:tcPr>
            <w:tcW w:w="1217" w:type="dxa"/>
            <w:shd w:val="clear" w:color="auto" w:fill="D9D9D9"/>
          </w:tcPr>
          <w:p w14:paraId="06A5465A" w14:textId="77777777" w:rsidR="00960EDC" w:rsidRPr="00F65186" w:rsidRDefault="00960EDC" w:rsidP="00893C6A">
            <w:pPr>
              <w:spacing w:after="0" w:line="240" w:lineRule="auto"/>
              <w:rPr>
                <w:rFonts w:ascii="Arial" w:hAnsi="Arial" w:cs="Arial"/>
                <w:sz w:val="20"/>
                <w:szCs w:val="20"/>
              </w:rPr>
            </w:pPr>
            <w:r w:rsidRPr="00F65186">
              <w:rPr>
                <w:rFonts w:ascii="Arial" w:hAnsi="Arial" w:cs="Arial"/>
                <w:sz w:val="20"/>
                <w:szCs w:val="20"/>
              </w:rPr>
              <w:t>17.11.2015</w:t>
            </w:r>
          </w:p>
        </w:tc>
        <w:tc>
          <w:tcPr>
            <w:tcW w:w="2005" w:type="dxa"/>
            <w:shd w:val="clear" w:color="auto" w:fill="D9D9D9"/>
          </w:tcPr>
          <w:p w14:paraId="0D88A0DF" w14:textId="77777777" w:rsidR="00960EDC" w:rsidRPr="00F65186" w:rsidRDefault="00960EDC" w:rsidP="00506F3C">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4D904B00" w14:textId="77777777" w:rsidR="00960EDC" w:rsidRPr="00F65186" w:rsidRDefault="00960EDC" w:rsidP="00506F3C">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339A1D7C" w14:textId="77777777" w:rsidR="00960EDC" w:rsidRPr="00F65186" w:rsidRDefault="001D0AFC" w:rsidP="00960EDC">
            <w:pPr>
              <w:spacing w:after="0" w:line="240" w:lineRule="auto"/>
              <w:rPr>
                <w:rFonts w:ascii="Arial" w:hAnsi="Arial" w:cs="Arial"/>
                <w:sz w:val="20"/>
                <w:szCs w:val="20"/>
              </w:rPr>
            </w:pPr>
            <w:r w:rsidRPr="00F65186">
              <w:rPr>
                <w:rFonts w:ascii="Arial" w:hAnsi="Arial" w:cs="Arial"/>
                <w:sz w:val="20"/>
                <w:szCs w:val="20"/>
              </w:rPr>
              <w:t>Integrating the feedback</w:t>
            </w:r>
            <w:r w:rsidR="004F73EE" w:rsidRPr="00F65186">
              <w:rPr>
                <w:rFonts w:ascii="Arial" w:hAnsi="Arial" w:cs="Arial"/>
                <w:sz w:val="20"/>
                <w:szCs w:val="20"/>
              </w:rPr>
              <w:t>.</w:t>
            </w:r>
          </w:p>
        </w:tc>
      </w:tr>
      <w:tr w:rsidR="00984809" w:rsidRPr="003E74F1" w14:paraId="2B8A7147" w14:textId="77777777" w:rsidTr="00E12059">
        <w:tc>
          <w:tcPr>
            <w:tcW w:w="1406" w:type="dxa"/>
            <w:shd w:val="clear" w:color="auto" w:fill="D9D9D9"/>
          </w:tcPr>
          <w:p w14:paraId="0E9F6DE8" w14:textId="77777777" w:rsidR="00984809" w:rsidRPr="00F65186" w:rsidRDefault="00984809" w:rsidP="00893C6A">
            <w:pPr>
              <w:spacing w:after="0" w:line="240" w:lineRule="auto"/>
              <w:rPr>
                <w:rFonts w:ascii="Arial" w:hAnsi="Arial" w:cs="Arial"/>
                <w:sz w:val="20"/>
                <w:szCs w:val="20"/>
              </w:rPr>
            </w:pPr>
            <w:r w:rsidRPr="00F65186">
              <w:rPr>
                <w:rFonts w:ascii="Arial" w:hAnsi="Arial" w:cs="Arial"/>
                <w:sz w:val="20"/>
                <w:szCs w:val="20"/>
              </w:rPr>
              <w:t>0.42</w:t>
            </w:r>
          </w:p>
        </w:tc>
        <w:tc>
          <w:tcPr>
            <w:tcW w:w="1217" w:type="dxa"/>
            <w:shd w:val="clear" w:color="auto" w:fill="D9D9D9"/>
          </w:tcPr>
          <w:p w14:paraId="15481C60" w14:textId="77777777" w:rsidR="00984809" w:rsidRPr="00F65186" w:rsidRDefault="00A30E60" w:rsidP="00893C6A">
            <w:pPr>
              <w:spacing w:after="0" w:line="240" w:lineRule="auto"/>
              <w:rPr>
                <w:rFonts w:ascii="Arial" w:hAnsi="Arial" w:cs="Arial"/>
                <w:sz w:val="20"/>
                <w:szCs w:val="20"/>
              </w:rPr>
            </w:pPr>
            <w:r w:rsidRPr="00F65186">
              <w:rPr>
                <w:rFonts w:ascii="Arial" w:hAnsi="Arial" w:cs="Arial"/>
                <w:sz w:val="20"/>
                <w:szCs w:val="20"/>
              </w:rPr>
              <w:t>07.12.2015</w:t>
            </w:r>
          </w:p>
        </w:tc>
        <w:tc>
          <w:tcPr>
            <w:tcW w:w="2005" w:type="dxa"/>
            <w:shd w:val="clear" w:color="auto" w:fill="D9D9D9"/>
          </w:tcPr>
          <w:p w14:paraId="0A75401B" w14:textId="77777777" w:rsidR="00984809" w:rsidRPr="00F65186" w:rsidRDefault="00984809" w:rsidP="00A47CA1">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4F290C3F" w14:textId="77777777" w:rsidR="00984809" w:rsidRPr="00F65186" w:rsidRDefault="00984809" w:rsidP="00A47CA1">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74C7AED1" w14:textId="77777777" w:rsidR="00984809" w:rsidRPr="00F65186" w:rsidRDefault="00984809" w:rsidP="00A47CA1">
            <w:pPr>
              <w:spacing w:after="0" w:line="240" w:lineRule="auto"/>
              <w:rPr>
                <w:rFonts w:ascii="Arial" w:hAnsi="Arial" w:cs="Arial"/>
                <w:sz w:val="20"/>
                <w:szCs w:val="20"/>
              </w:rPr>
            </w:pPr>
            <w:r w:rsidRPr="00F65186">
              <w:rPr>
                <w:rFonts w:ascii="Arial" w:hAnsi="Arial" w:cs="Arial"/>
                <w:sz w:val="20"/>
                <w:szCs w:val="20"/>
              </w:rPr>
              <w:t>Updating content</w:t>
            </w:r>
            <w:r w:rsidR="004F73EE" w:rsidRPr="00F65186">
              <w:rPr>
                <w:rFonts w:ascii="Arial" w:hAnsi="Arial" w:cs="Arial"/>
                <w:sz w:val="20"/>
                <w:szCs w:val="20"/>
              </w:rPr>
              <w:t>.</w:t>
            </w:r>
          </w:p>
        </w:tc>
      </w:tr>
      <w:tr w:rsidR="004F73EE" w:rsidRPr="003E74F1" w14:paraId="73C65A93" w14:textId="77777777" w:rsidTr="00E12059">
        <w:tc>
          <w:tcPr>
            <w:tcW w:w="1406" w:type="dxa"/>
            <w:shd w:val="clear" w:color="auto" w:fill="D9D9D9"/>
          </w:tcPr>
          <w:p w14:paraId="79287340" w14:textId="77777777" w:rsidR="004F73EE" w:rsidRPr="00F65186" w:rsidRDefault="004F73EE" w:rsidP="00F34EA4">
            <w:pPr>
              <w:spacing w:after="0" w:line="240" w:lineRule="auto"/>
              <w:rPr>
                <w:rFonts w:ascii="Arial" w:hAnsi="Arial" w:cs="Arial"/>
                <w:sz w:val="20"/>
                <w:szCs w:val="20"/>
              </w:rPr>
            </w:pPr>
            <w:r w:rsidRPr="00F65186">
              <w:rPr>
                <w:rFonts w:ascii="Arial" w:hAnsi="Arial" w:cs="Arial"/>
                <w:sz w:val="20"/>
                <w:szCs w:val="20"/>
              </w:rPr>
              <w:t>0.5</w:t>
            </w:r>
          </w:p>
        </w:tc>
        <w:tc>
          <w:tcPr>
            <w:tcW w:w="1217" w:type="dxa"/>
            <w:shd w:val="clear" w:color="auto" w:fill="D9D9D9"/>
          </w:tcPr>
          <w:p w14:paraId="1FDA62E0" w14:textId="77777777" w:rsidR="004F73EE" w:rsidRPr="00F65186" w:rsidRDefault="004F73EE" w:rsidP="00A47CA1">
            <w:pPr>
              <w:spacing w:after="0" w:line="240" w:lineRule="auto"/>
              <w:rPr>
                <w:rFonts w:ascii="Arial" w:hAnsi="Arial" w:cs="Arial"/>
                <w:sz w:val="20"/>
                <w:szCs w:val="20"/>
              </w:rPr>
            </w:pPr>
            <w:r w:rsidRPr="00F65186">
              <w:rPr>
                <w:rFonts w:ascii="Arial" w:hAnsi="Arial" w:cs="Arial"/>
                <w:sz w:val="20"/>
                <w:szCs w:val="20"/>
              </w:rPr>
              <w:t>12.01.2016</w:t>
            </w:r>
          </w:p>
        </w:tc>
        <w:tc>
          <w:tcPr>
            <w:tcW w:w="2005" w:type="dxa"/>
            <w:shd w:val="clear" w:color="auto" w:fill="D9D9D9"/>
          </w:tcPr>
          <w:p w14:paraId="180FF256" w14:textId="77777777" w:rsidR="004F73EE" w:rsidRPr="00F65186" w:rsidRDefault="004F73EE" w:rsidP="001F2C31">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36D0813E" w14:textId="77777777" w:rsidR="004F73EE" w:rsidRPr="00F65186" w:rsidRDefault="004F73EE" w:rsidP="001F2C31">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77FB039B" w14:textId="77777777" w:rsidR="004F73EE" w:rsidRPr="00F65186" w:rsidRDefault="004F73EE" w:rsidP="00A47CA1">
            <w:pPr>
              <w:spacing w:after="0" w:line="240" w:lineRule="auto"/>
              <w:rPr>
                <w:rFonts w:ascii="Arial" w:hAnsi="Arial" w:cs="Arial"/>
                <w:sz w:val="20"/>
                <w:szCs w:val="20"/>
              </w:rPr>
            </w:pPr>
            <w:r w:rsidRPr="00F65186">
              <w:rPr>
                <w:rFonts w:ascii="Arial" w:hAnsi="Arial" w:cs="Arial"/>
                <w:sz w:val="20"/>
                <w:szCs w:val="20"/>
              </w:rPr>
              <w:t>Updating content, synchronising with the Common Specification.</w:t>
            </w:r>
          </w:p>
        </w:tc>
      </w:tr>
      <w:tr w:rsidR="001D0AFC" w:rsidRPr="003E74F1" w14:paraId="0CECF7F9" w14:textId="77777777" w:rsidTr="00E12059">
        <w:tc>
          <w:tcPr>
            <w:tcW w:w="1406" w:type="dxa"/>
            <w:shd w:val="clear" w:color="auto" w:fill="D9D9D9"/>
          </w:tcPr>
          <w:p w14:paraId="1B8DB09E" w14:textId="77777777" w:rsidR="001D0AFC" w:rsidRPr="00F65186" w:rsidRDefault="001D0AFC" w:rsidP="0062516F">
            <w:pPr>
              <w:spacing w:after="0" w:line="240" w:lineRule="auto"/>
              <w:rPr>
                <w:rFonts w:ascii="Arial" w:hAnsi="Arial" w:cs="Arial"/>
                <w:sz w:val="20"/>
                <w:szCs w:val="20"/>
              </w:rPr>
            </w:pPr>
            <w:r w:rsidRPr="00F65186">
              <w:rPr>
                <w:rFonts w:ascii="Arial" w:hAnsi="Arial" w:cs="Arial"/>
                <w:sz w:val="20"/>
                <w:szCs w:val="20"/>
              </w:rPr>
              <w:t>0.6</w:t>
            </w:r>
          </w:p>
        </w:tc>
        <w:tc>
          <w:tcPr>
            <w:tcW w:w="1217" w:type="dxa"/>
            <w:shd w:val="clear" w:color="auto" w:fill="D9D9D9"/>
          </w:tcPr>
          <w:p w14:paraId="25BD5094" w14:textId="77777777" w:rsidR="001D0AFC" w:rsidRPr="00F65186" w:rsidRDefault="00C66207" w:rsidP="0062516F">
            <w:pPr>
              <w:spacing w:after="0" w:line="240" w:lineRule="auto"/>
              <w:rPr>
                <w:rFonts w:ascii="Arial" w:hAnsi="Arial" w:cs="Arial"/>
                <w:sz w:val="20"/>
                <w:szCs w:val="20"/>
              </w:rPr>
            </w:pPr>
            <w:r w:rsidRPr="00F65186">
              <w:rPr>
                <w:rFonts w:ascii="Arial" w:hAnsi="Arial" w:cs="Arial"/>
                <w:sz w:val="20"/>
                <w:szCs w:val="20"/>
              </w:rPr>
              <w:t>15</w:t>
            </w:r>
            <w:r w:rsidR="001D0AFC" w:rsidRPr="00F65186">
              <w:rPr>
                <w:rFonts w:ascii="Arial" w:hAnsi="Arial" w:cs="Arial"/>
                <w:sz w:val="20"/>
                <w:szCs w:val="20"/>
              </w:rPr>
              <w:t>.01.2016</w:t>
            </w:r>
          </w:p>
        </w:tc>
        <w:tc>
          <w:tcPr>
            <w:tcW w:w="2005" w:type="dxa"/>
            <w:shd w:val="clear" w:color="auto" w:fill="D9D9D9"/>
          </w:tcPr>
          <w:p w14:paraId="6AC8F390" w14:textId="77777777" w:rsidR="001D0AFC" w:rsidRPr="00F65186" w:rsidRDefault="001D0AFC" w:rsidP="0062516F">
            <w:pPr>
              <w:spacing w:after="0" w:line="240" w:lineRule="auto"/>
              <w:rPr>
                <w:rFonts w:ascii="Arial" w:hAnsi="Arial" w:cs="Arial"/>
                <w:sz w:val="20"/>
                <w:szCs w:val="20"/>
              </w:rPr>
            </w:pPr>
            <w:r w:rsidRPr="00F65186">
              <w:rPr>
                <w:rFonts w:ascii="Arial" w:hAnsi="Arial" w:cs="Arial"/>
                <w:sz w:val="20"/>
                <w:szCs w:val="20"/>
              </w:rPr>
              <w:t>Anders Bo Nielsen</w:t>
            </w:r>
          </w:p>
        </w:tc>
        <w:tc>
          <w:tcPr>
            <w:tcW w:w="1531" w:type="dxa"/>
            <w:shd w:val="clear" w:color="auto" w:fill="D9D9D9"/>
          </w:tcPr>
          <w:p w14:paraId="3A34C530" w14:textId="77777777" w:rsidR="001D0AFC" w:rsidRPr="00F65186" w:rsidRDefault="001D0AFC" w:rsidP="0062516F">
            <w:pPr>
              <w:spacing w:after="0" w:line="240" w:lineRule="auto"/>
              <w:rPr>
                <w:rFonts w:ascii="Arial" w:hAnsi="Arial" w:cs="Arial"/>
                <w:sz w:val="20"/>
                <w:szCs w:val="20"/>
              </w:rPr>
            </w:pPr>
            <w:r w:rsidRPr="00F65186">
              <w:rPr>
                <w:rFonts w:ascii="Arial" w:hAnsi="Arial" w:cs="Arial"/>
                <w:sz w:val="20"/>
                <w:szCs w:val="20"/>
              </w:rPr>
              <w:t>DNA</w:t>
            </w:r>
          </w:p>
        </w:tc>
        <w:tc>
          <w:tcPr>
            <w:tcW w:w="3695" w:type="dxa"/>
            <w:shd w:val="clear" w:color="auto" w:fill="D9D9D9"/>
          </w:tcPr>
          <w:p w14:paraId="157D8F3E" w14:textId="77777777" w:rsidR="001D0AFC" w:rsidRPr="00F65186" w:rsidRDefault="001D0AFC" w:rsidP="0062516F">
            <w:pPr>
              <w:spacing w:after="0" w:line="240" w:lineRule="auto"/>
              <w:rPr>
                <w:rFonts w:ascii="Arial" w:hAnsi="Arial" w:cs="Arial"/>
                <w:sz w:val="20"/>
                <w:szCs w:val="20"/>
              </w:rPr>
            </w:pPr>
            <w:r w:rsidRPr="00F65186">
              <w:rPr>
                <w:rFonts w:ascii="Arial" w:hAnsi="Arial" w:cs="Arial"/>
                <w:sz w:val="20"/>
                <w:szCs w:val="20"/>
              </w:rPr>
              <w:t>Updating content.</w:t>
            </w:r>
          </w:p>
        </w:tc>
      </w:tr>
      <w:tr w:rsidR="00C66207" w:rsidRPr="003E74F1" w14:paraId="64E90004" w14:textId="77777777" w:rsidTr="00E12059">
        <w:tc>
          <w:tcPr>
            <w:tcW w:w="1406" w:type="dxa"/>
            <w:shd w:val="clear" w:color="auto" w:fill="D9D9D9"/>
          </w:tcPr>
          <w:p w14:paraId="79F1B2A4" w14:textId="77777777" w:rsidR="00C66207" w:rsidRPr="00F65186" w:rsidRDefault="00C66207" w:rsidP="0062516F">
            <w:pPr>
              <w:spacing w:after="0" w:line="240" w:lineRule="auto"/>
              <w:rPr>
                <w:rFonts w:ascii="Arial" w:hAnsi="Arial" w:cs="Arial"/>
                <w:sz w:val="20"/>
                <w:szCs w:val="20"/>
              </w:rPr>
            </w:pPr>
            <w:r w:rsidRPr="00F65186">
              <w:rPr>
                <w:rFonts w:ascii="Arial" w:hAnsi="Arial" w:cs="Arial"/>
                <w:sz w:val="20"/>
                <w:szCs w:val="20"/>
              </w:rPr>
              <w:t>0.61</w:t>
            </w:r>
          </w:p>
        </w:tc>
        <w:tc>
          <w:tcPr>
            <w:tcW w:w="1217" w:type="dxa"/>
            <w:shd w:val="clear" w:color="auto" w:fill="D9D9D9"/>
          </w:tcPr>
          <w:p w14:paraId="485F3DB5" w14:textId="77777777" w:rsidR="00C66207" w:rsidRPr="00F65186" w:rsidRDefault="00C66207" w:rsidP="0062516F">
            <w:pPr>
              <w:spacing w:after="0" w:line="240" w:lineRule="auto"/>
              <w:rPr>
                <w:rFonts w:ascii="Arial" w:hAnsi="Arial" w:cs="Arial"/>
                <w:sz w:val="20"/>
                <w:szCs w:val="20"/>
              </w:rPr>
            </w:pPr>
            <w:r w:rsidRPr="00F65186">
              <w:rPr>
                <w:rFonts w:ascii="Arial" w:hAnsi="Arial" w:cs="Arial"/>
                <w:sz w:val="20"/>
                <w:szCs w:val="20"/>
              </w:rPr>
              <w:t>15.01.2016</w:t>
            </w:r>
          </w:p>
        </w:tc>
        <w:tc>
          <w:tcPr>
            <w:tcW w:w="2005" w:type="dxa"/>
            <w:shd w:val="clear" w:color="auto" w:fill="D9D9D9"/>
          </w:tcPr>
          <w:p w14:paraId="08CF139C" w14:textId="77777777" w:rsidR="00C66207" w:rsidRPr="00F65186" w:rsidRDefault="00C66207" w:rsidP="0062516F">
            <w:pPr>
              <w:spacing w:after="0" w:line="240" w:lineRule="auto"/>
              <w:rPr>
                <w:rFonts w:ascii="Arial" w:hAnsi="Arial" w:cs="Arial"/>
                <w:sz w:val="20"/>
                <w:szCs w:val="20"/>
              </w:rPr>
            </w:pPr>
            <w:r w:rsidRPr="00F65186">
              <w:rPr>
                <w:rFonts w:ascii="Arial" w:hAnsi="Arial" w:cs="Arial"/>
                <w:sz w:val="20"/>
                <w:szCs w:val="20"/>
              </w:rPr>
              <w:t xml:space="preserve">Gregor </w:t>
            </w:r>
            <w:proofErr w:type="spellStart"/>
            <w:r w:rsidRPr="00F65186">
              <w:rPr>
                <w:rFonts w:ascii="Arial" w:hAnsi="Arial" w:cs="Arial"/>
                <w:sz w:val="20"/>
                <w:szCs w:val="20"/>
              </w:rPr>
              <w:t>Zavrsnik</w:t>
            </w:r>
            <w:proofErr w:type="spellEnd"/>
          </w:p>
        </w:tc>
        <w:tc>
          <w:tcPr>
            <w:tcW w:w="1531" w:type="dxa"/>
            <w:shd w:val="clear" w:color="auto" w:fill="D9D9D9"/>
          </w:tcPr>
          <w:p w14:paraId="0B300CC2" w14:textId="77777777" w:rsidR="00C66207" w:rsidRPr="00F65186" w:rsidRDefault="00C66207" w:rsidP="0062516F">
            <w:pPr>
              <w:spacing w:after="0" w:line="240" w:lineRule="auto"/>
              <w:rPr>
                <w:rFonts w:ascii="Arial" w:hAnsi="Arial" w:cs="Arial"/>
                <w:sz w:val="20"/>
                <w:szCs w:val="20"/>
              </w:rPr>
            </w:pPr>
            <w:r w:rsidRPr="00F65186">
              <w:rPr>
                <w:rFonts w:ascii="Arial" w:hAnsi="Arial" w:cs="Arial"/>
                <w:sz w:val="20"/>
                <w:szCs w:val="20"/>
              </w:rPr>
              <w:t>SNA</w:t>
            </w:r>
          </w:p>
        </w:tc>
        <w:tc>
          <w:tcPr>
            <w:tcW w:w="3695" w:type="dxa"/>
            <w:shd w:val="clear" w:color="auto" w:fill="D9D9D9"/>
          </w:tcPr>
          <w:p w14:paraId="4D663416" w14:textId="77777777" w:rsidR="00C66207" w:rsidRPr="00F65186" w:rsidRDefault="00C66207" w:rsidP="0062516F">
            <w:pPr>
              <w:spacing w:after="0" w:line="240" w:lineRule="auto"/>
              <w:rPr>
                <w:rFonts w:ascii="Arial" w:hAnsi="Arial" w:cs="Arial"/>
                <w:sz w:val="20"/>
                <w:szCs w:val="20"/>
              </w:rPr>
            </w:pPr>
            <w:r w:rsidRPr="00F65186">
              <w:rPr>
                <w:rFonts w:ascii="Arial" w:hAnsi="Arial" w:cs="Arial"/>
                <w:sz w:val="20"/>
                <w:szCs w:val="20"/>
              </w:rPr>
              <w:t>Updating content.</w:t>
            </w:r>
          </w:p>
        </w:tc>
      </w:tr>
      <w:tr w:rsidR="001D0AFC" w:rsidRPr="003E74F1" w14:paraId="3A9CB9E3" w14:textId="77777777" w:rsidTr="00E12059">
        <w:tc>
          <w:tcPr>
            <w:tcW w:w="1406" w:type="dxa"/>
            <w:shd w:val="clear" w:color="auto" w:fill="D9D9D9"/>
          </w:tcPr>
          <w:p w14:paraId="59B272FE" w14:textId="77777777" w:rsidR="001D0AFC" w:rsidRPr="00F65186" w:rsidRDefault="00C66207" w:rsidP="0062516F">
            <w:pPr>
              <w:spacing w:after="0" w:line="240" w:lineRule="auto"/>
              <w:rPr>
                <w:rFonts w:ascii="Arial" w:hAnsi="Arial" w:cs="Arial"/>
                <w:sz w:val="20"/>
                <w:szCs w:val="20"/>
              </w:rPr>
            </w:pPr>
            <w:r w:rsidRPr="00F65186">
              <w:rPr>
                <w:rFonts w:ascii="Arial" w:hAnsi="Arial" w:cs="Arial"/>
                <w:sz w:val="20"/>
                <w:szCs w:val="20"/>
              </w:rPr>
              <w:t>0.62</w:t>
            </w:r>
          </w:p>
        </w:tc>
        <w:tc>
          <w:tcPr>
            <w:tcW w:w="1217" w:type="dxa"/>
            <w:shd w:val="clear" w:color="auto" w:fill="D9D9D9"/>
          </w:tcPr>
          <w:p w14:paraId="2DF25670" w14:textId="77777777" w:rsidR="001D0AFC" w:rsidRPr="00F65186" w:rsidRDefault="00C66207" w:rsidP="0062516F">
            <w:pPr>
              <w:spacing w:after="0" w:line="240" w:lineRule="auto"/>
              <w:rPr>
                <w:rFonts w:ascii="Arial" w:hAnsi="Arial" w:cs="Arial"/>
                <w:sz w:val="20"/>
                <w:szCs w:val="20"/>
              </w:rPr>
            </w:pPr>
            <w:r w:rsidRPr="00F65186">
              <w:rPr>
                <w:rFonts w:ascii="Arial" w:hAnsi="Arial" w:cs="Arial"/>
                <w:sz w:val="20"/>
                <w:szCs w:val="20"/>
              </w:rPr>
              <w:t>18</w:t>
            </w:r>
            <w:r w:rsidR="001D0AFC" w:rsidRPr="00F65186">
              <w:rPr>
                <w:rFonts w:ascii="Arial" w:hAnsi="Arial" w:cs="Arial"/>
                <w:sz w:val="20"/>
                <w:szCs w:val="20"/>
              </w:rPr>
              <w:t>.01.2016</w:t>
            </w:r>
          </w:p>
        </w:tc>
        <w:tc>
          <w:tcPr>
            <w:tcW w:w="2005" w:type="dxa"/>
            <w:shd w:val="clear" w:color="auto" w:fill="D9D9D9"/>
          </w:tcPr>
          <w:p w14:paraId="44EACA33" w14:textId="77777777" w:rsidR="001D0AFC" w:rsidRPr="00F65186" w:rsidRDefault="001D0AFC" w:rsidP="0062516F">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shd w:val="clear" w:color="auto" w:fill="D9D9D9"/>
          </w:tcPr>
          <w:p w14:paraId="7E5BD340" w14:textId="77777777" w:rsidR="001D0AFC" w:rsidRPr="00F65186" w:rsidRDefault="001D0AFC" w:rsidP="0062516F">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23C43E74" w14:textId="77777777" w:rsidR="001D0AFC" w:rsidRPr="00F65186" w:rsidRDefault="001D0AFC" w:rsidP="0062516F">
            <w:pPr>
              <w:spacing w:after="0" w:line="240" w:lineRule="auto"/>
              <w:rPr>
                <w:rFonts w:ascii="Arial" w:hAnsi="Arial" w:cs="Arial"/>
                <w:sz w:val="20"/>
                <w:szCs w:val="20"/>
              </w:rPr>
            </w:pPr>
            <w:r w:rsidRPr="00F65186">
              <w:rPr>
                <w:rFonts w:ascii="Arial" w:hAnsi="Arial" w:cs="Arial"/>
                <w:sz w:val="20"/>
                <w:szCs w:val="20"/>
              </w:rPr>
              <w:t>Updating content.</w:t>
            </w:r>
          </w:p>
        </w:tc>
      </w:tr>
      <w:tr w:rsidR="002C5171" w:rsidRPr="003E74F1" w14:paraId="2163D914" w14:textId="77777777" w:rsidTr="00E12059">
        <w:tc>
          <w:tcPr>
            <w:tcW w:w="1406" w:type="dxa"/>
            <w:shd w:val="clear" w:color="auto" w:fill="D9D9D9"/>
          </w:tcPr>
          <w:p w14:paraId="299419D3" w14:textId="77777777" w:rsidR="002C5171" w:rsidRPr="00F65186" w:rsidRDefault="002C5171" w:rsidP="0062516F">
            <w:pPr>
              <w:spacing w:after="0" w:line="240" w:lineRule="auto"/>
              <w:rPr>
                <w:rFonts w:ascii="Arial" w:hAnsi="Arial" w:cs="Arial"/>
                <w:sz w:val="20"/>
                <w:szCs w:val="20"/>
              </w:rPr>
            </w:pPr>
            <w:r w:rsidRPr="00F65186">
              <w:rPr>
                <w:rFonts w:ascii="Arial" w:hAnsi="Arial" w:cs="Arial"/>
                <w:sz w:val="20"/>
                <w:szCs w:val="20"/>
              </w:rPr>
              <w:t>0.63</w:t>
            </w:r>
          </w:p>
        </w:tc>
        <w:tc>
          <w:tcPr>
            <w:tcW w:w="1217" w:type="dxa"/>
            <w:shd w:val="clear" w:color="auto" w:fill="D9D9D9"/>
          </w:tcPr>
          <w:p w14:paraId="31AF7DC2" w14:textId="77777777" w:rsidR="002C5171" w:rsidRPr="00F65186" w:rsidRDefault="002C5171" w:rsidP="0062516F">
            <w:pPr>
              <w:spacing w:after="0" w:line="240" w:lineRule="auto"/>
              <w:rPr>
                <w:rFonts w:ascii="Arial" w:hAnsi="Arial" w:cs="Arial"/>
                <w:sz w:val="20"/>
                <w:szCs w:val="20"/>
              </w:rPr>
            </w:pPr>
            <w:r w:rsidRPr="00F65186">
              <w:rPr>
                <w:rFonts w:ascii="Arial" w:hAnsi="Arial" w:cs="Arial"/>
                <w:sz w:val="20"/>
                <w:szCs w:val="20"/>
              </w:rPr>
              <w:t>20.01.2016</w:t>
            </w:r>
          </w:p>
        </w:tc>
        <w:tc>
          <w:tcPr>
            <w:tcW w:w="2005" w:type="dxa"/>
            <w:shd w:val="clear" w:color="auto" w:fill="D9D9D9"/>
          </w:tcPr>
          <w:p w14:paraId="3478479B" w14:textId="77777777" w:rsidR="002C5171" w:rsidRPr="00F65186" w:rsidRDefault="002C5171" w:rsidP="0062516F">
            <w:pPr>
              <w:spacing w:after="0" w:line="240" w:lineRule="auto"/>
              <w:rPr>
                <w:rFonts w:ascii="Arial" w:hAnsi="Arial" w:cs="Arial"/>
                <w:sz w:val="20"/>
                <w:szCs w:val="20"/>
              </w:rPr>
            </w:pPr>
            <w:r w:rsidRPr="00F65186">
              <w:rPr>
                <w:rFonts w:ascii="Arial" w:hAnsi="Arial" w:cs="Arial"/>
                <w:sz w:val="20"/>
                <w:szCs w:val="20"/>
              </w:rPr>
              <w:t xml:space="preserve">Phillip Mike </w:t>
            </w:r>
            <w:proofErr w:type="spellStart"/>
            <w:r w:rsidRPr="00F65186">
              <w:rPr>
                <w:rFonts w:ascii="Arial" w:hAnsi="Arial" w:cs="Arial"/>
                <w:sz w:val="20"/>
                <w:szCs w:val="20"/>
              </w:rPr>
              <w:t>Tømmerholt</w:t>
            </w:r>
            <w:proofErr w:type="spellEnd"/>
          </w:p>
        </w:tc>
        <w:tc>
          <w:tcPr>
            <w:tcW w:w="1531" w:type="dxa"/>
            <w:shd w:val="clear" w:color="auto" w:fill="D9D9D9"/>
          </w:tcPr>
          <w:p w14:paraId="055FCDC5" w14:textId="77777777" w:rsidR="002C5171" w:rsidRPr="00F65186" w:rsidRDefault="002C5171" w:rsidP="0062516F">
            <w:pPr>
              <w:spacing w:after="0" w:line="240" w:lineRule="auto"/>
              <w:rPr>
                <w:rFonts w:ascii="Arial" w:hAnsi="Arial" w:cs="Arial"/>
                <w:sz w:val="20"/>
                <w:szCs w:val="20"/>
              </w:rPr>
            </w:pPr>
            <w:r w:rsidRPr="00F65186">
              <w:rPr>
                <w:rFonts w:ascii="Arial" w:hAnsi="Arial" w:cs="Arial"/>
                <w:sz w:val="20"/>
                <w:szCs w:val="20"/>
              </w:rPr>
              <w:t>DNA</w:t>
            </w:r>
          </w:p>
        </w:tc>
        <w:tc>
          <w:tcPr>
            <w:tcW w:w="3695" w:type="dxa"/>
            <w:shd w:val="clear" w:color="auto" w:fill="D9D9D9"/>
          </w:tcPr>
          <w:p w14:paraId="4765A47B" w14:textId="77777777" w:rsidR="002C5171" w:rsidRPr="00F65186" w:rsidRDefault="002C5171" w:rsidP="0062516F">
            <w:pPr>
              <w:spacing w:after="0" w:line="240" w:lineRule="auto"/>
              <w:rPr>
                <w:rFonts w:ascii="Arial" w:hAnsi="Arial" w:cs="Arial"/>
                <w:sz w:val="20"/>
                <w:szCs w:val="20"/>
              </w:rPr>
            </w:pPr>
            <w:r w:rsidRPr="00F65186">
              <w:rPr>
                <w:rFonts w:ascii="Arial" w:hAnsi="Arial" w:cs="Arial"/>
                <w:sz w:val="20"/>
                <w:szCs w:val="20"/>
              </w:rPr>
              <w:t>Updating content.</w:t>
            </w:r>
          </w:p>
        </w:tc>
      </w:tr>
      <w:tr w:rsidR="00022FEB" w:rsidRPr="003E74F1" w14:paraId="4DA6CA19" w14:textId="77777777" w:rsidTr="00E12059">
        <w:tc>
          <w:tcPr>
            <w:tcW w:w="1406" w:type="dxa"/>
            <w:shd w:val="clear" w:color="auto" w:fill="D9D9D9"/>
          </w:tcPr>
          <w:p w14:paraId="0E8B984E" w14:textId="77777777" w:rsidR="00022FEB" w:rsidRPr="00F65186" w:rsidRDefault="00022FEB" w:rsidP="00D6773E">
            <w:pPr>
              <w:spacing w:after="0" w:line="240" w:lineRule="auto"/>
              <w:rPr>
                <w:rFonts w:ascii="Arial" w:hAnsi="Arial" w:cs="Arial"/>
                <w:sz w:val="20"/>
                <w:szCs w:val="20"/>
              </w:rPr>
            </w:pPr>
            <w:r w:rsidRPr="00F65186">
              <w:rPr>
                <w:rFonts w:ascii="Arial" w:hAnsi="Arial" w:cs="Arial"/>
                <w:sz w:val="20"/>
                <w:szCs w:val="20"/>
              </w:rPr>
              <w:t>0.64</w:t>
            </w:r>
          </w:p>
        </w:tc>
        <w:tc>
          <w:tcPr>
            <w:tcW w:w="1217" w:type="dxa"/>
            <w:shd w:val="clear" w:color="auto" w:fill="D9D9D9"/>
          </w:tcPr>
          <w:p w14:paraId="1C5E991E" w14:textId="77777777" w:rsidR="00022FEB" w:rsidRPr="00F65186" w:rsidRDefault="00022FEB" w:rsidP="00D6773E">
            <w:pPr>
              <w:spacing w:after="0" w:line="240" w:lineRule="auto"/>
              <w:rPr>
                <w:rFonts w:ascii="Arial" w:hAnsi="Arial" w:cs="Arial"/>
                <w:sz w:val="20"/>
                <w:szCs w:val="20"/>
              </w:rPr>
            </w:pPr>
            <w:r w:rsidRPr="00F65186">
              <w:rPr>
                <w:rFonts w:ascii="Arial" w:hAnsi="Arial" w:cs="Arial"/>
                <w:sz w:val="20"/>
                <w:szCs w:val="20"/>
              </w:rPr>
              <w:t>25.01.2016</w:t>
            </w:r>
          </w:p>
        </w:tc>
        <w:tc>
          <w:tcPr>
            <w:tcW w:w="2005" w:type="dxa"/>
            <w:shd w:val="clear" w:color="auto" w:fill="D9D9D9"/>
          </w:tcPr>
          <w:p w14:paraId="7424D0E3" w14:textId="77777777" w:rsidR="00022FEB" w:rsidRPr="00F65186" w:rsidRDefault="00022FEB" w:rsidP="00D6773E">
            <w:pPr>
              <w:spacing w:after="0" w:line="240" w:lineRule="auto"/>
              <w:rPr>
                <w:rFonts w:ascii="Arial" w:hAnsi="Arial" w:cs="Arial"/>
                <w:sz w:val="20"/>
                <w:szCs w:val="20"/>
              </w:rPr>
            </w:pPr>
            <w:r w:rsidRPr="00F65186">
              <w:rPr>
                <w:rFonts w:ascii="Arial" w:hAnsi="Arial" w:cs="Arial"/>
                <w:sz w:val="20"/>
                <w:szCs w:val="20"/>
              </w:rPr>
              <w:t xml:space="preserve">Phillip Mike </w:t>
            </w:r>
            <w:proofErr w:type="spellStart"/>
            <w:r w:rsidRPr="00F65186">
              <w:rPr>
                <w:rFonts w:ascii="Arial" w:hAnsi="Arial" w:cs="Arial"/>
                <w:sz w:val="20"/>
                <w:szCs w:val="20"/>
              </w:rPr>
              <w:t>Tømmerholt</w:t>
            </w:r>
            <w:proofErr w:type="spellEnd"/>
          </w:p>
        </w:tc>
        <w:tc>
          <w:tcPr>
            <w:tcW w:w="1531" w:type="dxa"/>
            <w:shd w:val="clear" w:color="auto" w:fill="D9D9D9"/>
          </w:tcPr>
          <w:p w14:paraId="436E8F1F" w14:textId="77777777" w:rsidR="00022FEB" w:rsidRPr="00F65186" w:rsidRDefault="00022FEB" w:rsidP="00D6773E">
            <w:pPr>
              <w:spacing w:after="0" w:line="240" w:lineRule="auto"/>
              <w:rPr>
                <w:rFonts w:ascii="Arial" w:hAnsi="Arial" w:cs="Arial"/>
                <w:sz w:val="20"/>
                <w:szCs w:val="20"/>
              </w:rPr>
            </w:pPr>
            <w:r w:rsidRPr="00F65186">
              <w:rPr>
                <w:rFonts w:ascii="Arial" w:hAnsi="Arial" w:cs="Arial"/>
                <w:sz w:val="20"/>
                <w:szCs w:val="20"/>
              </w:rPr>
              <w:t>DNA</w:t>
            </w:r>
          </w:p>
        </w:tc>
        <w:tc>
          <w:tcPr>
            <w:tcW w:w="3695" w:type="dxa"/>
            <w:shd w:val="clear" w:color="auto" w:fill="D9D9D9"/>
          </w:tcPr>
          <w:p w14:paraId="03757F71" w14:textId="77777777" w:rsidR="00022FEB" w:rsidRPr="00F65186" w:rsidRDefault="00022FEB" w:rsidP="00D6773E">
            <w:pPr>
              <w:spacing w:after="0" w:line="240" w:lineRule="auto"/>
              <w:rPr>
                <w:rFonts w:ascii="Arial" w:hAnsi="Arial" w:cs="Arial"/>
                <w:sz w:val="20"/>
                <w:szCs w:val="20"/>
              </w:rPr>
            </w:pPr>
            <w:r w:rsidRPr="00F65186">
              <w:rPr>
                <w:rFonts w:ascii="Arial" w:hAnsi="Arial" w:cs="Arial"/>
                <w:sz w:val="20"/>
                <w:szCs w:val="20"/>
              </w:rPr>
              <w:t>Updating content.</w:t>
            </w:r>
          </w:p>
        </w:tc>
      </w:tr>
      <w:tr w:rsidR="00E213CB" w:rsidRPr="003E74F1" w14:paraId="48AECBDA" w14:textId="77777777" w:rsidTr="00E12059">
        <w:tc>
          <w:tcPr>
            <w:tcW w:w="1406" w:type="dxa"/>
            <w:shd w:val="clear" w:color="auto" w:fill="D9D9D9"/>
          </w:tcPr>
          <w:p w14:paraId="12A3F5D4" w14:textId="77777777" w:rsidR="00E213CB" w:rsidRPr="00F65186" w:rsidRDefault="00E213CB" w:rsidP="0062516F">
            <w:pPr>
              <w:spacing w:after="0" w:line="240" w:lineRule="auto"/>
              <w:rPr>
                <w:rFonts w:ascii="Arial" w:hAnsi="Arial" w:cs="Arial"/>
                <w:sz w:val="20"/>
                <w:szCs w:val="20"/>
              </w:rPr>
            </w:pPr>
            <w:r w:rsidRPr="00F65186">
              <w:rPr>
                <w:rFonts w:ascii="Arial" w:hAnsi="Arial" w:cs="Arial"/>
                <w:sz w:val="20"/>
                <w:szCs w:val="20"/>
              </w:rPr>
              <w:t>0.7</w:t>
            </w:r>
          </w:p>
        </w:tc>
        <w:tc>
          <w:tcPr>
            <w:tcW w:w="1217" w:type="dxa"/>
            <w:shd w:val="clear" w:color="auto" w:fill="D9D9D9"/>
          </w:tcPr>
          <w:p w14:paraId="371A8A34" w14:textId="77777777" w:rsidR="00E213CB" w:rsidRPr="00F65186" w:rsidRDefault="00E213CB" w:rsidP="0062516F">
            <w:pPr>
              <w:spacing w:after="0" w:line="240" w:lineRule="auto"/>
              <w:rPr>
                <w:rFonts w:ascii="Arial" w:hAnsi="Arial" w:cs="Arial"/>
                <w:sz w:val="20"/>
                <w:szCs w:val="20"/>
              </w:rPr>
            </w:pPr>
            <w:r w:rsidRPr="00F65186">
              <w:rPr>
                <w:rFonts w:ascii="Arial" w:hAnsi="Arial" w:cs="Arial"/>
                <w:sz w:val="20"/>
                <w:szCs w:val="20"/>
              </w:rPr>
              <w:t>26.01.2016</w:t>
            </w:r>
          </w:p>
        </w:tc>
        <w:tc>
          <w:tcPr>
            <w:tcW w:w="2005" w:type="dxa"/>
            <w:shd w:val="clear" w:color="auto" w:fill="D9D9D9"/>
          </w:tcPr>
          <w:p w14:paraId="1034AB9C" w14:textId="77777777" w:rsidR="00E213CB" w:rsidRPr="00F65186" w:rsidRDefault="00E213CB" w:rsidP="005C3068">
            <w:pPr>
              <w:spacing w:after="0" w:line="240" w:lineRule="auto"/>
              <w:rPr>
                <w:rFonts w:ascii="Arial" w:hAnsi="Arial" w:cs="Arial"/>
                <w:sz w:val="20"/>
                <w:szCs w:val="20"/>
              </w:rPr>
            </w:pPr>
            <w:r w:rsidRPr="00F65186">
              <w:rPr>
                <w:rFonts w:ascii="Arial" w:hAnsi="Arial" w:cs="Arial"/>
                <w:sz w:val="20"/>
                <w:szCs w:val="20"/>
              </w:rPr>
              <w:t xml:space="preserve">Sven </w:t>
            </w:r>
            <w:proofErr w:type="spellStart"/>
            <w:r w:rsidRPr="00F65186">
              <w:rPr>
                <w:rFonts w:ascii="Arial" w:hAnsi="Arial" w:cs="Arial"/>
                <w:sz w:val="20"/>
                <w:szCs w:val="20"/>
              </w:rPr>
              <w:t>Schlarb</w:t>
            </w:r>
            <w:proofErr w:type="spellEnd"/>
          </w:p>
        </w:tc>
        <w:tc>
          <w:tcPr>
            <w:tcW w:w="1531" w:type="dxa"/>
            <w:shd w:val="clear" w:color="auto" w:fill="D9D9D9"/>
          </w:tcPr>
          <w:p w14:paraId="4FA8346C" w14:textId="77777777" w:rsidR="00E213CB" w:rsidRPr="00F65186" w:rsidRDefault="00E213CB" w:rsidP="005C3068">
            <w:pPr>
              <w:spacing w:after="0" w:line="240" w:lineRule="auto"/>
              <w:rPr>
                <w:rFonts w:ascii="Arial" w:hAnsi="Arial" w:cs="Arial"/>
                <w:sz w:val="20"/>
                <w:szCs w:val="20"/>
              </w:rPr>
            </w:pPr>
            <w:r w:rsidRPr="00F65186">
              <w:rPr>
                <w:rFonts w:ascii="Arial" w:hAnsi="Arial" w:cs="Arial"/>
                <w:sz w:val="20"/>
                <w:szCs w:val="20"/>
              </w:rPr>
              <w:t>AIT</w:t>
            </w:r>
          </w:p>
        </w:tc>
        <w:tc>
          <w:tcPr>
            <w:tcW w:w="3695" w:type="dxa"/>
            <w:shd w:val="clear" w:color="auto" w:fill="D9D9D9"/>
          </w:tcPr>
          <w:p w14:paraId="02EFE848" w14:textId="77777777" w:rsidR="00E213CB" w:rsidRPr="00F65186" w:rsidRDefault="00E213CB" w:rsidP="0062516F">
            <w:pPr>
              <w:spacing w:after="0" w:line="240" w:lineRule="auto"/>
              <w:rPr>
                <w:rFonts w:ascii="Arial" w:hAnsi="Arial" w:cs="Arial"/>
                <w:sz w:val="20"/>
                <w:szCs w:val="20"/>
              </w:rPr>
            </w:pPr>
            <w:r w:rsidRPr="00F65186">
              <w:rPr>
                <w:rFonts w:ascii="Arial" w:hAnsi="Arial" w:cs="Arial"/>
                <w:sz w:val="20"/>
                <w:szCs w:val="20"/>
              </w:rPr>
              <w:t>Quality assurance and proof-reading.</w:t>
            </w:r>
          </w:p>
        </w:tc>
      </w:tr>
      <w:tr w:rsidR="00022FEB" w:rsidRPr="003E74F1" w14:paraId="688AD85E" w14:textId="77777777" w:rsidTr="00E12059">
        <w:tc>
          <w:tcPr>
            <w:tcW w:w="1406" w:type="dxa"/>
            <w:shd w:val="clear" w:color="auto" w:fill="D9D9D9"/>
          </w:tcPr>
          <w:p w14:paraId="74CF3ECA" w14:textId="77777777" w:rsidR="00022FEB" w:rsidRPr="00F65186" w:rsidRDefault="00022FEB" w:rsidP="00893C6A">
            <w:pPr>
              <w:spacing w:after="0" w:line="240" w:lineRule="auto"/>
              <w:rPr>
                <w:rFonts w:ascii="Arial" w:hAnsi="Arial" w:cs="Arial"/>
                <w:sz w:val="20"/>
                <w:szCs w:val="20"/>
              </w:rPr>
            </w:pPr>
            <w:r w:rsidRPr="00F65186">
              <w:rPr>
                <w:rFonts w:ascii="Arial" w:hAnsi="Arial" w:cs="Arial"/>
                <w:sz w:val="20"/>
                <w:szCs w:val="20"/>
              </w:rPr>
              <w:t>0.8</w:t>
            </w:r>
          </w:p>
        </w:tc>
        <w:tc>
          <w:tcPr>
            <w:tcW w:w="1217" w:type="dxa"/>
            <w:shd w:val="clear" w:color="auto" w:fill="D9D9D9"/>
          </w:tcPr>
          <w:p w14:paraId="4DA8BEFF" w14:textId="77777777" w:rsidR="00022FEB" w:rsidRPr="00F65186" w:rsidRDefault="00E213CB" w:rsidP="00893C6A">
            <w:pPr>
              <w:spacing w:after="0" w:line="240" w:lineRule="auto"/>
              <w:rPr>
                <w:rFonts w:ascii="Arial" w:hAnsi="Arial" w:cs="Arial"/>
                <w:sz w:val="20"/>
                <w:szCs w:val="20"/>
              </w:rPr>
            </w:pPr>
            <w:r w:rsidRPr="00F65186">
              <w:rPr>
                <w:rFonts w:ascii="Arial" w:hAnsi="Arial" w:cs="Arial"/>
                <w:sz w:val="20"/>
                <w:szCs w:val="20"/>
              </w:rPr>
              <w:t>27</w:t>
            </w:r>
            <w:r w:rsidR="00022FEB" w:rsidRPr="00F65186">
              <w:rPr>
                <w:rFonts w:ascii="Arial" w:hAnsi="Arial" w:cs="Arial"/>
                <w:sz w:val="20"/>
                <w:szCs w:val="20"/>
              </w:rPr>
              <w:t>.01.2016</w:t>
            </w:r>
          </w:p>
        </w:tc>
        <w:tc>
          <w:tcPr>
            <w:tcW w:w="2005" w:type="dxa"/>
            <w:shd w:val="clear" w:color="auto" w:fill="D9D9D9"/>
          </w:tcPr>
          <w:p w14:paraId="5DB420F7" w14:textId="77777777" w:rsidR="00022FEB" w:rsidRPr="00F65186" w:rsidRDefault="00E213CB" w:rsidP="00BC4A55">
            <w:pPr>
              <w:spacing w:after="0" w:line="240" w:lineRule="auto"/>
              <w:rPr>
                <w:rFonts w:ascii="Arial" w:hAnsi="Arial" w:cs="Arial"/>
                <w:sz w:val="20"/>
                <w:szCs w:val="20"/>
              </w:rPr>
            </w:pPr>
            <w:proofErr w:type="spellStart"/>
            <w:r w:rsidRPr="00F65186">
              <w:rPr>
                <w:rFonts w:ascii="Arial" w:hAnsi="Arial" w:cs="Arial"/>
                <w:sz w:val="20"/>
                <w:szCs w:val="20"/>
              </w:rPr>
              <w:t>Kuldar</w:t>
            </w:r>
            <w:proofErr w:type="spellEnd"/>
            <w:r w:rsidRPr="00F65186">
              <w:rPr>
                <w:rFonts w:ascii="Arial" w:hAnsi="Arial" w:cs="Arial"/>
                <w:sz w:val="20"/>
                <w:szCs w:val="20"/>
              </w:rPr>
              <w:t xml:space="preserve"> </w:t>
            </w:r>
            <w:proofErr w:type="spellStart"/>
            <w:r w:rsidRPr="00F65186">
              <w:rPr>
                <w:rFonts w:ascii="Arial" w:hAnsi="Arial" w:cs="Arial"/>
                <w:sz w:val="20"/>
                <w:szCs w:val="20"/>
              </w:rPr>
              <w:t>Aas</w:t>
            </w:r>
            <w:proofErr w:type="spellEnd"/>
          </w:p>
        </w:tc>
        <w:tc>
          <w:tcPr>
            <w:tcW w:w="1531" w:type="dxa"/>
            <w:shd w:val="clear" w:color="auto" w:fill="D9D9D9"/>
          </w:tcPr>
          <w:p w14:paraId="626185E2" w14:textId="77777777" w:rsidR="00022FEB" w:rsidRPr="00F65186" w:rsidRDefault="00E213CB" w:rsidP="00BC4A55">
            <w:pPr>
              <w:spacing w:after="0" w:line="240" w:lineRule="auto"/>
              <w:rPr>
                <w:rFonts w:ascii="Arial" w:hAnsi="Arial" w:cs="Arial"/>
                <w:sz w:val="20"/>
                <w:szCs w:val="20"/>
              </w:rPr>
            </w:pPr>
            <w:r w:rsidRPr="00F65186">
              <w:rPr>
                <w:rFonts w:ascii="Arial" w:hAnsi="Arial" w:cs="Arial"/>
                <w:sz w:val="20"/>
                <w:szCs w:val="20"/>
              </w:rPr>
              <w:t>NAE</w:t>
            </w:r>
          </w:p>
        </w:tc>
        <w:tc>
          <w:tcPr>
            <w:tcW w:w="3695" w:type="dxa"/>
            <w:shd w:val="clear" w:color="auto" w:fill="D9D9D9"/>
          </w:tcPr>
          <w:p w14:paraId="525A2D5B" w14:textId="77777777" w:rsidR="00022FEB" w:rsidRPr="00F65186" w:rsidRDefault="00022FEB" w:rsidP="00BC4A55">
            <w:pPr>
              <w:spacing w:after="0" w:line="240" w:lineRule="auto"/>
              <w:rPr>
                <w:rFonts w:ascii="Arial" w:hAnsi="Arial" w:cs="Arial"/>
                <w:sz w:val="20"/>
                <w:szCs w:val="20"/>
              </w:rPr>
            </w:pPr>
            <w:r w:rsidRPr="00F65186">
              <w:rPr>
                <w:rFonts w:ascii="Arial" w:hAnsi="Arial" w:cs="Arial"/>
                <w:sz w:val="20"/>
                <w:szCs w:val="20"/>
              </w:rPr>
              <w:t>Quality assurance and proof-reading.</w:t>
            </w:r>
          </w:p>
        </w:tc>
      </w:tr>
      <w:tr w:rsidR="00022FEB" w:rsidRPr="003E74F1" w14:paraId="755790E0" w14:textId="77777777" w:rsidTr="00E12059">
        <w:tc>
          <w:tcPr>
            <w:tcW w:w="1406" w:type="dxa"/>
            <w:shd w:val="clear" w:color="auto" w:fill="D9D9D9"/>
          </w:tcPr>
          <w:p w14:paraId="319B85F6" w14:textId="77777777" w:rsidR="00022FEB" w:rsidRPr="00F65186" w:rsidRDefault="00022FEB" w:rsidP="00893C6A">
            <w:pPr>
              <w:spacing w:after="0" w:line="240" w:lineRule="auto"/>
              <w:rPr>
                <w:rFonts w:ascii="Arial" w:hAnsi="Arial" w:cs="Arial"/>
                <w:sz w:val="20"/>
                <w:szCs w:val="20"/>
              </w:rPr>
            </w:pPr>
            <w:r w:rsidRPr="00F65186">
              <w:rPr>
                <w:rFonts w:ascii="Arial" w:hAnsi="Arial" w:cs="Arial"/>
                <w:sz w:val="20"/>
                <w:szCs w:val="20"/>
              </w:rPr>
              <w:t>0.9</w:t>
            </w:r>
          </w:p>
        </w:tc>
        <w:tc>
          <w:tcPr>
            <w:tcW w:w="1217" w:type="dxa"/>
            <w:shd w:val="clear" w:color="auto" w:fill="D9D9D9"/>
          </w:tcPr>
          <w:p w14:paraId="366EF2DA" w14:textId="77777777" w:rsidR="00022FEB" w:rsidRPr="00F65186" w:rsidRDefault="00E213CB" w:rsidP="00893C6A">
            <w:pPr>
              <w:spacing w:after="0" w:line="240" w:lineRule="auto"/>
              <w:rPr>
                <w:rFonts w:ascii="Arial" w:hAnsi="Arial" w:cs="Arial"/>
                <w:sz w:val="20"/>
                <w:szCs w:val="20"/>
              </w:rPr>
            </w:pPr>
            <w:r w:rsidRPr="00F65186">
              <w:rPr>
                <w:rFonts w:ascii="Arial" w:hAnsi="Arial" w:cs="Arial"/>
                <w:sz w:val="20"/>
                <w:szCs w:val="20"/>
              </w:rPr>
              <w:t>29</w:t>
            </w:r>
            <w:r w:rsidR="00022FEB" w:rsidRPr="00F65186">
              <w:rPr>
                <w:rFonts w:ascii="Arial" w:hAnsi="Arial" w:cs="Arial"/>
                <w:sz w:val="20"/>
                <w:szCs w:val="20"/>
              </w:rPr>
              <w:t>.01.2016</w:t>
            </w:r>
          </w:p>
        </w:tc>
        <w:tc>
          <w:tcPr>
            <w:tcW w:w="2005" w:type="dxa"/>
            <w:shd w:val="clear" w:color="auto" w:fill="D9D9D9"/>
          </w:tcPr>
          <w:p w14:paraId="59676FC8" w14:textId="77777777" w:rsidR="00022FEB" w:rsidRPr="00F65186" w:rsidRDefault="00195804" w:rsidP="00BC4A55">
            <w:pPr>
              <w:spacing w:after="0" w:line="240" w:lineRule="auto"/>
              <w:rPr>
                <w:rFonts w:ascii="Arial" w:hAnsi="Arial" w:cs="Arial"/>
                <w:sz w:val="20"/>
                <w:szCs w:val="20"/>
              </w:rPr>
            </w:pPr>
            <w:r w:rsidRPr="00F65186">
              <w:rPr>
                <w:rFonts w:ascii="Arial" w:hAnsi="Arial" w:cs="Arial"/>
                <w:sz w:val="20"/>
                <w:szCs w:val="20"/>
              </w:rPr>
              <w:t xml:space="preserve">Andrew Wilson and </w:t>
            </w:r>
            <w:r w:rsidR="00022FEB" w:rsidRPr="00F65186">
              <w:rPr>
                <w:rFonts w:ascii="Arial" w:hAnsi="Arial" w:cs="Arial"/>
                <w:sz w:val="20"/>
                <w:szCs w:val="20"/>
              </w:rPr>
              <w:t>David Anderson</w:t>
            </w:r>
          </w:p>
        </w:tc>
        <w:tc>
          <w:tcPr>
            <w:tcW w:w="1531" w:type="dxa"/>
            <w:shd w:val="clear" w:color="auto" w:fill="D9D9D9"/>
          </w:tcPr>
          <w:p w14:paraId="70383CA5" w14:textId="77777777" w:rsidR="00022FEB" w:rsidRPr="00F65186" w:rsidRDefault="00022FEB" w:rsidP="00BC4A55">
            <w:pPr>
              <w:spacing w:after="0" w:line="240" w:lineRule="auto"/>
              <w:rPr>
                <w:rFonts w:ascii="Arial" w:hAnsi="Arial" w:cs="Arial"/>
                <w:sz w:val="20"/>
                <w:szCs w:val="20"/>
              </w:rPr>
            </w:pPr>
            <w:r w:rsidRPr="00F65186">
              <w:rPr>
                <w:rFonts w:ascii="Arial" w:hAnsi="Arial" w:cs="Arial"/>
                <w:sz w:val="20"/>
                <w:szCs w:val="20"/>
              </w:rPr>
              <w:t>University of Brighton</w:t>
            </w:r>
          </w:p>
        </w:tc>
        <w:tc>
          <w:tcPr>
            <w:tcW w:w="3695" w:type="dxa"/>
            <w:shd w:val="clear" w:color="auto" w:fill="D9D9D9"/>
          </w:tcPr>
          <w:p w14:paraId="387B82D9" w14:textId="77777777" w:rsidR="00022FEB" w:rsidRPr="00F65186" w:rsidRDefault="00022FEB" w:rsidP="00BC4A55">
            <w:pPr>
              <w:spacing w:after="0" w:line="240" w:lineRule="auto"/>
              <w:rPr>
                <w:rFonts w:ascii="Arial" w:hAnsi="Arial" w:cs="Arial"/>
                <w:sz w:val="20"/>
                <w:szCs w:val="20"/>
              </w:rPr>
            </w:pPr>
            <w:r w:rsidRPr="00F65186">
              <w:rPr>
                <w:rFonts w:ascii="Arial" w:hAnsi="Arial" w:cs="Arial"/>
                <w:sz w:val="20"/>
                <w:szCs w:val="20"/>
              </w:rPr>
              <w:t xml:space="preserve">Quality assurance and proof-reading. </w:t>
            </w:r>
          </w:p>
        </w:tc>
      </w:tr>
      <w:tr w:rsidR="00022FEB" w:rsidRPr="003E74F1" w14:paraId="3B9C4FB8" w14:textId="77777777" w:rsidTr="00E12059">
        <w:tc>
          <w:tcPr>
            <w:tcW w:w="1406" w:type="dxa"/>
            <w:tcBorders>
              <w:bottom w:val="single" w:sz="18" w:space="0" w:color="auto"/>
            </w:tcBorders>
            <w:shd w:val="clear" w:color="auto" w:fill="D9D9D9"/>
          </w:tcPr>
          <w:p w14:paraId="3B5DDD9B" w14:textId="77777777" w:rsidR="00022FEB" w:rsidRPr="00F65186" w:rsidRDefault="00022FEB" w:rsidP="00893C6A">
            <w:pPr>
              <w:spacing w:after="0" w:line="240" w:lineRule="auto"/>
              <w:rPr>
                <w:rFonts w:ascii="Arial" w:hAnsi="Arial" w:cs="Arial"/>
                <w:sz w:val="20"/>
                <w:szCs w:val="20"/>
              </w:rPr>
            </w:pPr>
            <w:r w:rsidRPr="00F65186">
              <w:rPr>
                <w:rFonts w:ascii="Arial" w:hAnsi="Arial" w:cs="Arial"/>
                <w:sz w:val="20"/>
                <w:szCs w:val="20"/>
              </w:rPr>
              <w:t>1.0</w:t>
            </w:r>
          </w:p>
        </w:tc>
        <w:tc>
          <w:tcPr>
            <w:tcW w:w="1217" w:type="dxa"/>
            <w:tcBorders>
              <w:bottom w:val="single" w:sz="18" w:space="0" w:color="auto"/>
            </w:tcBorders>
            <w:shd w:val="clear" w:color="auto" w:fill="D9D9D9"/>
          </w:tcPr>
          <w:p w14:paraId="1B0B6372" w14:textId="77777777" w:rsidR="00022FEB" w:rsidRPr="00F65186" w:rsidRDefault="00022FEB" w:rsidP="00893C6A">
            <w:pPr>
              <w:spacing w:after="0" w:line="240" w:lineRule="auto"/>
              <w:rPr>
                <w:rFonts w:ascii="Arial" w:hAnsi="Arial" w:cs="Arial"/>
                <w:sz w:val="20"/>
                <w:szCs w:val="20"/>
              </w:rPr>
            </w:pPr>
            <w:r w:rsidRPr="00F65186">
              <w:rPr>
                <w:rFonts w:ascii="Arial" w:hAnsi="Arial" w:cs="Arial"/>
                <w:sz w:val="20"/>
                <w:szCs w:val="20"/>
              </w:rPr>
              <w:t>29.01.2016</w:t>
            </w:r>
          </w:p>
        </w:tc>
        <w:tc>
          <w:tcPr>
            <w:tcW w:w="2005" w:type="dxa"/>
            <w:tcBorders>
              <w:bottom w:val="single" w:sz="18" w:space="0" w:color="auto"/>
            </w:tcBorders>
            <w:shd w:val="clear" w:color="auto" w:fill="D9D9D9"/>
          </w:tcPr>
          <w:p w14:paraId="1EF2C19E" w14:textId="77777777" w:rsidR="00022FEB" w:rsidRPr="00F65186" w:rsidRDefault="00022FEB" w:rsidP="00BC4A55">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tcBorders>
              <w:bottom w:val="single" w:sz="18" w:space="0" w:color="auto"/>
            </w:tcBorders>
            <w:shd w:val="clear" w:color="auto" w:fill="D9D9D9"/>
          </w:tcPr>
          <w:p w14:paraId="61FA7C86" w14:textId="77777777" w:rsidR="00022FEB" w:rsidRPr="00F65186" w:rsidRDefault="00022FEB" w:rsidP="00BC4A55">
            <w:pPr>
              <w:spacing w:after="0" w:line="240" w:lineRule="auto"/>
              <w:rPr>
                <w:rFonts w:ascii="Arial" w:hAnsi="Arial" w:cs="Arial"/>
                <w:sz w:val="20"/>
                <w:szCs w:val="20"/>
              </w:rPr>
            </w:pPr>
            <w:r w:rsidRPr="00F65186">
              <w:rPr>
                <w:rFonts w:ascii="Arial" w:hAnsi="Arial" w:cs="Arial"/>
                <w:sz w:val="20"/>
                <w:szCs w:val="20"/>
              </w:rPr>
              <w:t>NAE</w:t>
            </w:r>
          </w:p>
        </w:tc>
        <w:tc>
          <w:tcPr>
            <w:tcW w:w="3695" w:type="dxa"/>
            <w:tcBorders>
              <w:bottom w:val="single" w:sz="18" w:space="0" w:color="auto"/>
            </w:tcBorders>
            <w:shd w:val="clear" w:color="auto" w:fill="D9D9D9"/>
          </w:tcPr>
          <w:p w14:paraId="61880E5F" w14:textId="77777777" w:rsidR="00022FEB" w:rsidRPr="00F65186" w:rsidRDefault="00022FEB" w:rsidP="002C5171">
            <w:pPr>
              <w:spacing w:after="0" w:line="240" w:lineRule="auto"/>
              <w:rPr>
                <w:rFonts w:ascii="Arial" w:hAnsi="Arial" w:cs="Arial"/>
                <w:sz w:val="20"/>
                <w:szCs w:val="20"/>
              </w:rPr>
            </w:pPr>
            <w:r w:rsidRPr="00F65186">
              <w:rPr>
                <w:rFonts w:ascii="Arial" w:hAnsi="Arial" w:cs="Arial"/>
                <w:b/>
                <w:sz w:val="20"/>
                <w:szCs w:val="20"/>
              </w:rPr>
              <w:t>Final version</w:t>
            </w:r>
            <w:r w:rsidRPr="00F65186">
              <w:rPr>
                <w:rFonts w:ascii="Arial" w:hAnsi="Arial" w:cs="Arial"/>
                <w:sz w:val="20"/>
                <w:szCs w:val="20"/>
              </w:rPr>
              <w:t xml:space="preserve"> (general part of D3.3)</w:t>
            </w:r>
          </w:p>
        </w:tc>
      </w:tr>
      <w:tr w:rsidR="00936E87" w:rsidRPr="003E74F1" w14:paraId="166D1625" w14:textId="77777777" w:rsidTr="00B13C45">
        <w:tc>
          <w:tcPr>
            <w:tcW w:w="1406" w:type="dxa"/>
            <w:tcBorders>
              <w:top w:val="single" w:sz="18" w:space="0" w:color="auto"/>
              <w:left w:val="single" w:sz="4" w:space="0" w:color="auto"/>
              <w:bottom w:val="single" w:sz="4" w:space="0" w:color="auto"/>
              <w:right w:val="single" w:sz="4" w:space="0" w:color="auto"/>
            </w:tcBorders>
          </w:tcPr>
          <w:p w14:paraId="76AB0D53" w14:textId="77777777" w:rsidR="00936E87" w:rsidRPr="00F65186" w:rsidRDefault="00936E87" w:rsidP="00E12059">
            <w:pPr>
              <w:spacing w:after="0" w:line="240" w:lineRule="auto"/>
              <w:rPr>
                <w:rFonts w:ascii="Arial" w:hAnsi="Arial" w:cs="Arial"/>
                <w:sz w:val="20"/>
                <w:szCs w:val="20"/>
              </w:rPr>
            </w:pPr>
            <w:r w:rsidRPr="00F65186">
              <w:rPr>
                <w:rFonts w:ascii="Arial" w:hAnsi="Arial" w:cs="Arial"/>
                <w:sz w:val="20"/>
                <w:szCs w:val="20"/>
              </w:rPr>
              <w:t>1.1</w:t>
            </w:r>
          </w:p>
        </w:tc>
        <w:tc>
          <w:tcPr>
            <w:tcW w:w="1217" w:type="dxa"/>
            <w:tcBorders>
              <w:top w:val="single" w:sz="18" w:space="0" w:color="auto"/>
              <w:left w:val="single" w:sz="4" w:space="0" w:color="auto"/>
              <w:bottom w:val="single" w:sz="4" w:space="0" w:color="auto"/>
              <w:right w:val="single" w:sz="4" w:space="0" w:color="auto"/>
            </w:tcBorders>
          </w:tcPr>
          <w:p w14:paraId="1B2B0DEF" w14:textId="77777777" w:rsidR="00936E87" w:rsidRPr="00F65186" w:rsidRDefault="005D4330" w:rsidP="00E12059">
            <w:pPr>
              <w:spacing w:after="0" w:line="240" w:lineRule="auto"/>
              <w:rPr>
                <w:rFonts w:ascii="Arial" w:hAnsi="Arial" w:cs="Arial"/>
                <w:sz w:val="20"/>
                <w:szCs w:val="20"/>
              </w:rPr>
            </w:pPr>
            <w:r w:rsidRPr="00F65186">
              <w:rPr>
                <w:rFonts w:ascii="Arial" w:hAnsi="Arial" w:cs="Arial"/>
                <w:sz w:val="20"/>
                <w:szCs w:val="20"/>
              </w:rPr>
              <w:t>14.07.2016</w:t>
            </w:r>
          </w:p>
        </w:tc>
        <w:tc>
          <w:tcPr>
            <w:tcW w:w="2005" w:type="dxa"/>
            <w:tcBorders>
              <w:top w:val="single" w:sz="18" w:space="0" w:color="auto"/>
              <w:left w:val="single" w:sz="4" w:space="0" w:color="auto"/>
              <w:bottom w:val="single" w:sz="4" w:space="0" w:color="auto"/>
              <w:right w:val="single" w:sz="4" w:space="0" w:color="auto"/>
            </w:tcBorders>
          </w:tcPr>
          <w:p w14:paraId="5DC24923" w14:textId="77777777" w:rsidR="00936E87" w:rsidRPr="00F65186" w:rsidRDefault="005D4330" w:rsidP="00E12059">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tcBorders>
              <w:top w:val="single" w:sz="18" w:space="0" w:color="auto"/>
              <w:left w:val="single" w:sz="4" w:space="0" w:color="auto"/>
              <w:bottom w:val="single" w:sz="4" w:space="0" w:color="auto"/>
              <w:right w:val="single" w:sz="4" w:space="0" w:color="auto"/>
            </w:tcBorders>
          </w:tcPr>
          <w:p w14:paraId="017CB037" w14:textId="77777777" w:rsidR="00936E87" w:rsidRPr="00F65186" w:rsidRDefault="005D4330" w:rsidP="00E12059">
            <w:pPr>
              <w:spacing w:after="0" w:line="240" w:lineRule="auto"/>
              <w:rPr>
                <w:rFonts w:ascii="Arial" w:hAnsi="Arial" w:cs="Arial"/>
                <w:sz w:val="20"/>
                <w:szCs w:val="20"/>
              </w:rPr>
            </w:pPr>
            <w:r w:rsidRPr="00F65186">
              <w:rPr>
                <w:rFonts w:ascii="Arial" w:hAnsi="Arial" w:cs="Arial"/>
                <w:sz w:val="20"/>
                <w:szCs w:val="20"/>
              </w:rPr>
              <w:t>NAE</w:t>
            </w:r>
          </w:p>
        </w:tc>
        <w:tc>
          <w:tcPr>
            <w:tcW w:w="3695" w:type="dxa"/>
            <w:tcBorders>
              <w:top w:val="single" w:sz="18" w:space="0" w:color="auto"/>
              <w:left w:val="single" w:sz="4" w:space="0" w:color="auto"/>
              <w:bottom w:val="single" w:sz="4" w:space="0" w:color="auto"/>
              <w:right w:val="single" w:sz="4" w:space="0" w:color="auto"/>
            </w:tcBorders>
          </w:tcPr>
          <w:p w14:paraId="2780E20F" w14:textId="77777777" w:rsidR="00936E87" w:rsidRPr="00F65186" w:rsidRDefault="005D4330" w:rsidP="00E12059">
            <w:pPr>
              <w:spacing w:after="0" w:line="240" w:lineRule="auto"/>
              <w:rPr>
                <w:rFonts w:ascii="Arial" w:hAnsi="Arial" w:cs="Arial"/>
                <w:sz w:val="20"/>
                <w:szCs w:val="20"/>
              </w:rPr>
            </w:pPr>
            <w:r w:rsidRPr="00F65186">
              <w:rPr>
                <w:rFonts w:ascii="Arial" w:hAnsi="Arial" w:cs="Arial"/>
                <w:sz w:val="20"/>
                <w:szCs w:val="20"/>
              </w:rPr>
              <w:t>Incorporating agreements made in the Common Specification work group.</w:t>
            </w:r>
          </w:p>
        </w:tc>
      </w:tr>
      <w:tr w:rsidR="00936E87" w:rsidRPr="003E74F1" w14:paraId="580A74A1" w14:textId="77777777" w:rsidTr="00936E87">
        <w:tc>
          <w:tcPr>
            <w:tcW w:w="1406" w:type="dxa"/>
            <w:tcBorders>
              <w:top w:val="single" w:sz="4" w:space="0" w:color="auto"/>
              <w:left w:val="single" w:sz="4" w:space="0" w:color="auto"/>
              <w:bottom w:val="single" w:sz="4" w:space="0" w:color="auto"/>
              <w:right w:val="single" w:sz="4" w:space="0" w:color="auto"/>
            </w:tcBorders>
          </w:tcPr>
          <w:p w14:paraId="71F74D5C" w14:textId="77777777" w:rsidR="00936E87" w:rsidRPr="00F65186" w:rsidRDefault="00936E87" w:rsidP="00E12059">
            <w:pPr>
              <w:spacing w:after="0" w:line="240" w:lineRule="auto"/>
              <w:rPr>
                <w:rFonts w:ascii="Arial" w:hAnsi="Arial" w:cs="Arial"/>
                <w:sz w:val="20"/>
                <w:szCs w:val="20"/>
              </w:rPr>
            </w:pPr>
            <w:r w:rsidRPr="00F65186">
              <w:rPr>
                <w:rFonts w:ascii="Arial" w:hAnsi="Arial" w:cs="Arial"/>
                <w:sz w:val="20"/>
                <w:szCs w:val="20"/>
              </w:rPr>
              <w:t>1.2</w:t>
            </w:r>
          </w:p>
        </w:tc>
        <w:tc>
          <w:tcPr>
            <w:tcW w:w="1217" w:type="dxa"/>
            <w:tcBorders>
              <w:top w:val="single" w:sz="4" w:space="0" w:color="auto"/>
              <w:left w:val="single" w:sz="4" w:space="0" w:color="auto"/>
              <w:bottom w:val="single" w:sz="4" w:space="0" w:color="auto"/>
              <w:right w:val="single" w:sz="4" w:space="0" w:color="auto"/>
            </w:tcBorders>
          </w:tcPr>
          <w:p w14:paraId="375FC8A8" w14:textId="77777777" w:rsidR="00936E87" w:rsidRPr="00F65186" w:rsidRDefault="00FD28D5" w:rsidP="00E12059">
            <w:pPr>
              <w:spacing w:after="0" w:line="240" w:lineRule="auto"/>
              <w:rPr>
                <w:rFonts w:ascii="Arial" w:hAnsi="Arial" w:cs="Arial"/>
                <w:sz w:val="20"/>
                <w:szCs w:val="20"/>
              </w:rPr>
            </w:pPr>
            <w:r w:rsidRPr="00F65186">
              <w:rPr>
                <w:rFonts w:ascii="Arial" w:hAnsi="Arial" w:cs="Arial"/>
                <w:sz w:val="20"/>
                <w:szCs w:val="20"/>
              </w:rPr>
              <w:t>12.12.2016</w:t>
            </w:r>
          </w:p>
        </w:tc>
        <w:tc>
          <w:tcPr>
            <w:tcW w:w="2005" w:type="dxa"/>
            <w:tcBorders>
              <w:top w:val="single" w:sz="4" w:space="0" w:color="auto"/>
              <w:left w:val="single" w:sz="4" w:space="0" w:color="auto"/>
              <w:bottom w:val="single" w:sz="4" w:space="0" w:color="auto"/>
              <w:right w:val="single" w:sz="4" w:space="0" w:color="auto"/>
            </w:tcBorders>
          </w:tcPr>
          <w:p w14:paraId="70A1AB6C" w14:textId="77777777" w:rsidR="00936E87" w:rsidRPr="00F65186" w:rsidRDefault="005D4330" w:rsidP="00E12059">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tcBorders>
              <w:top w:val="single" w:sz="4" w:space="0" w:color="auto"/>
              <w:left w:val="single" w:sz="4" w:space="0" w:color="auto"/>
              <w:bottom w:val="single" w:sz="4" w:space="0" w:color="auto"/>
              <w:right w:val="single" w:sz="4" w:space="0" w:color="auto"/>
            </w:tcBorders>
          </w:tcPr>
          <w:p w14:paraId="053A38A3" w14:textId="77777777" w:rsidR="00936E87" w:rsidRPr="00F65186" w:rsidRDefault="005D4330" w:rsidP="00E12059">
            <w:pPr>
              <w:spacing w:after="0" w:line="240" w:lineRule="auto"/>
              <w:rPr>
                <w:rFonts w:ascii="Arial" w:hAnsi="Arial" w:cs="Arial"/>
                <w:sz w:val="20"/>
                <w:szCs w:val="20"/>
              </w:rPr>
            </w:pPr>
            <w:r w:rsidRPr="00F65186">
              <w:rPr>
                <w:rFonts w:ascii="Arial" w:hAnsi="Arial" w:cs="Arial"/>
                <w:sz w:val="20"/>
                <w:szCs w:val="20"/>
              </w:rPr>
              <w:t>NAE</w:t>
            </w:r>
          </w:p>
        </w:tc>
        <w:tc>
          <w:tcPr>
            <w:tcW w:w="3695" w:type="dxa"/>
            <w:tcBorders>
              <w:top w:val="single" w:sz="4" w:space="0" w:color="auto"/>
              <w:left w:val="single" w:sz="4" w:space="0" w:color="auto"/>
              <w:bottom w:val="single" w:sz="4" w:space="0" w:color="auto"/>
              <w:right w:val="single" w:sz="4" w:space="0" w:color="auto"/>
            </w:tcBorders>
          </w:tcPr>
          <w:p w14:paraId="259B75FF" w14:textId="77777777" w:rsidR="00936E87" w:rsidRPr="00F65186" w:rsidRDefault="005D4330" w:rsidP="00E12059">
            <w:pPr>
              <w:spacing w:after="0" w:line="240" w:lineRule="auto"/>
              <w:rPr>
                <w:rFonts w:ascii="Arial" w:hAnsi="Arial" w:cs="Arial"/>
                <w:sz w:val="20"/>
                <w:szCs w:val="20"/>
              </w:rPr>
            </w:pPr>
            <w:r w:rsidRPr="00F65186">
              <w:rPr>
                <w:rFonts w:ascii="Arial" w:hAnsi="Arial" w:cs="Arial"/>
                <w:sz w:val="20"/>
                <w:szCs w:val="20"/>
              </w:rPr>
              <w:t>Incorporating agreements made in the Common Specification work group.</w:t>
            </w:r>
          </w:p>
        </w:tc>
      </w:tr>
      <w:tr w:rsidR="00FD28D5" w:rsidRPr="003E74F1" w14:paraId="0D412170" w14:textId="77777777" w:rsidTr="00936E87">
        <w:tc>
          <w:tcPr>
            <w:tcW w:w="1406" w:type="dxa"/>
            <w:tcBorders>
              <w:top w:val="single" w:sz="4" w:space="0" w:color="auto"/>
              <w:left w:val="single" w:sz="4" w:space="0" w:color="auto"/>
              <w:bottom w:val="single" w:sz="4" w:space="0" w:color="auto"/>
              <w:right w:val="single" w:sz="4" w:space="0" w:color="auto"/>
            </w:tcBorders>
          </w:tcPr>
          <w:p w14:paraId="242918C9" w14:textId="77777777" w:rsidR="00FD28D5" w:rsidRPr="00F65186" w:rsidRDefault="00FD28D5" w:rsidP="00E12059">
            <w:pPr>
              <w:spacing w:after="0" w:line="240" w:lineRule="auto"/>
              <w:rPr>
                <w:rFonts w:ascii="Arial" w:hAnsi="Arial" w:cs="Arial"/>
                <w:sz w:val="20"/>
                <w:szCs w:val="20"/>
              </w:rPr>
            </w:pPr>
            <w:r w:rsidRPr="00F65186">
              <w:rPr>
                <w:rFonts w:ascii="Arial" w:hAnsi="Arial" w:cs="Arial"/>
                <w:sz w:val="20"/>
                <w:szCs w:val="20"/>
              </w:rPr>
              <w:t>1.3</w:t>
            </w:r>
          </w:p>
        </w:tc>
        <w:tc>
          <w:tcPr>
            <w:tcW w:w="1217" w:type="dxa"/>
            <w:tcBorders>
              <w:top w:val="single" w:sz="4" w:space="0" w:color="auto"/>
              <w:left w:val="single" w:sz="4" w:space="0" w:color="auto"/>
              <w:bottom w:val="single" w:sz="4" w:space="0" w:color="auto"/>
              <w:right w:val="single" w:sz="4" w:space="0" w:color="auto"/>
            </w:tcBorders>
          </w:tcPr>
          <w:p w14:paraId="57A897C2" w14:textId="77777777" w:rsidR="00FD28D5" w:rsidRPr="00F65186" w:rsidRDefault="00FD28D5" w:rsidP="003835A8">
            <w:pPr>
              <w:spacing w:after="0" w:line="240" w:lineRule="auto"/>
              <w:rPr>
                <w:rFonts w:ascii="Arial" w:hAnsi="Arial" w:cs="Arial"/>
                <w:sz w:val="20"/>
                <w:szCs w:val="20"/>
              </w:rPr>
            </w:pPr>
            <w:r w:rsidRPr="00F65186">
              <w:rPr>
                <w:rFonts w:ascii="Arial" w:hAnsi="Arial" w:cs="Arial"/>
                <w:sz w:val="20"/>
                <w:szCs w:val="20"/>
              </w:rPr>
              <w:t>13.01.201</w:t>
            </w:r>
            <w:r w:rsidR="003835A8" w:rsidRPr="00F65186">
              <w:rPr>
                <w:rFonts w:ascii="Arial" w:hAnsi="Arial" w:cs="Arial"/>
                <w:sz w:val="20"/>
                <w:szCs w:val="20"/>
              </w:rPr>
              <w:t>7</w:t>
            </w:r>
          </w:p>
        </w:tc>
        <w:tc>
          <w:tcPr>
            <w:tcW w:w="2005" w:type="dxa"/>
            <w:tcBorders>
              <w:top w:val="single" w:sz="4" w:space="0" w:color="auto"/>
              <w:left w:val="single" w:sz="4" w:space="0" w:color="auto"/>
              <w:bottom w:val="single" w:sz="4" w:space="0" w:color="auto"/>
              <w:right w:val="single" w:sz="4" w:space="0" w:color="auto"/>
            </w:tcBorders>
          </w:tcPr>
          <w:p w14:paraId="79D2C4EA" w14:textId="77777777" w:rsidR="00FD28D5" w:rsidRPr="00F65186" w:rsidRDefault="00FD28D5" w:rsidP="00900E67">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tcBorders>
              <w:top w:val="single" w:sz="4" w:space="0" w:color="auto"/>
              <w:left w:val="single" w:sz="4" w:space="0" w:color="auto"/>
              <w:bottom w:val="single" w:sz="4" w:space="0" w:color="auto"/>
              <w:right w:val="single" w:sz="4" w:space="0" w:color="auto"/>
            </w:tcBorders>
          </w:tcPr>
          <w:p w14:paraId="25D9443D" w14:textId="77777777" w:rsidR="00FD28D5" w:rsidRPr="00F65186" w:rsidRDefault="00FD28D5" w:rsidP="00900E67">
            <w:pPr>
              <w:spacing w:after="0" w:line="240" w:lineRule="auto"/>
              <w:rPr>
                <w:rFonts w:ascii="Arial" w:hAnsi="Arial" w:cs="Arial"/>
                <w:sz w:val="20"/>
                <w:szCs w:val="20"/>
              </w:rPr>
            </w:pPr>
            <w:r w:rsidRPr="00F65186">
              <w:rPr>
                <w:rFonts w:ascii="Arial" w:hAnsi="Arial" w:cs="Arial"/>
                <w:sz w:val="20"/>
                <w:szCs w:val="20"/>
              </w:rPr>
              <w:t>NAE</w:t>
            </w:r>
          </w:p>
        </w:tc>
        <w:tc>
          <w:tcPr>
            <w:tcW w:w="3695" w:type="dxa"/>
            <w:tcBorders>
              <w:top w:val="single" w:sz="4" w:space="0" w:color="auto"/>
              <w:left w:val="single" w:sz="4" w:space="0" w:color="auto"/>
              <w:bottom w:val="single" w:sz="4" w:space="0" w:color="auto"/>
              <w:right w:val="single" w:sz="4" w:space="0" w:color="auto"/>
            </w:tcBorders>
          </w:tcPr>
          <w:p w14:paraId="1B1B9C1F" w14:textId="77777777" w:rsidR="00FD28D5" w:rsidRPr="00F65186" w:rsidRDefault="00BE1C11" w:rsidP="00E12059">
            <w:pPr>
              <w:spacing w:after="0" w:line="240" w:lineRule="auto"/>
              <w:rPr>
                <w:rFonts w:ascii="Arial" w:hAnsi="Arial" w:cs="Arial"/>
                <w:sz w:val="20"/>
                <w:szCs w:val="20"/>
              </w:rPr>
            </w:pPr>
            <w:r w:rsidRPr="00F65186">
              <w:rPr>
                <w:rFonts w:ascii="Arial" w:hAnsi="Arial" w:cs="Arial"/>
                <w:sz w:val="20"/>
                <w:szCs w:val="20"/>
              </w:rPr>
              <w:t>Small updates.</w:t>
            </w:r>
          </w:p>
        </w:tc>
      </w:tr>
      <w:tr w:rsidR="00BE1C11" w:rsidRPr="003E74F1" w14:paraId="6F88F3BF" w14:textId="77777777" w:rsidTr="00936E87">
        <w:tc>
          <w:tcPr>
            <w:tcW w:w="1406" w:type="dxa"/>
            <w:tcBorders>
              <w:top w:val="single" w:sz="4" w:space="0" w:color="auto"/>
              <w:left w:val="single" w:sz="4" w:space="0" w:color="auto"/>
              <w:bottom w:val="single" w:sz="4" w:space="0" w:color="auto"/>
              <w:right w:val="single" w:sz="4" w:space="0" w:color="auto"/>
            </w:tcBorders>
          </w:tcPr>
          <w:p w14:paraId="16AC86CE" w14:textId="77777777" w:rsidR="00BE1C11" w:rsidRPr="00F65186" w:rsidRDefault="00BE1C11" w:rsidP="00E12059">
            <w:pPr>
              <w:spacing w:after="0" w:line="240" w:lineRule="auto"/>
              <w:rPr>
                <w:rFonts w:ascii="Arial" w:hAnsi="Arial" w:cs="Arial"/>
                <w:sz w:val="20"/>
                <w:szCs w:val="20"/>
              </w:rPr>
            </w:pPr>
            <w:r w:rsidRPr="00F65186">
              <w:rPr>
                <w:rFonts w:ascii="Arial" w:hAnsi="Arial" w:cs="Arial"/>
                <w:sz w:val="20"/>
                <w:szCs w:val="20"/>
              </w:rPr>
              <w:t>1.4</w:t>
            </w:r>
          </w:p>
        </w:tc>
        <w:tc>
          <w:tcPr>
            <w:tcW w:w="1217" w:type="dxa"/>
            <w:tcBorders>
              <w:top w:val="single" w:sz="4" w:space="0" w:color="auto"/>
              <w:left w:val="single" w:sz="4" w:space="0" w:color="auto"/>
              <w:bottom w:val="single" w:sz="4" w:space="0" w:color="auto"/>
              <w:right w:val="single" w:sz="4" w:space="0" w:color="auto"/>
            </w:tcBorders>
          </w:tcPr>
          <w:p w14:paraId="73BC3A64" w14:textId="77777777" w:rsidR="00BE1C11" w:rsidRPr="00F65186" w:rsidRDefault="00BE1C11" w:rsidP="00853751">
            <w:pPr>
              <w:spacing w:after="0" w:line="240" w:lineRule="auto"/>
              <w:rPr>
                <w:rFonts w:ascii="Arial" w:hAnsi="Arial" w:cs="Arial"/>
                <w:sz w:val="20"/>
                <w:szCs w:val="20"/>
              </w:rPr>
            </w:pPr>
            <w:r w:rsidRPr="00F65186">
              <w:rPr>
                <w:rFonts w:ascii="Arial" w:hAnsi="Arial" w:cs="Arial"/>
                <w:sz w:val="20"/>
                <w:szCs w:val="20"/>
              </w:rPr>
              <w:t>31.01.2017</w:t>
            </w:r>
          </w:p>
        </w:tc>
        <w:tc>
          <w:tcPr>
            <w:tcW w:w="2005" w:type="dxa"/>
            <w:tcBorders>
              <w:top w:val="single" w:sz="4" w:space="0" w:color="auto"/>
              <w:left w:val="single" w:sz="4" w:space="0" w:color="auto"/>
              <w:bottom w:val="single" w:sz="4" w:space="0" w:color="auto"/>
              <w:right w:val="single" w:sz="4" w:space="0" w:color="auto"/>
            </w:tcBorders>
          </w:tcPr>
          <w:p w14:paraId="1718F8F4" w14:textId="77777777" w:rsidR="00BE1C11" w:rsidRPr="00F65186" w:rsidRDefault="00BE1C11" w:rsidP="00853751">
            <w:pPr>
              <w:spacing w:after="0" w:line="240" w:lineRule="auto"/>
              <w:rPr>
                <w:rFonts w:ascii="Arial" w:hAnsi="Arial" w:cs="Arial"/>
                <w:sz w:val="20"/>
                <w:szCs w:val="20"/>
              </w:rPr>
            </w:pPr>
            <w:proofErr w:type="spellStart"/>
            <w:r w:rsidRPr="00F65186">
              <w:rPr>
                <w:rFonts w:ascii="Arial" w:hAnsi="Arial" w:cs="Arial"/>
                <w:sz w:val="20"/>
                <w:szCs w:val="20"/>
              </w:rPr>
              <w:t>Tarvo</w:t>
            </w:r>
            <w:proofErr w:type="spellEnd"/>
            <w:r w:rsidRPr="00F65186">
              <w:rPr>
                <w:rFonts w:ascii="Arial" w:hAnsi="Arial" w:cs="Arial"/>
                <w:sz w:val="20"/>
                <w:szCs w:val="20"/>
              </w:rPr>
              <w:t xml:space="preserve"> </w:t>
            </w:r>
            <w:proofErr w:type="spellStart"/>
            <w:r w:rsidRPr="00F65186">
              <w:rPr>
                <w:rFonts w:ascii="Arial" w:hAnsi="Arial" w:cs="Arial"/>
                <w:sz w:val="20"/>
                <w:szCs w:val="20"/>
              </w:rPr>
              <w:t>Kärberg</w:t>
            </w:r>
            <w:proofErr w:type="spellEnd"/>
          </w:p>
        </w:tc>
        <w:tc>
          <w:tcPr>
            <w:tcW w:w="1531" w:type="dxa"/>
            <w:tcBorders>
              <w:top w:val="single" w:sz="4" w:space="0" w:color="auto"/>
              <w:left w:val="single" w:sz="4" w:space="0" w:color="auto"/>
              <w:bottom w:val="single" w:sz="4" w:space="0" w:color="auto"/>
              <w:right w:val="single" w:sz="4" w:space="0" w:color="auto"/>
            </w:tcBorders>
          </w:tcPr>
          <w:p w14:paraId="34136E66" w14:textId="77777777" w:rsidR="00BE1C11" w:rsidRPr="00F65186" w:rsidRDefault="00BE1C11" w:rsidP="00853751">
            <w:pPr>
              <w:spacing w:after="0" w:line="240" w:lineRule="auto"/>
              <w:rPr>
                <w:rFonts w:ascii="Arial" w:hAnsi="Arial" w:cs="Arial"/>
                <w:sz w:val="20"/>
                <w:szCs w:val="20"/>
              </w:rPr>
            </w:pPr>
            <w:r w:rsidRPr="00F65186">
              <w:rPr>
                <w:rFonts w:ascii="Arial" w:hAnsi="Arial" w:cs="Arial"/>
                <w:sz w:val="20"/>
                <w:szCs w:val="20"/>
              </w:rPr>
              <w:t>NAE</w:t>
            </w:r>
          </w:p>
        </w:tc>
        <w:tc>
          <w:tcPr>
            <w:tcW w:w="3695" w:type="dxa"/>
            <w:tcBorders>
              <w:top w:val="single" w:sz="4" w:space="0" w:color="auto"/>
              <w:left w:val="single" w:sz="4" w:space="0" w:color="auto"/>
              <w:bottom w:val="single" w:sz="4" w:space="0" w:color="auto"/>
              <w:right w:val="single" w:sz="4" w:space="0" w:color="auto"/>
            </w:tcBorders>
          </w:tcPr>
          <w:p w14:paraId="687F1D03" w14:textId="77777777" w:rsidR="00BE1C11" w:rsidRPr="00F65186" w:rsidRDefault="00BE1C11" w:rsidP="00E12059">
            <w:pPr>
              <w:spacing w:after="0" w:line="240" w:lineRule="auto"/>
              <w:rPr>
                <w:rFonts w:ascii="Arial" w:hAnsi="Arial" w:cs="Arial"/>
                <w:b/>
                <w:sz w:val="20"/>
                <w:szCs w:val="20"/>
              </w:rPr>
            </w:pPr>
            <w:r w:rsidRPr="00F65186">
              <w:rPr>
                <w:rFonts w:ascii="Arial" w:hAnsi="Arial" w:cs="Arial"/>
                <w:b/>
                <w:sz w:val="20"/>
                <w:szCs w:val="20"/>
              </w:rPr>
              <w:t>Finalising the specification.</w:t>
            </w:r>
          </w:p>
        </w:tc>
      </w:tr>
      <w:tr w:rsidR="003D446C" w:rsidRPr="003E74F1" w14:paraId="66D8F818" w14:textId="77777777" w:rsidTr="00936E87">
        <w:trPr>
          <w:ins w:id="33" w:author="Miguel Ferreira" w:date="2018-12-17T15:07:00Z"/>
        </w:trPr>
        <w:tc>
          <w:tcPr>
            <w:tcW w:w="1406" w:type="dxa"/>
            <w:tcBorders>
              <w:top w:val="single" w:sz="4" w:space="0" w:color="auto"/>
              <w:left w:val="single" w:sz="4" w:space="0" w:color="auto"/>
              <w:bottom w:val="single" w:sz="4" w:space="0" w:color="auto"/>
              <w:right w:val="single" w:sz="4" w:space="0" w:color="auto"/>
            </w:tcBorders>
          </w:tcPr>
          <w:p w14:paraId="06024EE9" w14:textId="46E3F800" w:rsidR="003D446C" w:rsidRPr="00F65186" w:rsidRDefault="003D446C" w:rsidP="00E12059">
            <w:pPr>
              <w:spacing w:after="0" w:line="240" w:lineRule="auto"/>
              <w:rPr>
                <w:ins w:id="34" w:author="Miguel Ferreira" w:date="2018-12-17T15:07:00Z"/>
                <w:rFonts w:ascii="Arial" w:hAnsi="Arial" w:cs="Arial"/>
                <w:sz w:val="20"/>
                <w:szCs w:val="20"/>
              </w:rPr>
            </w:pPr>
          </w:p>
        </w:tc>
        <w:tc>
          <w:tcPr>
            <w:tcW w:w="1217" w:type="dxa"/>
            <w:tcBorders>
              <w:top w:val="single" w:sz="4" w:space="0" w:color="auto"/>
              <w:left w:val="single" w:sz="4" w:space="0" w:color="auto"/>
              <w:bottom w:val="single" w:sz="4" w:space="0" w:color="auto"/>
              <w:right w:val="single" w:sz="4" w:space="0" w:color="auto"/>
            </w:tcBorders>
          </w:tcPr>
          <w:p w14:paraId="2199EB35" w14:textId="260C0F3B" w:rsidR="003D446C" w:rsidRPr="00F65186" w:rsidRDefault="003D446C" w:rsidP="00853751">
            <w:pPr>
              <w:spacing w:after="0" w:line="240" w:lineRule="auto"/>
              <w:rPr>
                <w:ins w:id="35" w:author="Miguel Ferreira" w:date="2018-12-17T15:07:00Z"/>
                <w:rFonts w:ascii="Arial" w:hAnsi="Arial" w:cs="Arial"/>
                <w:sz w:val="20"/>
                <w:szCs w:val="20"/>
              </w:rPr>
            </w:pPr>
          </w:p>
        </w:tc>
        <w:tc>
          <w:tcPr>
            <w:tcW w:w="2005" w:type="dxa"/>
            <w:tcBorders>
              <w:top w:val="single" w:sz="4" w:space="0" w:color="auto"/>
              <w:left w:val="single" w:sz="4" w:space="0" w:color="auto"/>
              <w:bottom w:val="single" w:sz="4" w:space="0" w:color="auto"/>
              <w:right w:val="single" w:sz="4" w:space="0" w:color="auto"/>
            </w:tcBorders>
          </w:tcPr>
          <w:p w14:paraId="28E10A53" w14:textId="77777777" w:rsidR="003D446C" w:rsidRPr="00F65186" w:rsidRDefault="003D446C" w:rsidP="00853751">
            <w:pPr>
              <w:spacing w:after="0" w:line="240" w:lineRule="auto"/>
              <w:rPr>
                <w:ins w:id="36" w:author="Miguel Ferreira" w:date="2018-12-17T15:07:00Z"/>
                <w:rFonts w:ascii="Arial" w:hAnsi="Arial" w:cs="Arial"/>
                <w:sz w:val="20"/>
                <w:szCs w:val="20"/>
              </w:rPr>
            </w:pPr>
          </w:p>
        </w:tc>
        <w:tc>
          <w:tcPr>
            <w:tcW w:w="1531" w:type="dxa"/>
            <w:tcBorders>
              <w:top w:val="single" w:sz="4" w:space="0" w:color="auto"/>
              <w:left w:val="single" w:sz="4" w:space="0" w:color="auto"/>
              <w:bottom w:val="single" w:sz="4" w:space="0" w:color="auto"/>
              <w:right w:val="single" w:sz="4" w:space="0" w:color="auto"/>
            </w:tcBorders>
          </w:tcPr>
          <w:p w14:paraId="5C55E339" w14:textId="77777777" w:rsidR="003D446C" w:rsidRPr="00F65186" w:rsidRDefault="003D446C" w:rsidP="00853751">
            <w:pPr>
              <w:spacing w:after="0" w:line="240" w:lineRule="auto"/>
              <w:rPr>
                <w:ins w:id="37" w:author="Miguel Ferreira" w:date="2018-12-17T15:07:00Z"/>
                <w:rFonts w:ascii="Arial" w:hAnsi="Arial" w:cs="Arial"/>
                <w:sz w:val="20"/>
                <w:szCs w:val="20"/>
              </w:rPr>
            </w:pPr>
          </w:p>
        </w:tc>
        <w:tc>
          <w:tcPr>
            <w:tcW w:w="3695" w:type="dxa"/>
            <w:tcBorders>
              <w:top w:val="single" w:sz="4" w:space="0" w:color="auto"/>
              <w:left w:val="single" w:sz="4" w:space="0" w:color="auto"/>
              <w:bottom w:val="single" w:sz="4" w:space="0" w:color="auto"/>
              <w:right w:val="single" w:sz="4" w:space="0" w:color="auto"/>
            </w:tcBorders>
          </w:tcPr>
          <w:p w14:paraId="65FAF013" w14:textId="77777777" w:rsidR="003D446C" w:rsidRPr="00F65186" w:rsidRDefault="003D446C" w:rsidP="00E12059">
            <w:pPr>
              <w:spacing w:after="0" w:line="240" w:lineRule="auto"/>
              <w:rPr>
                <w:ins w:id="38" w:author="Miguel Ferreira" w:date="2018-12-17T15:07:00Z"/>
                <w:rFonts w:ascii="Arial" w:hAnsi="Arial" w:cs="Arial"/>
                <w:b/>
                <w:sz w:val="20"/>
                <w:szCs w:val="20"/>
              </w:rPr>
            </w:pPr>
          </w:p>
        </w:tc>
      </w:tr>
    </w:tbl>
    <w:p w14:paraId="73FBE9A9" w14:textId="77777777" w:rsidR="00F91BEB" w:rsidRPr="00F65186" w:rsidRDefault="00A431A8">
      <w:pPr>
        <w:rPr>
          <w:sz w:val="24"/>
          <w:szCs w:val="24"/>
        </w:rPr>
      </w:pPr>
      <w:r w:rsidRPr="00F65186">
        <w:rPr>
          <w:noProof/>
          <w:lang w:eastAsia="sv-SE"/>
        </w:rPr>
        <mc:AlternateContent>
          <mc:Choice Requires="wps">
            <w:drawing>
              <wp:anchor distT="0" distB="0" distL="114300" distR="114300" simplePos="0" relativeHeight="251652096" behindDoc="0" locked="0" layoutInCell="1" allowOverlap="1" wp14:anchorId="6F1E7322" wp14:editId="7E33E1CC">
                <wp:simplePos x="0" y="0"/>
                <wp:positionH relativeFrom="column">
                  <wp:posOffset>-124460</wp:posOffset>
                </wp:positionH>
                <wp:positionV relativeFrom="paragraph">
                  <wp:posOffset>124460</wp:posOffset>
                </wp:positionV>
                <wp:extent cx="6336665" cy="910590"/>
                <wp:effectExtent l="0" t="0" r="635" b="3810"/>
                <wp:wrapNone/>
                <wp:docPr id="21" name="Tekstboks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36665" cy="910590"/>
                        </a:xfrm>
                        <a:prstGeom prst="rect">
                          <a:avLst/>
                        </a:prstGeom>
                        <a:solidFill>
                          <a:srgbClr val="FFFFFF"/>
                        </a:solidFill>
                        <a:ln w="9525">
                          <a:solidFill>
                            <a:srgbClr val="000000"/>
                          </a:solidFill>
                          <a:miter lim="800000"/>
                          <a:headEnd/>
                          <a:tailEnd/>
                        </a:ln>
                      </wps:spPr>
                      <wps:txbx>
                        <w:txbxContent>
                          <w:p w14:paraId="61F327E5" w14:textId="77777777" w:rsidR="00E6244F" w:rsidRPr="001745ED" w:rsidRDefault="00E6244F" w:rsidP="001745ED">
                            <w:pPr>
                              <w:contextualSpacing/>
                              <w:rPr>
                                <w:rFonts w:ascii="Arial" w:hAnsi="Arial" w:cs="Arial"/>
                                <w:b/>
                                <w:sz w:val="24"/>
                                <w:szCs w:val="24"/>
                                <w:lang w:val="en-US"/>
                              </w:rPr>
                            </w:pPr>
                            <w:r w:rsidRPr="001745ED">
                              <w:rPr>
                                <w:rFonts w:ascii="Arial" w:hAnsi="Arial" w:cs="Arial"/>
                                <w:b/>
                                <w:sz w:val="24"/>
                                <w:szCs w:val="24"/>
                                <w:lang w:val="en-US"/>
                              </w:rPr>
                              <w:t>Statement of originality:</w:t>
                            </w:r>
                          </w:p>
                          <w:p w14:paraId="484E5D86" w14:textId="77777777" w:rsidR="00E6244F" w:rsidRPr="001745ED" w:rsidRDefault="00E6244F" w:rsidP="001745ED">
                            <w:pPr>
                              <w:contextualSpacing/>
                              <w:rPr>
                                <w:rFonts w:ascii="Arial" w:hAnsi="Arial" w:cs="Arial"/>
                                <w:sz w:val="24"/>
                                <w:szCs w:val="24"/>
                                <w:lang w:val="en-US"/>
                              </w:rPr>
                            </w:pPr>
                            <w:r w:rsidRPr="001745ED">
                              <w:rPr>
                                <w:rFonts w:ascii="Arial" w:hAnsi="Arial" w:cs="Arial"/>
                                <w:sz w:val="24"/>
                                <w:szCs w:val="24"/>
                                <w:lang w:val="en-US"/>
                              </w:rPr>
                              <w:t>This deliverable contains original unpublished work except where clearly indicated otherwise. Acknowledgement of previously published material and of the work of others has been made through appropriate citation, quotation or both.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E7322" id="_x0000_t202" coordsize="21600,21600" o:spt="202" path="m,l,21600r21600,l21600,xe">
                <v:stroke joinstyle="miter"/>
                <v:path gradientshapeok="t" o:connecttype="rect"/>
              </v:shapetype>
              <v:shape id="Tekstboks 14" o:spid="_x0000_s1026" type="#_x0000_t202" style="position:absolute;left:0;text-align:left;margin-left:-9.8pt;margin-top:9.8pt;width:498.95pt;height:71.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">
                <v:path arrowok="t"/>
                <v:textbox>
                  <w:txbxContent>
                    <w:p w14:paraId="61F327E5" w14:textId="77777777" w:rsidR="00E6244F" w:rsidRPr="001745ED" w:rsidRDefault="00E6244F" w:rsidP="001745ED">
                      <w:pPr>
                        <w:contextualSpacing/>
                        <w:rPr>
                          <w:rFonts w:ascii="Arial" w:hAnsi="Arial" w:cs="Arial"/>
                          <w:b/>
                          <w:sz w:val="24"/>
                          <w:szCs w:val="24"/>
                          <w:lang w:val="en-US"/>
                        </w:rPr>
                      </w:pPr>
                      <w:r w:rsidRPr="001745ED">
                        <w:rPr>
                          <w:rFonts w:ascii="Arial" w:hAnsi="Arial" w:cs="Arial"/>
                          <w:b/>
                          <w:sz w:val="24"/>
                          <w:szCs w:val="24"/>
                          <w:lang w:val="en-US"/>
                        </w:rPr>
                        <w:t>Statement of originality:</w:t>
                      </w:r>
                    </w:p>
                    <w:p w14:paraId="484E5D86" w14:textId="77777777" w:rsidR="00E6244F" w:rsidRPr="001745ED" w:rsidRDefault="00E6244F" w:rsidP="001745ED">
                      <w:pPr>
                        <w:contextualSpacing/>
                        <w:rPr>
                          <w:rFonts w:ascii="Arial" w:hAnsi="Arial" w:cs="Arial"/>
                          <w:sz w:val="24"/>
                          <w:szCs w:val="24"/>
                          <w:lang w:val="en-US"/>
                        </w:rPr>
                      </w:pPr>
                      <w:r w:rsidRPr="001745ED">
                        <w:rPr>
                          <w:rFonts w:ascii="Arial" w:hAnsi="Arial" w:cs="Arial"/>
                          <w:sz w:val="24"/>
                          <w:szCs w:val="24"/>
                          <w:lang w:val="en-US"/>
                        </w:rPr>
                        <w:t>This deliverable contains original unpublished work except where clearly indicated otherwise. Acknowledgement of previously published material and of the work of others has been made through appropriate citation, quotation or both.</w:t>
                      </w:r>
                    </w:p>
                  </w:txbxContent>
                </v:textbox>
              </v:shape>
            </w:pict>
          </mc:Fallback>
        </mc:AlternateContent>
      </w:r>
    </w:p>
    <w:p w14:paraId="223FDB3A" w14:textId="77777777" w:rsidR="00F91BEB" w:rsidRPr="00F65186" w:rsidRDefault="0092217D" w:rsidP="001D0AFC">
      <w:pPr>
        <w:spacing w:after="0"/>
        <w:rPr>
          <w:b/>
          <w:sz w:val="32"/>
          <w:szCs w:val="32"/>
        </w:rPr>
      </w:pPr>
      <w:r w:rsidRPr="00F65186">
        <w:rPr>
          <w:b/>
          <w:sz w:val="32"/>
          <w:szCs w:val="32"/>
        </w:rPr>
        <w:br w:type="page"/>
      </w:r>
      <w:r w:rsidR="00F91BEB" w:rsidRPr="00F65186">
        <w:rPr>
          <w:b/>
          <w:sz w:val="32"/>
          <w:szCs w:val="32"/>
        </w:rPr>
        <w:lastRenderedPageBreak/>
        <w:t>EXECUTIVE SUMMARY</w:t>
      </w:r>
    </w:p>
    <w:p w14:paraId="06CA0A07" w14:textId="77777777" w:rsidR="00F91BEB" w:rsidRPr="00F65186" w:rsidRDefault="00F91BEB" w:rsidP="007B1419">
      <w:pPr>
        <w:spacing w:after="0"/>
        <w:jc w:val="center"/>
        <w:rPr>
          <w:b/>
          <w:sz w:val="32"/>
          <w:szCs w:val="32"/>
        </w:rPr>
      </w:pPr>
    </w:p>
    <w:p w14:paraId="0FEF6CBD" w14:textId="77777777" w:rsidR="007B3421" w:rsidRPr="00F65186" w:rsidRDefault="003E5E1A" w:rsidP="007D0928">
      <w:r w:rsidRPr="00F65186">
        <w:t>According to the Open Archival Information System Reference Model (OAIS) every submission of information to an archive</w:t>
      </w:r>
      <w:r w:rsidR="007D0928" w:rsidRPr="00F65186">
        <w:t xml:space="preserve"> by a p</w:t>
      </w:r>
      <w:r w:rsidRPr="00F65186">
        <w:t>roducer occurs as one or more discrete transmissions</w:t>
      </w:r>
      <w:r w:rsidR="007D0928" w:rsidRPr="00F65186">
        <w:t xml:space="preserve"> </w:t>
      </w:r>
      <w:r w:rsidR="00E213CB" w:rsidRPr="00F65186">
        <w:t xml:space="preserve">of </w:t>
      </w:r>
      <w:ins w:id="39" w:author="Miguel Ferreira" w:date="2018-12-17T14:19:00Z">
        <w:r w:rsidR="00A419B7" w:rsidRPr="00F65186">
          <w:t>S</w:t>
        </w:r>
      </w:ins>
      <w:del w:id="40" w:author="Miguel Ferreira" w:date="2018-12-17T14:19:00Z">
        <w:r w:rsidR="007D0928" w:rsidRPr="00F65186" w:rsidDel="00A419B7">
          <w:delText>s</w:delText>
        </w:r>
      </w:del>
      <w:r w:rsidR="007D0928" w:rsidRPr="00F65186">
        <w:t>ubmission</w:t>
      </w:r>
      <w:r w:rsidRPr="00F65186">
        <w:t xml:space="preserve"> </w:t>
      </w:r>
      <w:del w:id="41" w:author="Miguel Ferreira" w:date="2018-12-17T14:19:00Z">
        <w:r w:rsidR="007D0928" w:rsidRPr="00F65186" w:rsidDel="00A419B7">
          <w:delText>i</w:delText>
        </w:r>
      </w:del>
      <w:ins w:id="42" w:author="Miguel Ferreira" w:date="2018-12-17T14:19:00Z">
        <w:r w:rsidR="00A419B7" w:rsidRPr="00F65186">
          <w:t>I</w:t>
        </w:r>
      </w:ins>
      <w:r w:rsidRPr="00F65186">
        <w:t xml:space="preserve">nformation </w:t>
      </w:r>
      <w:del w:id="43" w:author="Miguel Ferreira" w:date="2018-12-17T14:19:00Z">
        <w:r w:rsidR="007D0928" w:rsidRPr="00F65186" w:rsidDel="00A419B7">
          <w:delText>p</w:delText>
        </w:r>
      </w:del>
      <w:ins w:id="44" w:author="Miguel Ferreira" w:date="2018-12-17T14:19:00Z">
        <w:r w:rsidR="00A419B7" w:rsidRPr="00F65186">
          <w:t>P</w:t>
        </w:r>
      </w:ins>
      <w:r w:rsidRPr="00F65186">
        <w:t>ackage</w:t>
      </w:r>
      <w:r w:rsidR="00E213CB" w:rsidRPr="00F65186">
        <w:t>s</w:t>
      </w:r>
      <w:ins w:id="45" w:author="Miguel Ferreira" w:date="2018-12-17T14:19:00Z">
        <w:r w:rsidR="00A419B7" w:rsidRPr="00F65186">
          <w:t xml:space="preserve"> (SIP)</w:t>
        </w:r>
      </w:ins>
      <w:del w:id="46" w:author="Miguel Ferreira" w:date="2018-12-17T14:19:00Z">
        <w:r w:rsidRPr="00F65186" w:rsidDel="00A419B7">
          <w:delText>.</w:delText>
        </w:r>
      </w:del>
      <w:r w:rsidR="00F91BEB" w:rsidRPr="00F65186">
        <w:rPr>
          <w:rStyle w:val="FootnoteReference"/>
        </w:rPr>
        <w:footnoteReference w:id="2"/>
      </w:r>
      <w:ins w:id="47" w:author="Miguel Ferreira" w:date="2018-12-17T14:19:00Z">
        <w:r w:rsidR="00A419B7" w:rsidRPr="00F65186">
          <w:t>.</w:t>
        </w:r>
      </w:ins>
      <w:r w:rsidR="00F91BEB" w:rsidRPr="00F65186">
        <w:t xml:space="preserve"> </w:t>
      </w:r>
      <w:r w:rsidR="007D0928" w:rsidRPr="00F65186">
        <w:t>U</w:t>
      </w:r>
      <w:r w:rsidR="00F91BEB" w:rsidRPr="00F65186">
        <w:t>nfortunately</w:t>
      </w:r>
      <w:ins w:id="48" w:author="Miguel Ferreira" w:date="2018-12-17T14:18:00Z">
        <w:r w:rsidR="00A419B7" w:rsidRPr="00F65186">
          <w:t xml:space="preserve">, the OAIS itself does not </w:t>
        </w:r>
      </w:ins>
      <w:r w:rsidR="00F91BEB" w:rsidRPr="00F65186">
        <w:t xml:space="preserve"> </w:t>
      </w:r>
      <w:del w:id="49" w:author="Miguel Ferreira" w:date="2018-12-17T14:18:00Z">
        <w:r w:rsidR="00F91BEB" w:rsidRPr="00F65186" w:rsidDel="00A419B7">
          <w:delText xml:space="preserve">there is currently no central </w:delText>
        </w:r>
      </w:del>
      <w:ins w:id="50" w:author="Miguel Ferreira" w:date="2018-12-17T14:19:00Z">
        <w:r w:rsidR="00A419B7" w:rsidRPr="00F65186">
          <w:t>specify</w:t>
        </w:r>
      </w:ins>
      <w:ins w:id="51" w:author="Miguel Ferreira" w:date="2018-12-17T14:20:00Z">
        <w:r w:rsidR="00A419B7" w:rsidRPr="00F65186">
          <w:t xml:space="preserve"> </w:t>
        </w:r>
      </w:ins>
      <w:ins w:id="52" w:author="Miguel Ferreira" w:date="2018-12-17T14:18:00Z">
        <w:r w:rsidR="00A419B7" w:rsidRPr="00F65186">
          <w:t xml:space="preserve">how </w:t>
        </w:r>
      </w:ins>
      <w:ins w:id="53" w:author="Miguel Ferreira" w:date="2018-12-17T14:19:00Z">
        <w:r w:rsidR="00A419B7" w:rsidRPr="00F65186">
          <w:t xml:space="preserve">these </w:t>
        </w:r>
      </w:ins>
      <w:del w:id="54" w:author="Miguel Ferreira" w:date="2018-12-17T14:19:00Z">
        <w:r w:rsidR="007D0928" w:rsidRPr="00F65186" w:rsidDel="00A419B7">
          <w:delText>SIP</w:delText>
        </w:r>
        <w:r w:rsidR="00E213CB" w:rsidRPr="00F65186" w:rsidDel="00A419B7">
          <w:delText xml:space="preserve"> </w:delText>
        </w:r>
      </w:del>
      <w:ins w:id="55" w:author="Miguel Ferreira" w:date="2018-12-17T14:20:00Z">
        <w:r w:rsidR="00A419B7" w:rsidRPr="00F65186">
          <w:t>i</w:t>
        </w:r>
      </w:ins>
      <w:ins w:id="56" w:author="Miguel Ferreira" w:date="2018-12-17T14:19:00Z">
        <w:r w:rsidR="00A419B7" w:rsidRPr="00F65186">
          <w:t xml:space="preserve">nformation </w:t>
        </w:r>
      </w:ins>
      <w:ins w:id="57" w:author="Miguel Ferreira" w:date="2018-12-17T14:20:00Z">
        <w:r w:rsidR="00A419B7" w:rsidRPr="00F65186">
          <w:t>p</w:t>
        </w:r>
      </w:ins>
      <w:ins w:id="58" w:author="Miguel Ferreira" w:date="2018-12-17T14:19:00Z">
        <w:r w:rsidR="00A419B7" w:rsidRPr="00F65186">
          <w:t>ackage</w:t>
        </w:r>
      </w:ins>
      <w:ins w:id="59" w:author="Miguel Ferreira" w:date="2018-12-17T14:20:00Z">
        <w:r w:rsidR="00A419B7" w:rsidRPr="00F65186">
          <w:t>s</w:t>
        </w:r>
      </w:ins>
      <w:ins w:id="60" w:author="Miguel Ferreira" w:date="2018-12-17T14:19:00Z">
        <w:r w:rsidR="00A419B7" w:rsidRPr="00F65186">
          <w:t xml:space="preserve"> should look like.</w:t>
        </w:r>
      </w:ins>
      <w:del w:id="61" w:author="Miguel Ferreira" w:date="2018-12-17T14:19:00Z">
        <w:r w:rsidR="00E213CB" w:rsidRPr="00F65186" w:rsidDel="00A419B7">
          <w:delText>format</w:delText>
        </w:r>
        <w:r w:rsidR="00F91BEB" w:rsidRPr="00F65186" w:rsidDel="00A419B7">
          <w:delText xml:space="preserve"> which would cover all national and business needs</w:delText>
        </w:r>
        <w:r w:rsidR="007D0928" w:rsidRPr="00F65186" w:rsidDel="00A419B7">
          <w:delText xml:space="preserve"> as</w:delText>
        </w:r>
        <w:r w:rsidR="00F91BEB" w:rsidRPr="00F65186" w:rsidDel="00A419B7">
          <w:delText xml:space="preserve"> identified in the E-ARK Report on Available Best Practices.</w:delText>
        </w:r>
        <w:r w:rsidR="00F91BEB" w:rsidRPr="00F65186" w:rsidDel="00A419B7">
          <w:rPr>
            <w:rStyle w:val="FootnoteReference"/>
          </w:rPr>
          <w:footnoteReference w:id="3"/>
        </w:r>
      </w:del>
      <w:r w:rsidR="00F91BEB" w:rsidRPr="00F65186">
        <w:t xml:space="preserve"> </w:t>
      </w:r>
      <w:r w:rsidR="00537FF6" w:rsidRPr="00F65186">
        <w:t xml:space="preserve">The E-ARK project </w:t>
      </w:r>
      <w:ins w:id="64" w:author="Miguel Ferreira" w:date="2018-12-17T14:20:00Z">
        <w:r w:rsidR="00A419B7" w:rsidRPr="00F65186">
          <w:t xml:space="preserve">(2014-2017) first </w:t>
        </w:r>
      </w:ins>
      <w:r w:rsidR="00537FF6" w:rsidRPr="00F65186">
        <w:t>acknowledged th</w:t>
      </w:r>
      <w:r w:rsidR="007B3421" w:rsidRPr="00F65186">
        <w:t>is</w:t>
      </w:r>
      <w:r w:rsidR="00537FF6" w:rsidRPr="00F65186">
        <w:t xml:space="preserve"> problem and </w:t>
      </w:r>
      <w:r w:rsidR="005F3B16" w:rsidRPr="00F65186">
        <w:t>developed</w:t>
      </w:r>
      <w:r w:rsidR="00537FF6" w:rsidRPr="00F65186">
        <w:t xml:space="preserve"> a </w:t>
      </w:r>
      <w:r w:rsidR="005F3B16" w:rsidRPr="00F65186">
        <w:t>solution in</w:t>
      </w:r>
      <w:r w:rsidR="00894DBB" w:rsidRPr="00F65186">
        <w:t xml:space="preserve"> the form of</w:t>
      </w:r>
      <w:r w:rsidR="00E213CB" w:rsidRPr="00F65186">
        <w:t xml:space="preserve"> </w:t>
      </w:r>
      <w:del w:id="65" w:author="Miguel Ferreira" w:date="2018-12-17T14:21:00Z">
        <w:r w:rsidR="00E213CB" w:rsidRPr="00F65186" w:rsidDel="00A419B7">
          <w:delText xml:space="preserve">the </w:delText>
        </w:r>
      </w:del>
      <w:ins w:id="66" w:author="Miguel Ferreira" w:date="2018-12-17T14:21:00Z">
        <w:r w:rsidR="00A419B7" w:rsidRPr="00F65186">
          <w:t xml:space="preserve">an Information Package </w:t>
        </w:r>
      </w:ins>
      <w:del w:id="67" w:author="Miguel Ferreira" w:date="2018-12-17T14:21:00Z">
        <w:r w:rsidR="00E213CB" w:rsidRPr="00F65186" w:rsidDel="00A419B7">
          <w:delText>SIP f</w:delText>
        </w:r>
      </w:del>
      <w:ins w:id="68" w:author="Miguel Ferreira" w:date="2018-12-17T14:21:00Z">
        <w:r w:rsidR="00A419B7" w:rsidRPr="00F65186">
          <w:t>F</w:t>
        </w:r>
      </w:ins>
      <w:r w:rsidR="00E213CB" w:rsidRPr="00F65186">
        <w:t xml:space="preserve">ormat </w:t>
      </w:r>
      <w:ins w:id="69" w:author="Miguel Ferreira" w:date="2018-12-17T14:21:00Z">
        <w:r w:rsidR="00A419B7" w:rsidRPr="00F65186">
          <w:t xml:space="preserve">Specification. </w:t>
        </w:r>
      </w:ins>
      <w:del w:id="70" w:author="Miguel Ferreira" w:date="2018-12-17T14:21:00Z">
        <w:r w:rsidR="00E213CB" w:rsidRPr="00F65186" w:rsidDel="00A419B7">
          <w:delText>which is described in this d</w:delText>
        </w:r>
        <w:r w:rsidR="005F3B16" w:rsidRPr="00F65186" w:rsidDel="00A419B7">
          <w:delText>ocument</w:delText>
        </w:r>
        <w:r w:rsidR="00E213CB" w:rsidRPr="00F65186" w:rsidDel="00A419B7">
          <w:delText>.</w:delText>
        </w:r>
      </w:del>
      <w:ins w:id="71" w:author="Miguel Ferreira" w:date="2018-12-17T14:21:00Z">
        <w:r w:rsidR="00A419B7" w:rsidRPr="00F65186">
          <w:t xml:space="preserve">The proposed specification </w:t>
        </w:r>
      </w:ins>
      <w:ins w:id="72" w:author="Miguel Ferreira" w:date="2018-12-17T14:22:00Z">
        <w:r w:rsidR="00A419B7" w:rsidRPr="00F65186">
          <w:t>is part of a set of specifications currently managed by the DILCIS Board (http://www.dilcis.eu)</w:t>
        </w:r>
        <w:r w:rsidR="00A419B7" w:rsidRPr="00F65186">
          <w:rPr>
            <w:rStyle w:val="FootnoteReference"/>
          </w:rPr>
          <w:footnoteReference w:id="4"/>
        </w:r>
        <w:r w:rsidR="00A419B7" w:rsidRPr="00F65186">
          <w:t>.</w:t>
        </w:r>
      </w:ins>
    </w:p>
    <w:p w14:paraId="6F2B38FE" w14:textId="77777777" w:rsidR="00845E4F" w:rsidRPr="00F65186" w:rsidDel="00A419B7" w:rsidRDefault="00E213CB" w:rsidP="007D0928">
      <w:pPr>
        <w:rPr>
          <w:del w:id="76" w:author="Miguel Ferreira" w:date="2018-12-17T14:23:00Z"/>
        </w:rPr>
      </w:pPr>
      <w:del w:id="77" w:author="Miguel Ferreira" w:date="2018-12-17T14:23:00Z">
        <w:r w:rsidRPr="00F65186" w:rsidDel="00A419B7">
          <w:delText>The first outcome of this work</w:delText>
        </w:r>
        <w:r w:rsidR="00537FF6" w:rsidRPr="00F65186" w:rsidDel="00A419B7">
          <w:delText xml:space="preserve"> </w:delText>
        </w:r>
        <w:r w:rsidR="004F73EE" w:rsidRPr="00F65186" w:rsidDel="00A419B7">
          <w:delText>was</w:delText>
        </w:r>
        <w:r w:rsidR="00537FF6" w:rsidRPr="00F65186" w:rsidDel="00A419B7">
          <w:delText xml:space="preserve"> </w:delText>
        </w:r>
        <w:r w:rsidRPr="00F65186" w:rsidDel="00A419B7">
          <w:delText>Deliverable 3.2:</w:delText>
        </w:r>
        <w:r w:rsidR="00537FF6" w:rsidRPr="00F65186" w:rsidDel="00A419B7">
          <w:delText xml:space="preserve"> E-ARK SIP Draft</w:delText>
        </w:r>
        <w:r w:rsidR="001B48F9" w:rsidRPr="00F65186" w:rsidDel="00A419B7">
          <w:delText xml:space="preserve"> Specification</w:delText>
        </w:r>
        <w:r w:rsidRPr="00F65186" w:rsidDel="00A419B7">
          <w:delText>.</w:delText>
        </w:r>
        <w:r w:rsidR="00537FF6" w:rsidRPr="00F65186" w:rsidDel="00A419B7">
          <w:rPr>
            <w:rStyle w:val="FootnoteReference"/>
          </w:rPr>
          <w:footnoteReference w:id="5"/>
        </w:r>
        <w:r w:rsidR="001B48F9" w:rsidRPr="00F65186" w:rsidDel="00A419B7">
          <w:delText xml:space="preserve"> </w:delText>
        </w:r>
        <w:r w:rsidR="003D6AF1" w:rsidRPr="00F65186" w:rsidDel="00A419B7">
          <w:delText xml:space="preserve">This </w:delText>
        </w:r>
        <w:r w:rsidR="00F91BEB" w:rsidRPr="00F65186" w:rsidDel="00A419B7">
          <w:delText>give</w:delText>
        </w:r>
        <w:r w:rsidR="001B48F9" w:rsidRPr="00F65186" w:rsidDel="00A419B7">
          <w:delText>s</w:delText>
        </w:r>
        <w:r w:rsidR="00F91BEB" w:rsidRPr="00F65186" w:rsidDel="00A419B7">
          <w:delText xml:space="preserve"> an overview of the structure and main metadata elements for </w:delText>
        </w:r>
        <w:r w:rsidR="004F73EE" w:rsidRPr="00F65186" w:rsidDel="00A419B7">
          <w:delText xml:space="preserve">the </w:delText>
        </w:r>
        <w:r w:rsidR="00F91BEB" w:rsidRPr="00F65186" w:rsidDel="00A419B7">
          <w:delText>SIP and provide</w:delText>
        </w:r>
        <w:r w:rsidR="001B48F9" w:rsidRPr="00F65186" w:rsidDel="00A419B7">
          <w:delText>s</w:delText>
        </w:r>
        <w:r w:rsidR="00F91BEB" w:rsidRPr="00F65186" w:rsidDel="00A419B7">
          <w:delText xml:space="preserve"> initial input for the technical implementations of </w:delText>
        </w:r>
        <w:r w:rsidRPr="00F65186" w:rsidDel="00A419B7">
          <w:delText xml:space="preserve">pre-ingest and ingest tools. </w:delText>
        </w:r>
        <w:r w:rsidR="005F3B16" w:rsidRPr="00F65186" w:rsidDel="00A419B7">
          <w:delText xml:space="preserve">It was followed by </w:delText>
        </w:r>
        <w:r w:rsidRPr="00F65186" w:rsidDel="00A419B7">
          <w:delText>D</w:delText>
        </w:r>
        <w:r w:rsidR="005F3B16" w:rsidRPr="00F65186" w:rsidDel="00A419B7">
          <w:delText>eliverable 3.3 which</w:delText>
        </w:r>
        <w:r w:rsidR="001B48F9" w:rsidRPr="00F65186" w:rsidDel="00A419B7">
          <w:delText xml:space="preserve"> </w:delText>
        </w:r>
        <w:r w:rsidRPr="00F65186" w:rsidDel="00A419B7">
          <w:delText>extend</w:delText>
        </w:r>
        <w:r w:rsidR="003D6AF1" w:rsidRPr="00F65186" w:rsidDel="00A419B7">
          <w:delText>s</w:delText>
        </w:r>
        <w:r w:rsidRPr="00F65186" w:rsidDel="00A419B7">
          <w:delText xml:space="preserve"> the previous one</w:delText>
        </w:r>
        <w:r w:rsidR="001B48F9" w:rsidRPr="00F65186" w:rsidDel="00A419B7">
          <w:delText xml:space="preserve"> by providing a revi</w:delText>
        </w:r>
        <w:r w:rsidR="00DE00DF" w:rsidRPr="00F65186" w:rsidDel="00A419B7">
          <w:delText xml:space="preserve">sed version of the D3.2 content, adding more details relevant for tool development and implementation, </w:delText>
        </w:r>
        <w:r w:rsidR="001B48F9" w:rsidRPr="00F65186" w:rsidDel="00A419B7">
          <w:delText>and</w:delText>
        </w:r>
        <w:r w:rsidR="00DE00DF" w:rsidRPr="00F65186" w:rsidDel="00A419B7">
          <w:delText xml:space="preserve"> describing</w:delText>
        </w:r>
        <w:r w:rsidR="001B48F9" w:rsidRPr="00F65186" w:rsidDel="00A419B7">
          <w:delText xml:space="preserve"> </w:delText>
        </w:r>
        <w:r w:rsidR="007B3421" w:rsidRPr="00F65186" w:rsidDel="00A419B7">
          <w:delText>specific</w:delText>
        </w:r>
        <w:r w:rsidR="001B48F9" w:rsidRPr="00F65186" w:rsidDel="00A419B7">
          <w:delText xml:space="preserve"> profiles for</w:delText>
        </w:r>
        <w:r w:rsidR="00DE00DF" w:rsidRPr="00F65186" w:rsidDel="00A419B7">
          <w:delText xml:space="preserve"> the transfer of</w:delText>
        </w:r>
        <w:r w:rsidR="001B48F9" w:rsidRPr="00F65186" w:rsidDel="00A419B7">
          <w:delText xml:space="preserve"> relational databases, electronic records management systems (ERMS) and simple file system based records</w:delText>
        </w:r>
        <w:r w:rsidR="007E40E8" w:rsidRPr="00F65186" w:rsidDel="00A419B7">
          <w:delText xml:space="preserve"> (SFSB)</w:delText>
        </w:r>
        <w:r w:rsidR="001B48F9" w:rsidRPr="00F65186" w:rsidDel="00A419B7">
          <w:delText>.</w:delText>
        </w:r>
        <w:r w:rsidR="00845E4F" w:rsidRPr="00F65186" w:rsidDel="00A419B7">
          <w:delText xml:space="preserve"> </w:delText>
        </w:r>
      </w:del>
    </w:p>
    <w:p w14:paraId="68365A2A" w14:textId="77777777" w:rsidR="00F91BEB" w:rsidRPr="00F65186" w:rsidRDefault="00F91BEB" w:rsidP="0054162D">
      <w:r w:rsidRPr="00F65186">
        <w:t xml:space="preserve">The target group </w:t>
      </w:r>
      <w:r w:rsidR="003D6AF1" w:rsidRPr="00F65186">
        <w:t xml:space="preserve">for </w:t>
      </w:r>
      <w:r w:rsidRPr="00F65186">
        <w:t xml:space="preserve">this </w:t>
      </w:r>
      <w:r w:rsidR="007B1D7F" w:rsidRPr="00F65186">
        <w:t>document</w:t>
      </w:r>
      <w:r w:rsidRPr="00F65186">
        <w:t xml:space="preserve"> are </w:t>
      </w:r>
      <w:r w:rsidR="00DE00DF" w:rsidRPr="00F65186">
        <w:t>records creators,</w:t>
      </w:r>
      <w:r w:rsidRPr="00F65186">
        <w:t xml:space="preserve"> archival institutions and software providers</w:t>
      </w:r>
      <w:del w:id="80" w:author="Miguel Ferreira" w:date="2018-12-17T14:23:00Z">
        <w:r w:rsidRPr="00F65186" w:rsidDel="00A419B7">
          <w:delText xml:space="preserve"> creating or updating their SIP format specifications</w:delText>
        </w:r>
      </w:del>
      <w:r w:rsidRPr="00F65186">
        <w:t>.</w:t>
      </w:r>
      <w:r w:rsidR="007B1D7F" w:rsidRPr="00F65186">
        <w:t xml:space="preserve"> This document </w:t>
      </w:r>
      <w:r w:rsidR="00845E4F" w:rsidRPr="00F65186">
        <w:t xml:space="preserve">is </w:t>
      </w:r>
      <w:r w:rsidR="003D6AF1" w:rsidRPr="00F65186">
        <w:t xml:space="preserve">also </w:t>
      </w:r>
      <w:r w:rsidR="00845E4F" w:rsidRPr="00F65186">
        <w:t xml:space="preserve">important for electronic records management systems (ERMS) providers as it presents </w:t>
      </w:r>
      <w:r w:rsidR="00DE00DF" w:rsidRPr="00F65186">
        <w:t>a standardised profile for exporting records and metadata out of their systems</w:t>
      </w:r>
      <w:r w:rsidR="00845E4F" w:rsidRPr="00F65186">
        <w:t xml:space="preserve">. </w:t>
      </w:r>
    </w:p>
    <w:p w14:paraId="082DDAB2" w14:textId="77777777" w:rsidR="00F91BEB" w:rsidRPr="00F65186" w:rsidRDefault="00F91BEB" w:rsidP="007E30F0">
      <w:commentRangeStart w:id="81"/>
      <w:commentRangeStart w:id="82"/>
      <w:r w:rsidRPr="00F65186">
        <w:t xml:space="preserve">This document </w:t>
      </w:r>
      <w:del w:id="83" w:author="Miguel Ferreira" w:date="2018-12-17T14:24:00Z">
        <w:r w:rsidRPr="00F65186" w:rsidDel="00A419B7">
          <w:delText>provides an overview of</w:delText>
        </w:r>
      </w:del>
      <w:ins w:id="84" w:author="Miguel Ferreira" w:date="2018-12-17T14:24:00Z">
        <w:r w:rsidR="00A419B7" w:rsidRPr="00F65186">
          <w:t>is organised as follows</w:t>
        </w:r>
      </w:ins>
      <w:r w:rsidRPr="00F65186">
        <w:t>:</w:t>
      </w:r>
    </w:p>
    <w:p w14:paraId="622BA58B" w14:textId="2016E723" w:rsidR="00F91BEB" w:rsidRPr="00F65186" w:rsidDel="00A060D7" w:rsidRDefault="00DE00DF" w:rsidP="00A060D7">
      <w:pPr>
        <w:pStyle w:val="ListParagraph1"/>
        <w:numPr>
          <w:ilvl w:val="0"/>
          <w:numId w:val="3"/>
        </w:numPr>
        <w:rPr>
          <w:del w:id="85" w:author="Miguel Ferreira" w:date="2018-12-17T15:07:00Z"/>
        </w:rPr>
        <w:pPrChange w:id="86" w:author="Miguel Ferreira" w:date="2018-12-17T15:07:00Z">
          <w:pPr>
            <w:pStyle w:val="ListParagraph1"/>
            <w:numPr>
              <w:numId w:val="3"/>
            </w:numPr>
            <w:ind w:hanging="360"/>
          </w:pPr>
        </w:pPrChange>
      </w:pPr>
      <w:del w:id="87" w:author="Miguel Ferreira" w:date="2018-12-17T14:24:00Z">
        <w:r w:rsidRPr="00F65186" w:rsidDel="00A419B7">
          <w:delText xml:space="preserve">The </w:delText>
        </w:r>
      </w:del>
      <w:ins w:id="88" w:author="Miguel Ferreira" w:date="2018-12-17T14:24:00Z">
        <w:r w:rsidR="00A419B7" w:rsidRPr="00F65186">
          <w:t xml:space="preserve">The </w:t>
        </w:r>
      </w:ins>
      <w:r w:rsidRPr="00F65186">
        <w:t xml:space="preserve">general structure </w:t>
      </w:r>
      <w:del w:id="89" w:author="Miguel Ferreira" w:date="2018-12-17T15:07:00Z">
        <w:r w:rsidRPr="00F65186" w:rsidDel="00A060D7">
          <w:delText>for Submission Information P</w:delText>
        </w:r>
        <w:r w:rsidR="00F91BEB" w:rsidRPr="00F65186" w:rsidDel="00A060D7">
          <w:delText>ackages.</w:delText>
        </w:r>
      </w:del>
    </w:p>
    <w:p w14:paraId="36993386" w14:textId="77777777" w:rsidR="00E6244F" w:rsidRDefault="00E6244F" w:rsidP="00832977">
      <w:pPr>
        <w:pStyle w:val="ListParagraph1"/>
        <w:rPr>
          <w:ins w:id="90" w:author="Miguel Ferreira" w:date="2018-12-17T15:08:00Z"/>
        </w:rPr>
      </w:pPr>
    </w:p>
    <w:p w14:paraId="3F7ABF41" w14:textId="0E24D8AE" w:rsidR="00F91BEB" w:rsidRPr="00F65186" w:rsidRDefault="00F91BEB" w:rsidP="00832977">
      <w:pPr>
        <w:pStyle w:val="ListParagraph1"/>
      </w:pPr>
      <w:r w:rsidRPr="00F65186">
        <w:t xml:space="preserve">This chapter explains how </w:t>
      </w:r>
      <w:r w:rsidR="00DE00DF" w:rsidRPr="00F65186">
        <w:t xml:space="preserve">records creators should construct/structure their SIPs in order to meet the requirements of the SIP specification and achieve interoperability </w:t>
      </w:r>
      <w:r w:rsidRPr="00F65186">
        <w:t>by following the common rules for all information packages</w:t>
      </w:r>
      <w:r w:rsidR="00DE00DF" w:rsidRPr="00F65186">
        <w:t xml:space="preserve"> (SIPs, AIPs, DIPs)</w:t>
      </w:r>
      <w:r w:rsidR="00702BA9" w:rsidRPr="00F65186">
        <w:t xml:space="preserve"> as d</w:t>
      </w:r>
      <w:r w:rsidR="007B1D7F" w:rsidRPr="00F65186">
        <w:t>escribed in the Common Specification for Information Package</w:t>
      </w:r>
      <w:r w:rsidR="00702BA9" w:rsidRPr="00F65186">
        <w:t>s</w:t>
      </w:r>
      <w:r w:rsidR="0072449C" w:rsidRPr="00F65186">
        <w:rPr>
          <w:rStyle w:val="FootnoteReference"/>
        </w:rPr>
        <w:footnoteReference w:id="6"/>
      </w:r>
      <w:r w:rsidR="00702BA9" w:rsidRPr="00F65186">
        <w:t>.</w:t>
      </w:r>
    </w:p>
    <w:p w14:paraId="630800D2" w14:textId="6F1E304E" w:rsidR="00F91BEB" w:rsidRPr="00F65186" w:rsidRDefault="003D6AF1" w:rsidP="00141919">
      <w:pPr>
        <w:pStyle w:val="ListParagraph1"/>
        <w:numPr>
          <w:ilvl w:val="0"/>
          <w:numId w:val="3"/>
        </w:numPr>
      </w:pPr>
      <w:del w:id="91" w:author="Miguel Ferreira" w:date="2018-12-17T15:07:00Z">
        <w:r w:rsidRPr="00F65186" w:rsidDel="003D446C">
          <w:delText>G</w:delText>
        </w:r>
        <w:r w:rsidR="004F73EE" w:rsidRPr="00F65186" w:rsidDel="003D446C">
          <w:delText xml:space="preserve">eneral </w:delText>
        </w:r>
        <w:r w:rsidR="00F91BEB" w:rsidRPr="00F65186" w:rsidDel="003D446C">
          <w:delText xml:space="preserve">SIP </w:delText>
        </w:r>
        <w:r w:rsidR="004F73EE" w:rsidRPr="00F65186" w:rsidDel="003D446C">
          <w:delText>m</w:delText>
        </w:r>
      </w:del>
      <w:ins w:id="92" w:author="Miguel Ferreira" w:date="2018-12-17T15:07:00Z">
        <w:r w:rsidR="003D446C">
          <w:t>M</w:t>
        </w:r>
      </w:ins>
      <w:r w:rsidR="004F73EE" w:rsidRPr="00F65186">
        <w:t>etadata</w:t>
      </w:r>
      <w:r w:rsidR="00F91BEB" w:rsidRPr="00F65186">
        <w:t>.</w:t>
      </w:r>
    </w:p>
    <w:p w14:paraId="45145AD2" w14:textId="77777777" w:rsidR="0092217D" w:rsidRPr="00F65186" w:rsidRDefault="00F91BEB" w:rsidP="0092217D">
      <w:pPr>
        <w:pStyle w:val="ListParagraph1"/>
      </w:pPr>
      <w:r w:rsidRPr="00F65186">
        <w:t>This chapter provides a detailed overview of metadata sections and the metadata elements in these sections. The table</w:t>
      </w:r>
      <w:r w:rsidR="0092217D" w:rsidRPr="00F65186">
        <w:t>s</w:t>
      </w:r>
      <w:r w:rsidRPr="00F65186">
        <w:t xml:space="preserve"> with all metadata elements could possibly be of interest to technical stakeholders who wish to </w:t>
      </w:r>
      <w:r w:rsidR="00E37BD7" w:rsidRPr="00F65186">
        <w:t>implement</w:t>
      </w:r>
      <w:r w:rsidR="003E5F24" w:rsidRPr="00F65186">
        <w:t xml:space="preserve"> the</w:t>
      </w:r>
      <w:r w:rsidRPr="00F65186">
        <w:t xml:space="preserve"> SIP.</w:t>
      </w:r>
    </w:p>
    <w:p w14:paraId="38ECFEA9" w14:textId="77777777" w:rsidR="004F73EE" w:rsidRPr="00F65186" w:rsidRDefault="009F5548" w:rsidP="009F5548">
      <w:pPr>
        <w:pStyle w:val="ListParagraph1"/>
        <w:numPr>
          <w:ilvl w:val="0"/>
          <w:numId w:val="3"/>
        </w:numPr>
      </w:pPr>
      <w:r w:rsidRPr="00F65186">
        <w:t>Content Information Type Specifications</w:t>
      </w:r>
      <w:r w:rsidR="004F73EE" w:rsidRPr="00F65186">
        <w:t>.</w:t>
      </w:r>
    </w:p>
    <w:p w14:paraId="76F26119" w14:textId="77777777" w:rsidR="00F91BEB" w:rsidRPr="00F65186" w:rsidRDefault="00B1701E" w:rsidP="0092217D">
      <w:pPr>
        <w:pStyle w:val="ListParagraph1"/>
      </w:pPr>
      <w:r w:rsidRPr="00F65186">
        <w:t>This section</w:t>
      </w:r>
      <w:r w:rsidR="0092217D" w:rsidRPr="00F65186">
        <w:t xml:space="preserve"> introduces profiles for SMURF</w:t>
      </w:r>
      <w:r w:rsidR="001F2C31" w:rsidRPr="00F65186">
        <w:t xml:space="preserve"> (</w:t>
      </w:r>
      <w:r w:rsidR="003D6AF1" w:rsidRPr="00F65186">
        <w:t>Semantically Marked Up Records Format</w:t>
      </w:r>
      <w:r w:rsidR="001F2C31" w:rsidRPr="00F65186">
        <w:t>)</w:t>
      </w:r>
      <w:r w:rsidR="0092217D" w:rsidRPr="00F65186">
        <w:t xml:space="preserve"> and relational databases</w:t>
      </w:r>
      <w:r w:rsidR="00F91BEB" w:rsidRPr="00F65186">
        <w:t>.</w:t>
      </w:r>
      <w:r w:rsidR="0025079C" w:rsidRPr="00F65186">
        <w:t xml:space="preserve"> The profiles </w:t>
      </w:r>
      <w:r w:rsidR="00215854" w:rsidRPr="00F65186">
        <w:t xml:space="preserve">themselves </w:t>
      </w:r>
      <w:r w:rsidR="0025079C" w:rsidRPr="00F65186">
        <w:t>are separate documents.</w:t>
      </w:r>
    </w:p>
    <w:p w14:paraId="4B83F5C4" w14:textId="77777777" w:rsidR="00355CD7" w:rsidRPr="00F65186" w:rsidRDefault="00355CD7" w:rsidP="00355CD7">
      <w:pPr>
        <w:pStyle w:val="ListParagraph1"/>
        <w:numPr>
          <w:ilvl w:val="0"/>
          <w:numId w:val="3"/>
        </w:numPr>
      </w:pPr>
      <w:r w:rsidRPr="00F65186">
        <w:t xml:space="preserve">The submission agreement. </w:t>
      </w:r>
    </w:p>
    <w:p w14:paraId="20783972" w14:textId="77777777" w:rsidR="00355CD7" w:rsidRPr="00F65186" w:rsidRDefault="00355CD7" w:rsidP="00355CD7">
      <w:pPr>
        <w:pStyle w:val="ListParagraph1"/>
      </w:pPr>
      <w:r w:rsidRPr="00F65186">
        <w:t>This chapter provides an overview of submission agreement usages and recommended metadata elements.</w:t>
      </w:r>
      <w:commentRangeEnd w:id="81"/>
      <w:r w:rsidR="00A419B7" w:rsidRPr="003E74F1">
        <w:rPr>
          <w:rStyle w:val="CommentReference"/>
        </w:rPr>
        <w:commentReference w:id="81"/>
      </w:r>
      <w:commentRangeEnd w:id="82"/>
      <w:r w:rsidR="00A419B7" w:rsidRPr="003E74F1">
        <w:rPr>
          <w:rStyle w:val="CommentReference"/>
        </w:rPr>
        <w:commentReference w:id="82"/>
      </w:r>
    </w:p>
    <w:p w14:paraId="3F408AB4" w14:textId="77777777" w:rsidR="00F91BEB" w:rsidRPr="00F65186" w:rsidRDefault="00232DE3" w:rsidP="00845E4F">
      <w:pPr>
        <w:jc w:val="center"/>
        <w:rPr>
          <w:b/>
          <w:sz w:val="32"/>
          <w:szCs w:val="32"/>
        </w:rPr>
      </w:pPr>
      <w:r w:rsidRPr="00F65186">
        <w:rPr>
          <w:b/>
          <w:sz w:val="32"/>
          <w:szCs w:val="32"/>
        </w:rPr>
        <w:br w:type="page"/>
      </w:r>
      <w:r w:rsidR="00845E4F" w:rsidRPr="00F65186">
        <w:rPr>
          <w:b/>
          <w:sz w:val="32"/>
          <w:szCs w:val="32"/>
        </w:rPr>
        <w:lastRenderedPageBreak/>
        <w:t>TABLE OF CONTENTS</w:t>
      </w:r>
    </w:p>
    <w:p w14:paraId="4597B07F" w14:textId="76DD5CBF" w:rsidR="00581988" w:rsidRDefault="00F91BEB">
      <w:pPr>
        <w:pStyle w:val="TOC1"/>
        <w:rPr>
          <w:ins w:id="93" w:author="Miguel Ferreira" w:date="2018-12-17T14:25:00Z"/>
          <w:rFonts w:asciiTheme="minorHAnsi" w:eastAsiaTheme="minorEastAsia" w:hAnsiTheme="minorHAnsi" w:cstheme="minorBidi"/>
          <w:b w:val="0"/>
          <w:sz w:val="24"/>
          <w:szCs w:val="24"/>
          <w:lang w:val="en-US"/>
        </w:rPr>
      </w:pPr>
      <w:r w:rsidRPr="00F65186">
        <w:fldChar w:fldCharType="begin"/>
      </w:r>
      <w:r w:rsidRPr="00F65186">
        <w:instrText xml:space="preserve"> TOC \o "1-3" \h \z \u </w:instrText>
      </w:r>
      <w:r w:rsidRPr="00F65186">
        <w:fldChar w:fldCharType="separate"/>
      </w:r>
      <w:ins w:id="94" w:author="Miguel Ferreira" w:date="2018-12-17T14:25:00Z">
        <w:r w:rsidR="00581988" w:rsidRPr="00DF33FF">
          <w:rPr>
            <w:rStyle w:val="Hyperlink"/>
          </w:rPr>
          <w:fldChar w:fldCharType="begin"/>
        </w:r>
        <w:r w:rsidR="00581988" w:rsidRPr="00DF33FF">
          <w:rPr>
            <w:rStyle w:val="Hyperlink"/>
          </w:rPr>
          <w:instrText xml:space="preserve"> </w:instrText>
        </w:r>
        <w:r w:rsidR="00581988">
          <w:instrText>HYPERLINK \l "_Toc532820052"</w:instrText>
        </w:r>
        <w:r w:rsidR="00581988" w:rsidRPr="00DF33FF">
          <w:rPr>
            <w:rStyle w:val="Hyperlink"/>
          </w:rPr>
          <w:instrText xml:space="preserve"> </w:instrText>
        </w:r>
        <w:r w:rsidR="00581988" w:rsidRPr="00DF33FF">
          <w:rPr>
            <w:rStyle w:val="Hyperlink"/>
          </w:rPr>
        </w:r>
        <w:r w:rsidR="00581988" w:rsidRPr="00DF33FF">
          <w:rPr>
            <w:rStyle w:val="Hyperlink"/>
          </w:rPr>
          <w:fldChar w:fldCharType="separate"/>
        </w:r>
        <w:r w:rsidR="00581988" w:rsidRPr="00DF33FF">
          <w:rPr>
            <w:rStyle w:val="Hyperlink"/>
          </w:rPr>
          <w:t>1.</w:t>
        </w:r>
        <w:r w:rsidR="00581988">
          <w:rPr>
            <w:rFonts w:asciiTheme="minorHAnsi" w:eastAsiaTheme="minorEastAsia" w:hAnsiTheme="minorHAnsi" w:cstheme="minorBidi"/>
            <w:b w:val="0"/>
            <w:sz w:val="24"/>
            <w:szCs w:val="24"/>
            <w:lang w:val="en-US"/>
          </w:rPr>
          <w:tab/>
        </w:r>
        <w:r w:rsidR="00581988" w:rsidRPr="00DF33FF">
          <w:rPr>
            <w:rStyle w:val="Hyperlink"/>
          </w:rPr>
          <w:t>INTRODUCTION</w:t>
        </w:r>
        <w:r w:rsidR="00581988">
          <w:rPr>
            <w:webHidden/>
          </w:rPr>
          <w:tab/>
        </w:r>
        <w:r w:rsidR="00581988">
          <w:rPr>
            <w:webHidden/>
          </w:rPr>
          <w:fldChar w:fldCharType="begin"/>
        </w:r>
        <w:r w:rsidR="00581988">
          <w:rPr>
            <w:webHidden/>
          </w:rPr>
          <w:instrText xml:space="preserve"> PAGEREF _Toc532820052 \h </w:instrText>
        </w:r>
        <w:r w:rsidR="00581988">
          <w:rPr>
            <w:webHidden/>
          </w:rPr>
        </w:r>
      </w:ins>
      <w:r w:rsidR="00581988">
        <w:rPr>
          <w:webHidden/>
        </w:rPr>
        <w:fldChar w:fldCharType="separate"/>
      </w:r>
      <w:ins w:id="95" w:author="Miguel Ferreira" w:date="2018-12-17T14:25:00Z">
        <w:r w:rsidR="00581988">
          <w:rPr>
            <w:webHidden/>
          </w:rPr>
          <w:t>8</w:t>
        </w:r>
        <w:r w:rsidR="00581988">
          <w:rPr>
            <w:webHidden/>
          </w:rPr>
          <w:fldChar w:fldCharType="end"/>
        </w:r>
        <w:r w:rsidR="00581988" w:rsidRPr="00DF33FF">
          <w:rPr>
            <w:rStyle w:val="Hyperlink"/>
          </w:rPr>
          <w:fldChar w:fldCharType="end"/>
        </w:r>
      </w:ins>
    </w:p>
    <w:p w14:paraId="675AD964" w14:textId="2580B984" w:rsidR="00581988" w:rsidRDefault="00581988">
      <w:pPr>
        <w:pStyle w:val="TOC2"/>
        <w:tabs>
          <w:tab w:val="left" w:pos="960"/>
          <w:tab w:val="right" w:leader="dot" w:pos="9628"/>
        </w:tabs>
        <w:rPr>
          <w:ins w:id="96" w:author="Miguel Ferreira" w:date="2018-12-17T14:25:00Z"/>
          <w:rFonts w:asciiTheme="minorHAnsi" w:eastAsiaTheme="minorEastAsia" w:hAnsiTheme="minorHAnsi" w:cstheme="minorBidi"/>
          <w:noProof/>
          <w:sz w:val="24"/>
          <w:szCs w:val="24"/>
          <w:lang w:val="en-US"/>
        </w:rPr>
      </w:pPr>
      <w:ins w:id="97"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"_Toc532820053"</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1.1.</w:t>
        </w:r>
        <w:r>
          <w:rPr>
            <w:rFonts w:asciiTheme="minorHAnsi" w:eastAsiaTheme="minorEastAsia" w:hAnsiTheme="minorHAnsi" w:cstheme="minorBidi"/>
            <w:noProof/>
            <w:sz w:val="24"/>
            <w:szCs w:val="24"/>
            <w:lang w:val="en-US"/>
          </w:rPr>
          <w:tab/>
        </w:r>
        <w:r w:rsidRPr="00DF33FF">
          <w:rPr>
            <w:rStyle w:val="Hyperlink"/>
            <w:noProof/>
          </w:rPr>
          <w:t>Scope and purpose</w:t>
        </w:r>
        <w:r>
          <w:rPr>
            <w:noProof/>
            <w:webHidden/>
          </w:rPr>
          <w:tab/>
        </w:r>
        <w:r>
          <w:rPr>
            <w:noProof/>
            <w:webHidden/>
          </w:rPr>
          <w:fldChar w:fldCharType="begin"/>
        </w:r>
        <w:r>
          <w:rPr>
            <w:noProof/>
            <w:webHidden/>
          </w:rPr>
          <w:instrText xml:space="preserve"> PAGEREF _Toc532820053 \h </w:instrText>
        </w:r>
        <w:r>
          <w:rPr>
            <w:noProof/>
            <w:webHidden/>
          </w:rPr>
        </w:r>
      </w:ins>
      <w:r>
        <w:rPr>
          <w:noProof/>
          <w:webHidden/>
        </w:rPr>
        <w:fldChar w:fldCharType="separate"/>
      </w:r>
      <w:ins w:id="98" w:author="Miguel Ferreira" w:date="2018-12-17T14:25:00Z">
        <w:r>
          <w:rPr>
            <w:noProof/>
            <w:webHidden/>
          </w:rPr>
          <w:t>8</w:t>
        </w:r>
        <w:r>
          <w:rPr>
            <w:noProof/>
            <w:webHidden/>
          </w:rPr>
          <w:fldChar w:fldCharType="end"/>
        </w:r>
        <w:r w:rsidRPr="00DF33FF">
          <w:rPr>
            <w:rStyle w:val="Hyperlink"/>
            <w:noProof/>
          </w:rPr>
          <w:fldChar w:fldCharType="end"/>
        </w:r>
      </w:ins>
    </w:p>
    <w:p w14:paraId="2352C8B1" w14:textId="1356D096" w:rsidR="00581988" w:rsidRDefault="00581988">
      <w:pPr>
        <w:pStyle w:val="TOC2"/>
        <w:tabs>
          <w:tab w:val="left" w:pos="960"/>
          <w:tab w:val="right" w:leader="dot" w:pos="9628"/>
        </w:tabs>
        <w:rPr>
          <w:ins w:id="99" w:author="Miguel Ferreira" w:date="2018-12-17T14:25:00Z"/>
          <w:rFonts w:asciiTheme="minorHAnsi" w:eastAsiaTheme="minorEastAsia" w:hAnsiTheme="minorHAnsi" w:cstheme="minorBidi"/>
          <w:noProof/>
          <w:sz w:val="24"/>
          <w:szCs w:val="24"/>
          <w:lang w:val="en-US"/>
        </w:rPr>
      </w:pPr>
      <w:ins w:id="100"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"_Toc532820054"</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1.2.</w:t>
        </w:r>
        <w:r>
          <w:rPr>
            <w:rFonts w:asciiTheme="minorHAnsi" w:eastAsiaTheme="minorEastAsia" w:hAnsiTheme="minorHAnsi" w:cstheme="minorBidi"/>
            <w:noProof/>
            <w:sz w:val="24"/>
            <w:szCs w:val="24"/>
            <w:lang w:val="en-US"/>
          </w:rPr>
          <w:tab/>
        </w:r>
        <w:r w:rsidRPr="00DF33FF">
          <w:rPr>
            <w:rStyle w:val="Hyperlink"/>
            <w:noProof/>
          </w:rPr>
          <w:t>Related work</w:t>
        </w:r>
        <w:r>
          <w:rPr>
            <w:noProof/>
            <w:webHidden/>
          </w:rPr>
          <w:tab/>
        </w:r>
        <w:r>
          <w:rPr>
            <w:noProof/>
            <w:webHidden/>
          </w:rPr>
          <w:fldChar w:fldCharType="begin"/>
        </w:r>
        <w:r>
          <w:rPr>
            <w:noProof/>
            <w:webHidden/>
          </w:rPr>
          <w:instrText xml:space="preserve"> PAGEREF _Toc532820054 \h </w:instrText>
        </w:r>
        <w:r>
          <w:rPr>
            <w:noProof/>
            <w:webHidden/>
          </w:rPr>
        </w:r>
      </w:ins>
      <w:r>
        <w:rPr>
          <w:noProof/>
          <w:webHidden/>
        </w:rPr>
        <w:fldChar w:fldCharType="separate"/>
      </w:r>
      <w:ins w:id="101" w:author="Miguel Ferreira" w:date="2018-12-17T14:25:00Z">
        <w:r>
          <w:rPr>
            <w:noProof/>
            <w:webHidden/>
          </w:rPr>
          <w:t>9</w:t>
        </w:r>
        <w:r>
          <w:rPr>
            <w:noProof/>
            <w:webHidden/>
          </w:rPr>
          <w:fldChar w:fldCharType="end"/>
        </w:r>
        <w:r w:rsidRPr="00DF33FF">
          <w:rPr>
            <w:rStyle w:val="Hyperlink"/>
            <w:noProof/>
          </w:rPr>
          <w:fldChar w:fldCharType="end"/>
        </w:r>
      </w:ins>
    </w:p>
    <w:p w14:paraId="39E9EF57" w14:textId="50A46284" w:rsidR="00581988" w:rsidRDefault="00581988">
      <w:pPr>
        <w:pStyle w:val="TOC1"/>
        <w:rPr>
          <w:ins w:id="102" w:author="Miguel Ferreira" w:date="2018-12-17T14:25:00Z"/>
          <w:rFonts w:asciiTheme="minorHAnsi" w:eastAsiaTheme="minorEastAsia" w:hAnsiTheme="minorHAnsi" w:cstheme="minorBidi"/>
          <w:b w:val="0"/>
          <w:sz w:val="24"/>
          <w:szCs w:val="24"/>
          <w:lang w:val="en-US"/>
        </w:rPr>
      </w:pPr>
      <w:ins w:id="103" w:author="Miguel Ferreira" w:date="2018-12-17T14:25:00Z">
        <w:r w:rsidRPr="00DF33FF">
          <w:rPr>
            <w:rStyle w:val="Hyperlink"/>
          </w:rPr>
          <w:fldChar w:fldCharType="begin"/>
        </w:r>
        <w:r w:rsidRPr="00DF33FF">
          <w:rPr>
            <w:rStyle w:val="Hyperlink"/>
          </w:rPr>
          <w:instrText xml:space="preserve"> </w:instrText>
        </w:r>
        <w:r>
          <w:instrText>HYPERLINK \l "_Toc532820055"</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2.</w:t>
        </w:r>
        <w:r>
          <w:rPr>
            <w:rFonts w:asciiTheme="minorHAnsi" w:eastAsiaTheme="minorEastAsia" w:hAnsiTheme="minorHAnsi" w:cstheme="minorBidi"/>
            <w:b w:val="0"/>
            <w:sz w:val="24"/>
            <w:szCs w:val="24"/>
            <w:lang w:val="en-US"/>
          </w:rPr>
          <w:tab/>
        </w:r>
        <w:r w:rsidRPr="00DF33FF">
          <w:rPr>
            <w:rStyle w:val="Hyperlink"/>
          </w:rPr>
          <w:t>GENERAL STRUCTURE AND DATA MODEL FOR SUBMISSION INFORMATION PACKAGES</w:t>
        </w:r>
        <w:r>
          <w:rPr>
            <w:webHidden/>
          </w:rPr>
          <w:tab/>
        </w:r>
        <w:r>
          <w:rPr>
            <w:webHidden/>
          </w:rPr>
          <w:fldChar w:fldCharType="begin"/>
        </w:r>
        <w:r>
          <w:rPr>
            <w:webHidden/>
          </w:rPr>
          <w:instrText xml:space="preserve"> PAGEREF _Toc532820055 \h </w:instrText>
        </w:r>
        <w:r>
          <w:rPr>
            <w:webHidden/>
          </w:rPr>
        </w:r>
      </w:ins>
      <w:r>
        <w:rPr>
          <w:webHidden/>
        </w:rPr>
        <w:fldChar w:fldCharType="separate"/>
      </w:r>
      <w:ins w:id="104" w:author="Miguel Ferreira" w:date="2018-12-17T14:25:00Z">
        <w:r>
          <w:rPr>
            <w:webHidden/>
          </w:rPr>
          <w:t>11</w:t>
        </w:r>
        <w:r>
          <w:rPr>
            <w:webHidden/>
          </w:rPr>
          <w:fldChar w:fldCharType="end"/>
        </w:r>
        <w:r w:rsidRPr="00DF33FF">
          <w:rPr>
            <w:rStyle w:val="Hyperlink"/>
          </w:rPr>
          <w:fldChar w:fldCharType="end"/>
        </w:r>
      </w:ins>
    </w:p>
    <w:p w14:paraId="5E8FA98E" w14:textId="6066B13E" w:rsidR="00581988" w:rsidRDefault="00581988">
      <w:pPr>
        <w:pStyle w:val="TOC1"/>
        <w:rPr>
          <w:ins w:id="105" w:author="Miguel Ferreira" w:date="2018-12-17T14:25:00Z"/>
          <w:rFonts w:asciiTheme="minorHAnsi" w:eastAsiaTheme="minorEastAsia" w:hAnsiTheme="minorHAnsi" w:cstheme="minorBidi"/>
          <w:b w:val="0"/>
          <w:sz w:val="24"/>
          <w:szCs w:val="24"/>
          <w:lang w:val="en-US"/>
        </w:rPr>
      </w:pPr>
      <w:ins w:id="106" w:author="Miguel Ferreira" w:date="2018-12-17T14:25:00Z">
        <w:r w:rsidRPr="00DF33FF">
          <w:rPr>
            <w:rStyle w:val="Hyperlink"/>
          </w:rPr>
          <w:fldChar w:fldCharType="begin"/>
        </w:r>
        <w:r w:rsidRPr="00DF33FF">
          <w:rPr>
            <w:rStyle w:val="Hyperlink"/>
          </w:rPr>
          <w:instrText xml:space="preserve"> </w:instrText>
        </w:r>
        <w:r>
          <w:instrText>HYPERLINK \l "_Toc532820056"</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3.</w:t>
        </w:r>
        <w:r>
          <w:rPr>
            <w:rFonts w:asciiTheme="minorHAnsi" w:eastAsiaTheme="minorEastAsia" w:hAnsiTheme="minorHAnsi" w:cstheme="minorBidi"/>
            <w:b w:val="0"/>
            <w:sz w:val="24"/>
            <w:szCs w:val="24"/>
            <w:lang w:val="en-US"/>
          </w:rPr>
          <w:tab/>
        </w:r>
        <w:r w:rsidRPr="00DF33FF">
          <w:rPr>
            <w:rStyle w:val="Hyperlink"/>
          </w:rPr>
          <w:t>GENERAL SIP METADATA</w:t>
        </w:r>
        <w:r>
          <w:rPr>
            <w:webHidden/>
          </w:rPr>
          <w:tab/>
        </w:r>
        <w:r>
          <w:rPr>
            <w:webHidden/>
          </w:rPr>
          <w:fldChar w:fldCharType="begin"/>
        </w:r>
        <w:r>
          <w:rPr>
            <w:webHidden/>
          </w:rPr>
          <w:instrText xml:space="preserve"> PAGEREF _Toc532820056 \h </w:instrText>
        </w:r>
        <w:r>
          <w:rPr>
            <w:webHidden/>
          </w:rPr>
        </w:r>
      </w:ins>
      <w:r>
        <w:rPr>
          <w:webHidden/>
        </w:rPr>
        <w:fldChar w:fldCharType="separate"/>
      </w:r>
      <w:ins w:id="107" w:author="Miguel Ferreira" w:date="2018-12-17T14:25:00Z">
        <w:r>
          <w:rPr>
            <w:webHidden/>
          </w:rPr>
          <w:t>13</w:t>
        </w:r>
        <w:r>
          <w:rPr>
            <w:webHidden/>
          </w:rPr>
          <w:fldChar w:fldCharType="end"/>
        </w:r>
        <w:r w:rsidRPr="00DF33FF">
          <w:rPr>
            <w:rStyle w:val="Hyperlink"/>
          </w:rPr>
          <w:fldChar w:fldCharType="end"/>
        </w:r>
      </w:ins>
    </w:p>
    <w:p w14:paraId="48689B54" w14:textId="33003FF5" w:rsidR="00581988" w:rsidRDefault="00581988">
      <w:pPr>
        <w:pStyle w:val="TOC2"/>
        <w:tabs>
          <w:tab w:val="left" w:pos="960"/>
          <w:tab w:val="right" w:leader="dot" w:pos="9628"/>
        </w:tabs>
        <w:rPr>
          <w:ins w:id="108" w:author="Miguel Ferreira" w:date="2018-12-17T14:25:00Z"/>
          <w:rFonts w:asciiTheme="minorHAnsi" w:eastAsiaTheme="minorEastAsia" w:hAnsiTheme="minorHAnsi" w:cstheme="minorBidi"/>
          <w:noProof/>
          <w:sz w:val="24"/>
          <w:szCs w:val="24"/>
          <w:lang w:val="en-US"/>
        </w:rPr>
      </w:pPr>
      <w:ins w:id="109"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"_Toc532820057"</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3.1.</w:t>
        </w:r>
        <w:r>
          <w:rPr>
            <w:rFonts w:asciiTheme="minorHAnsi" w:eastAsiaTheme="minorEastAsia" w:hAnsiTheme="minorHAnsi" w:cstheme="minorBidi"/>
            <w:noProof/>
            <w:sz w:val="24"/>
            <w:szCs w:val="24"/>
            <w:lang w:val="en-US"/>
          </w:rPr>
          <w:tab/>
        </w:r>
        <w:r w:rsidRPr="00DF33FF">
          <w:rPr>
            <w:rStyle w:val="Hyperlink"/>
            <w:noProof/>
          </w:rPr>
          <w:t>Root</w:t>
        </w:r>
        <w:r>
          <w:rPr>
            <w:noProof/>
            <w:webHidden/>
          </w:rPr>
          <w:tab/>
        </w:r>
        <w:r>
          <w:rPr>
            <w:noProof/>
            <w:webHidden/>
          </w:rPr>
          <w:fldChar w:fldCharType="begin"/>
        </w:r>
        <w:r>
          <w:rPr>
            <w:noProof/>
            <w:webHidden/>
          </w:rPr>
          <w:instrText xml:space="preserve"> PAGEREF _Toc532820057 \h </w:instrText>
        </w:r>
        <w:r>
          <w:rPr>
            <w:noProof/>
            <w:webHidden/>
          </w:rPr>
        </w:r>
      </w:ins>
      <w:r>
        <w:rPr>
          <w:noProof/>
          <w:webHidden/>
        </w:rPr>
        <w:fldChar w:fldCharType="separate"/>
      </w:r>
      <w:ins w:id="110" w:author="Miguel Ferreira" w:date="2018-12-17T14:25:00Z">
        <w:r>
          <w:rPr>
            <w:noProof/>
            <w:webHidden/>
          </w:rPr>
          <w:t>14</w:t>
        </w:r>
        <w:r>
          <w:rPr>
            <w:noProof/>
            <w:webHidden/>
          </w:rPr>
          <w:fldChar w:fldCharType="end"/>
        </w:r>
        <w:r w:rsidRPr="00DF33FF">
          <w:rPr>
            <w:rStyle w:val="Hyperlink"/>
            <w:noProof/>
          </w:rPr>
          <w:fldChar w:fldCharType="end"/>
        </w:r>
      </w:ins>
    </w:p>
    <w:p w14:paraId="701BD12F" w14:textId="6EE11DCF" w:rsidR="00581988" w:rsidRDefault="00581988">
      <w:pPr>
        <w:pStyle w:val="TOC2"/>
        <w:tabs>
          <w:tab w:val="left" w:pos="960"/>
          <w:tab w:val="right" w:leader="dot" w:pos="9628"/>
        </w:tabs>
        <w:rPr>
          <w:ins w:id="111" w:author="Miguel Ferreira" w:date="2018-12-17T14:25:00Z"/>
          <w:rFonts w:asciiTheme="minorHAnsi" w:eastAsiaTheme="minorEastAsia" w:hAnsiTheme="minorHAnsi" w:cstheme="minorBidi"/>
          <w:noProof/>
          <w:sz w:val="24"/>
          <w:szCs w:val="24"/>
          <w:lang w:val="en-US"/>
        </w:rPr>
      </w:pPr>
      <w:ins w:id="112"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"_Toc532820058"</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3.2.</w:t>
        </w:r>
        <w:r>
          <w:rPr>
            <w:rFonts w:asciiTheme="minorHAnsi" w:eastAsiaTheme="minorEastAsia" w:hAnsiTheme="minorHAnsi" w:cstheme="minorBidi"/>
            <w:noProof/>
            <w:sz w:val="24"/>
            <w:szCs w:val="24"/>
            <w:lang w:val="en-US"/>
          </w:rPr>
          <w:tab/>
        </w:r>
        <w:r w:rsidRPr="00DF33FF">
          <w:rPr>
            <w:rStyle w:val="Hyperlink"/>
            <w:noProof/>
          </w:rPr>
          <w:t>Header</w:t>
        </w:r>
        <w:r>
          <w:rPr>
            <w:noProof/>
            <w:webHidden/>
          </w:rPr>
          <w:tab/>
        </w:r>
        <w:r>
          <w:rPr>
            <w:noProof/>
            <w:webHidden/>
          </w:rPr>
          <w:fldChar w:fldCharType="begin"/>
        </w:r>
        <w:r>
          <w:rPr>
            <w:noProof/>
            <w:webHidden/>
          </w:rPr>
          <w:instrText xml:space="preserve"> PAGEREF _Toc532820058 \h </w:instrText>
        </w:r>
        <w:r>
          <w:rPr>
            <w:noProof/>
            <w:webHidden/>
          </w:rPr>
        </w:r>
      </w:ins>
      <w:r>
        <w:rPr>
          <w:noProof/>
          <w:webHidden/>
        </w:rPr>
        <w:fldChar w:fldCharType="separate"/>
      </w:r>
      <w:ins w:id="113" w:author="Miguel Ferreira" w:date="2018-12-17T14:25:00Z">
        <w:r>
          <w:rPr>
            <w:noProof/>
            <w:webHidden/>
          </w:rPr>
          <w:t>16</w:t>
        </w:r>
        <w:r>
          <w:rPr>
            <w:noProof/>
            <w:webHidden/>
          </w:rPr>
          <w:fldChar w:fldCharType="end"/>
        </w:r>
        <w:r w:rsidRPr="00DF33FF">
          <w:rPr>
            <w:rStyle w:val="Hyperlink"/>
            <w:noProof/>
          </w:rPr>
          <w:fldChar w:fldCharType="end"/>
        </w:r>
      </w:ins>
    </w:p>
    <w:p w14:paraId="7634F8F3" w14:textId="0539C3AA" w:rsidR="00581988" w:rsidRDefault="00581988">
      <w:pPr>
        <w:pStyle w:val="TOC2"/>
        <w:tabs>
          <w:tab w:val="left" w:pos="960"/>
          <w:tab w:val="right" w:leader="dot" w:pos="9628"/>
        </w:tabs>
        <w:rPr>
          <w:ins w:id="114" w:author="Miguel Ferreira" w:date="2018-12-17T14:25:00Z"/>
          <w:rFonts w:asciiTheme="minorHAnsi" w:eastAsiaTheme="minorEastAsia" w:hAnsiTheme="minorHAnsi" w:cstheme="minorBidi"/>
          <w:noProof/>
          <w:sz w:val="24"/>
          <w:szCs w:val="24"/>
          <w:lang w:val="en-US"/>
        </w:rPr>
      </w:pPr>
      <w:ins w:id="115"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"_Toc532820059"</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3.3.</w:t>
        </w:r>
        <w:r>
          <w:rPr>
            <w:rFonts w:asciiTheme="minorHAnsi" w:eastAsiaTheme="minorEastAsia" w:hAnsiTheme="minorHAnsi" w:cstheme="minorBidi"/>
            <w:noProof/>
            <w:sz w:val="24"/>
            <w:szCs w:val="24"/>
            <w:lang w:val="en-US"/>
          </w:rPr>
          <w:tab/>
        </w:r>
        <w:r w:rsidRPr="00DF33FF">
          <w:rPr>
            <w:rStyle w:val="Hyperlink"/>
            <w:noProof/>
          </w:rPr>
          <w:t>Descriptive metadata</w:t>
        </w:r>
        <w:r>
          <w:rPr>
            <w:noProof/>
            <w:webHidden/>
          </w:rPr>
          <w:tab/>
        </w:r>
        <w:r>
          <w:rPr>
            <w:noProof/>
            <w:webHidden/>
          </w:rPr>
          <w:fldChar w:fldCharType="begin"/>
        </w:r>
        <w:r>
          <w:rPr>
            <w:noProof/>
            <w:webHidden/>
          </w:rPr>
          <w:instrText xml:space="preserve"> PAGEREF _Toc532820059 \h </w:instrText>
        </w:r>
        <w:r>
          <w:rPr>
            <w:noProof/>
            <w:webHidden/>
          </w:rPr>
        </w:r>
      </w:ins>
      <w:r>
        <w:rPr>
          <w:noProof/>
          <w:webHidden/>
        </w:rPr>
        <w:fldChar w:fldCharType="separate"/>
      </w:r>
      <w:ins w:id="116" w:author="Miguel Ferreira" w:date="2018-12-17T14:25:00Z">
        <w:r>
          <w:rPr>
            <w:noProof/>
            <w:webHidden/>
          </w:rPr>
          <w:t>25</w:t>
        </w:r>
        <w:r>
          <w:rPr>
            <w:noProof/>
            <w:webHidden/>
          </w:rPr>
          <w:fldChar w:fldCharType="end"/>
        </w:r>
        <w:r w:rsidRPr="00DF33FF">
          <w:rPr>
            <w:rStyle w:val="Hyperlink"/>
            <w:noProof/>
          </w:rPr>
          <w:fldChar w:fldCharType="end"/>
        </w:r>
      </w:ins>
    </w:p>
    <w:p w14:paraId="693F6C4C" w14:textId="5AAD8D74" w:rsidR="00581988" w:rsidRDefault="00581988">
      <w:pPr>
        <w:pStyle w:val="TOC2"/>
        <w:tabs>
          <w:tab w:val="left" w:pos="960"/>
          <w:tab w:val="right" w:leader="dot" w:pos="9628"/>
        </w:tabs>
        <w:rPr>
          <w:ins w:id="117" w:author="Miguel Ferreira" w:date="2018-12-17T14:25:00Z"/>
          <w:rFonts w:asciiTheme="minorHAnsi" w:eastAsiaTheme="minorEastAsia" w:hAnsiTheme="minorHAnsi" w:cstheme="minorBidi"/>
          <w:noProof/>
          <w:sz w:val="24"/>
          <w:szCs w:val="24"/>
          <w:lang w:val="en-US"/>
        </w:rPr>
      </w:pPr>
      <w:ins w:id="118"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"_Toc532820060"</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3.4.</w:t>
        </w:r>
        <w:r>
          <w:rPr>
            <w:rFonts w:asciiTheme="minorHAnsi" w:eastAsiaTheme="minorEastAsia" w:hAnsiTheme="minorHAnsi" w:cstheme="minorBidi"/>
            <w:noProof/>
            <w:sz w:val="24"/>
            <w:szCs w:val="24"/>
            <w:lang w:val="en-US"/>
          </w:rPr>
          <w:tab/>
        </w:r>
        <w:r w:rsidRPr="00DF33FF">
          <w:rPr>
            <w:rStyle w:val="Hyperlink"/>
            <w:noProof/>
          </w:rPr>
          <w:t>Administrative metadata</w:t>
        </w:r>
        <w:r>
          <w:rPr>
            <w:noProof/>
            <w:webHidden/>
          </w:rPr>
          <w:tab/>
        </w:r>
        <w:r>
          <w:rPr>
            <w:noProof/>
            <w:webHidden/>
          </w:rPr>
          <w:fldChar w:fldCharType="begin"/>
        </w:r>
        <w:r>
          <w:rPr>
            <w:noProof/>
            <w:webHidden/>
          </w:rPr>
          <w:instrText xml:space="preserve"> PAGEREF _Toc532820060 \h </w:instrText>
        </w:r>
        <w:r>
          <w:rPr>
            <w:noProof/>
            <w:webHidden/>
          </w:rPr>
        </w:r>
      </w:ins>
      <w:r>
        <w:rPr>
          <w:noProof/>
          <w:webHidden/>
        </w:rPr>
        <w:fldChar w:fldCharType="separate"/>
      </w:r>
      <w:ins w:id="119" w:author="Miguel Ferreira" w:date="2018-12-17T14:25:00Z">
        <w:r>
          <w:rPr>
            <w:noProof/>
            <w:webHidden/>
          </w:rPr>
          <w:t>27</w:t>
        </w:r>
        <w:r>
          <w:rPr>
            <w:noProof/>
            <w:webHidden/>
          </w:rPr>
          <w:fldChar w:fldCharType="end"/>
        </w:r>
        <w:r w:rsidRPr="00DF33FF">
          <w:rPr>
            <w:rStyle w:val="Hyperlink"/>
            <w:noProof/>
          </w:rPr>
          <w:fldChar w:fldCharType="end"/>
        </w:r>
      </w:ins>
    </w:p>
    <w:p w14:paraId="412AA0B6" w14:textId="6A9A686C" w:rsidR="00581988" w:rsidRDefault="00581988">
      <w:pPr>
        <w:pStyle w:val="TOC2"/>
        <w:tabs>
          <w:tab w:val="left" w:pos="960"/>
          <w:tab w:val="right" w:leader="dot" w:pos="9628"/>
        </w:tabs>
        <w:rPr>
          <w:ins w:id="120" w:author="Miguel Ferreira" w:date="2018-12-17T14:25:00Z"/>
          <w:rFonts w:asciiTheme="minorHAnsi" w:eastAsiaTheme="minorEastAsia" w:hAnsiTheme="minorHAnsi" w:cstheme="minorBidi"/>
          <w:noProof/>
          <w:sz w:val="24"/>
          <w:szCs w:val="24"/>
          <w:lang w:val="en-US"/>
        </w:rPr>
      </w:pPr>
      <w:ins w:id="121"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"_Toc532820061"</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3.5.</w:t>
        </w:r>
        <w:r>
          <w:rPr>
            <w:rFonts w:asciiTheme="minorHAnsi" w:eastAsiaTheme="minorEastAsia" w:hAnsiTheme="minorHAnsi" w:cstheme="minorBidi"/>
            <w:noProof/>
            <w:sz w:val="24"/>
            <w:szCs w:val="24"/>
            <w:lang w:val="en-US"/>
          </w:rPr>
          <w:tab/>
        </w:r>
        <w:r w:rsidRPr="00DF33FF">
          <w:rPr>
            <w:rStyle w:val="Hyperlink"/>
            <w:noProof/>
          </w:rPr>
          <w:t>Files</w:t>
        </w:r>
        <w:r>
          <w:rPr>
            <w:noProof/>
            <w:webHidden/>
          </w:rPr>
          <w:tab/>
        </w:r>
        <w:r>
          <w:rPr>
            <w:noProof/>
            <w:webHidden/>
          </w:rPr>
          <w:fldChar w:fldCharType="begin"/>
        </w:r>
        <w:r>
          <w:rPr>
            <w:noProof/>
            <w:webHidden/>
          </w:rPr>
          <w:instrText xml:space="preserve"> PAGEREF _Toc532820061 \h </w:instrText>
        </w:r>
        <w:r>
          <w:rPr>
            <w:noProof/>
            <w:webHidden/>
          </w:rPr>
        </w:r>
      </w:ins>
      <w:r>
        <w:rPr>
          <w:noProof/>
          <w:webHidden/>
        </w:rPr>
        <w:fldChar w:fldCharType="separate"/>
      </w:r>
      <w:ins w:id="122" w:author="Miguel Ferreira" w:date="2018-12-17T14:25:00Z">
        <w:r>
          <w:rPr>
            <w:noProof/>
            <w:webHidden/>
          </w:rPr>
          <w:t>28</w:t>
        </w:r>
        <w:r>
          <w:rPr>
            <w:noProof/>
            <w:webHidden/>
          </w:rPr>
          <w:fldChar w:fldCharType="end"/>
        </w:r>
        <w:r w:rsidRPr="00DF33FF">
          <w:rPr>
            <w:rStyle w:val="Hyperlink"/>
            <w:noProof/>
          </w:rPr>
          <w:fldChar w:fldCharType="end"/>
        </w:r>
      </w:ins>
    </w:p>
    <w:p w14:paraId="1B643EAF" w14:textId="5EDDE6FE" w:rsidR="00581988" w:rsidRDefault="00581988">
      <w:pPr>
        <w:pStyle w:val="TOC2"/>
        <w:tabs>
          <w:tab w:val="left" w:pos="960"/>
          <w:tab w:val="right" w:leader="dot" w:pos="9628"/>
        </w:tabs>
        <w:rPr>
          <w:ins w:id="123" w:author="Miguel Ferreira" w:date="2018-12-17T14:25:00Z"/>
          <w:rFonts w:asciiTheme="minorHAnsi" w:eastAsiaTheme="minorEastAsia" w:hAnsiTheme="minorHAnsi" w:cstheme="minorBidi"/>
          <w:noProof/>
          <w:sz w:val="24"/>
          <w:szCs w:val="24"/>
          <w:lang w:val="en-US"/>
        </w:rPr>
      </w:pPr>
      <w:ins w:id="124"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"_Toc532820062"</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3.6.</w:t>
        </w:r>
        <w:r>
          <w:rPr>
            <w:rFonts w:asciiTheme="minorHAnsi" w:eastAsiaTheme="minorEastAsia" w:hAnsiTheme="minorHAnsi" w:cstheme="minorBidi"/>
            <w:noProof/>
            <w:sz w:val="24"/>
            <w:szCs w:val="24"/>
            <w:lang w:val="en-US"/>
          </w:rPr>
          <w:tab/>
        </w:r>
        <w:r w:rsidRPr="00DF33FF">
          <w:rPr>
            <w:rStyle w:val="Hyperlink"/>
            <w:noProof/>
          </w:rPr>
          <w:t>Structure</w:t>
        </w:r>
        <w:r>
          <w:rPr>
            <w:noProof/>
            <w:webHidden/>
          </w:rPr>
          <w:tab/>
        </w:r>
        <w:r>
          <w:rPr>
            <w:noProof/>
            <w:webHidden/>
          </w:rPr>
          <w:fldChar w:fldCharType="begin"/>
        </w:r>
        <w:r>
          <w:rPr>
            <w:noProof/>
            <w:webHidden/>
          </w:rPr>
          <w:instrText xml:space="preserve"> PAGEREF _Toc532820062 \h </w:instrText>
        </w:r>
        <w:r>
          <w:rPr>
            <w:noProof/>
            <w:webHidden/>
          </w:rPr>
        </w:r>
      </w:ins>
      <w:r>
        <w:rPr>
          <w:noProof/>
          <w:webHidden/>
        </w:rPr>
        <w:fldChar w:fldCharType="separate"/>
      </w:r>
      <w:ins w:id="125" w:author="Miguel Ferreira" w:date="2018-12-17T14:25:00Z">
        <w:r>
          <w:rPr>
            <w:noProof/>
            <w:webHidden/>
          </w:rPr>
          <w:t>34</w:t>
        </w:r>
        <w:r>
          <w:rPr>
            <w:noProof/>
            <w:webHidden/>
          </w:rPr>
          <w:fldChar w:fldCharType="end"/>
        </w:r>
        <w:r w:rsidRPr="00DF33FF">
          <w:rPr>
            <w:rStyle w:val="Hyperlink"/>
            <w:noProof/>
          </w:rPr>
          <w:fldChar w:fldCharType="end"/>
        </w:r>
      </w:ins>
    </w:p>
    <w:p w14:paraId="6FC58DDF" w14:textId="73571201" w:rsidR="00581988" w:rsidRDefault="00581988">
      <w:pPr>
        <w:pStyle w:val="TOC1"/>
        <w:rPr>
          <w:ins w:id="126" w:author="Miguel Ferreira" w:date="2018-12-17T14:25:00Z"/>
          <w:rFonts w:asciiTheme="minorHAnsi" w:eastAsiaTheme="minorEastAsia" w:hAnsiTheme="minorHAnsi" w:cstheme="minorBidi"/>
          <w:b w:val="0"/>
          <w:sz w:val="24"/>
          <w:szCs w:val="24"/>
          <w:lang w:val="en-US"/>
        </w:rPr>
      </w:pPr>
      <w:ins w:id="127" w:author="Miguel Ferreira" w:date="2018-12-17T14:25:00Z">
        <w:r w:rsidRPr="00DF33FF">
          <w:rPr>
            <w:rStyle w:val="Hyperlink"/>
          </w:rPr>
          <w:fldChar w:fldCharType="begin"/>
        </w:r>
        <w:r w:rsidRPr="00DF33FF">
          <w:rPr>
            <w:rStyle w:val="Hyperlink"/>
          </w:rPr>
          <w:instrText xml:space="preserve"> </w:instrText>
        </w:r>
        <w:r>
          <w:instrText>HYPERLINK \l "_Toc532820063"</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4.</w:t>
        </w:r>
        <w:r>
          <w:rPr>
            <w:rFonts w:asciiTheme="minorHAnsi" w:eastAsiaTheme="minorEastAsia" w:hAnsiTheme="minorHAnsi" w:cstheme="minorBidi"/>
            <w:b w:val="0"/>
            <w:sz w:val="24"/>
            <w:szCs w:val="24"/>
            <w:lang w:val="en-US"/>
          </w:rPr>
          <w:tab/>
        </w:r>
        <w:r w:rsidRPr="00DF33FF">
          <w:rPr>
            <w:rStyle w:val="Hyperlink"/>
          </w:rPr>
          <w:t>CONTENT INFORMATION TYPE SPECIFICATIONS</w:t>
        </w:r>
        <w:r>
          <w:rPr>
            <w:webHidden/>
          </w:rPr>
          <w:tab/>
        </w:r>
        <w:r>
          <w:rPr>
            <w:webHidden/>
          </w:rPr>
          <w:fldChar w:fldCharType="begin"/>
        </w:r>
        <w:r>
          <w:rPr>
            <w:webHidden/>
          </w:rPr>
          <w:instrText xml:space="preserve"> PAGEREF _Toc532820063 \h </w:instrText>
        </w:r>
        <w:r>
          <w:rPr>
            <w:webHidden/>
          </w:rPr>
        </w:r>
      </w:ins>
      <w:r>
        <w:rPr>
          <w:webHidden/>
        </w:rPr>
        <w:fldChar w:fldCharType="separate"/>
      </w:r>
      <w:ins w:id="128" w:author="Miguel Ferreira" w:date="2018-12-17T14:25:00Z">
        <w:r>
          <w:rPr>
            <w:webHidden/>
          </w:rPr>
          <w:t>35</w:t>
        </w:r>
        <w:r>
          <w:rPr>
            <w:webHidden/>
          </w:rPr>
          <w:fldChar w:fldCharType="end"/>
        </w:r>
        <w:r w:rsidRPr="00DF33FF">
          <w:rPr>
            <w:rStyle w:val="Hyperlink"/>
          </w:rPr>
          <w:fldChar w:fldCharType="end"/>
        </w:r>
      </w:ins>
    </w:p>
    <w:p w14:paraId="08E09D19" w14:textId="7934F31B" w:rsidR="00581988" w:rsidRDefault="00581988">
      <w:pPr>
        <w:pStyle w:val="TOC2"/>
        <w:tabs>
          <w:tab w:val="left" w:pos="960"/>
          <w:tab w:val="right" w:leader="dot" w:pos="9628"/>
        </w:tabs>
        <w:rPr>
          <w:ins w:id="129" w:author="Miguel Ferreira" w:date="2018-12-17T14:25:00Z"/>
          <w:rFonts w:asciiTheme="minorHAnsi" w:eastAsiaTheme="minorEastAsia" w:hAnsiTheme="minorHAnsi" w:cstheme="minorBidi"/>
          <w:noProof/>
          <w:sz w:val="24"/>
          <w:szCs w:val="24"/>
          <w:lang w:val="en-US"/>
        </w:rPr>
      </w:pPr>
      <w:ins w:id="130"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"_Toc532820064"</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4.1.</w:t>
        </w:r>
        <w:r>
          <w:rPr>
            <w:rFonts w:asciiTheme="minorHAnsi" w:eastAsiaTheme="minorEastAsia" w:hAnsiTheme="minorHAnsi" w:cstheme="minorBidi"/>
            <w:noProof/>
            <w:sz w:val="24"/>
            <w:szCs w:val="24"/>
            <w:lang w:val="en-US"/>
          </w:rPr>
          <w:tab/>
        </w:r>
        <w:r w:rsidRPr="00DF33FF">
          <w:rPr>
            <w:rStyle w:val="Hyperlink"/>
            <w:noProof/>
          </w:rPr>
          <w:t>Electronic records management systems (ERMS)</w:t>
        </w:r>
        <w:r>
          <w:rPr>
            <w:noProof/>
            <w:webHidden/>
          </w:rPr>
          <w:tab/>
        </w:r>
        <w:r>
          <w:rPr>
            <w:noProof/>
            <w:webHidden/>
          </w:rPr>
          <w:fldChar w:fldCharType="begin"/>
        </w:r>
        <w:r>
          <w:rPr>
            <w:noProof/>
            <w:webHidden/>
          </w:rPr>
          <w:instrText xml:space="preserve"> PAGEREF _Toc532820064 \h </w:instrText>
        </w:r>
        <w:r>
          <w:rPr>
            <w:noProof/>
            <w:webHidden/>
          </w:rPr>
        </w:r>
      </w:ins>
      <w:r>
        <w:rPr>
          <w:noProof/>
          <w:webHidden/>
        </w:rPr>
        <w:fldChar w:fldCharType="separate"/>
      </w:r>
      <w:ins w:id="131" w:author="Miguel Ferreira" w:date="2018-12-17T14:25:00Z">
        <w:r>
          <w:rPr>
            <w:noProof/>
            <w:webHidden/>
          </w:rPr>
          <w:t>36</w:t>
        </w:r>
        <w:r>
          <w:rPr>
            <w:noProof/>
            <w:webHidden/>
          </w:rPr>
          <w:fldChar w:fldCharType="end"/>
        </w:r>
        <w:r w:rsidRPr="00DF33FF">
          <w:rPr>
            <w:rStyle w:val="Hyperlink"/>
            <w:noProof/>
          </w:rPr>
          <w:fldChar w:fldCharType="end"/>
        </w:r>
      </w:ins>
    </w:p>
    <w:p w14:paraId="2BF78FF1" w14:textId="51831A5D" w:rsidR="00581988" w:rsidRDefault="00581988">
      <w:pPr>
        <w:pStyle w:val="TOC2"/>
        <w:tabs>
          <w:tab w:val="left" w:pos="960"/>
          <w:tab w:val="right" w:leader="dot" w:pos="9628"/>
        </w:tabs>
        <w:rPr>
          <w:ins w:id="132" w:author="Miguel Ferreira" w:date="2018-12-17T14:25:00Z"/>
          <w:rFonts w:asciiTheme="minorHAnsi" w:eastAsiaTheme="minorEastAsia" w:hAnsiTheme="minorHAnsi" w:cstheme="minorBidi"/>
          <w:noProof/>
          <w:sz w:val="24"/>
          <w:szCs w:val="24"/>
          <w:lang w:val="en-US"/>
        </w:rPr>
      </w:pPr>
      <w:ins w:id="133"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"_Toc532820065"</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4.2.</w:t>
        </w:r>
        <w:r>
          <w:rPr>
            <w:rFonts w:asciiTheme="minorHAnsi" w:eastAsiaTheme="minorEastAsia" w:hAnsiTheme="minorHAnsi" w:cstheme="minorBidi"/>
            <w:noProof/>
            <w:sz w:val="24"/>
            <w:szCs w:val="24"/>
            <w:lang w:val="en-US"/>
          </w:rPr>
          <w:tab/>
        </w:r>
        <w:r w:rsidRPr="00DF33FF">
          <w:rPr>
            <w:rStyle w:val="Hyperlink"/>
            <w:noProof/>
          </w:rPr>
          <w:t>Simple file system based records (SFSB)</w:t>
        </w:r>
        <w:r>
          <w:rPr>
            <w:noProof/>
            <w:webHidden/>
          </w:rPr>
          <w:tab/>
        </w:r>
        <w:r>
          <w:rPr>
            <w:noProof/>
            <w:webHidden/>
          </w:rPr>
          <w:fldChar w:fldCharType="begin"/>
        </w:r>
        <w:r>
          <w:rPr>
            <w:noProof/>
            <w:webHidden/>
          </w:rPr>
          <w:instrText xml:space="preserve"> PAGEREF _Toc532820065 \h </w:instrText>
        </w:r>
        <w:r>
          <w:rPr>
            <w:noProof/>
            <w:webHidden/>
          </w:rPr>
        </w:r>
      </w:ins>
      <w:r>
        <w:rPr>
          <w:noProof/>
          <w:webHidden/>
        </w:rPr>
        <w:fldChar w:fldCharType="separate"/>
      </w:r>
      <w:ins w:id="134" w:author="Miguel Ferreira" w:date="2018-12-17T14:25:00Z">
        <w:r>
          <w:rPr>
            <w:noProof/>
            <w:webHidden/>
          </w:rPr>
          <w:t>38</w:t>
        </w:r>
        <w:r>
          <w:rPr>
            <w:noProof/>
            <w:webHidden/>
          </w:rPr>
          <w:fldChar w:fldCharType="end"/>
        </w:r>
        <w:r w:rsidRPr="00DF33FF">
          <w:rPr>
            <w:rStyle w:val="Hyperlink"/>
            <w:noProof/>
          </w:rPr>
          <w:fldChar w:fldCharType="end"/>
        </w:r>
      </w:ins>
    </w:p>
    <w:p w14:paraId="5359CB72" w14:textId="160BFA5E" w:rsidR="00581988" w:rsidRDefault="00581988">
      <w:pPr>
        <w:pStyle w:val="TOC2"/>
        <w:tabs>
          <w:tab w:val="left" w:pos="960"/>
          <w:tab w:val="right" w:leader="dot" w:pos="9628"/>
        </w:tabs>
        <w:rPr>
          <w:ins w:id="135" w:author="Miguel Ferreira" w:date="2018-12-17T14:25:00Z"/>
          <w:rFonts w:asciiTheme="minorHAnsi" w:eastAsiaTheme="minorEastAsia" w:hAnsiTheme="minorHAnsi" w:cstheme="minorBidi"/>
          <w:noProof/>
          <w:sz w:val="24"/>
          <w:szCs w:val="24"/>
          <w:lang w:val="en-US"/>
        </w:rPr>
      </w:pPr>
      <w:ins w:id="136"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"_Toc532820066"</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4.3.</w:t>
        </w:r>
        <w:r>
          <w:rPr>
            <w:rFonts w:asciiTheme="minorHAnsi" w:eastAsiaTheme="minorEastAsia" w:hAnsiTheme="minorHAnsi" w:cstheme="minorBidi"/>
            <w:noProof/>
            <w:sz w:val="24"/>
            <w:szCs w:val="24"/>
            <w:lang w:val="en-US"/>
          </w:rPr>
          <w:tab/>
        </w:r>
        <w:r w:rsidRPr="00DF33FF">
          <w:rPr>
            <w:rStyle w:val="Hyperlink"/>
            <w:noProof/>
          </w:rPr>
          <w:t>Relational databases</w:t>
        </w:r>
        <w:r>
          <w:rPr>
            <w:noProof/>
            <w:webHidden/>
          </w:rPr>
          <w:tab/>
        </w:r>
        <w:r>
          <w:rPr>
            <w:noProof/>
            <w:webHidden/>
          </w:rPr>
          <w:fldChar w:fldCharType="begin"/>
        </w:r>
        <w:r>
          <w:rPr>
            <w:noProof/>
            <w:webHidden/>
          </w:rPr>
          <w:instrText xml:space="preserve"> PAGEREF _Toc532820066 \h </w:instrText>
        </w:r>
        <w:r>
          <w:rPr>
            <w:noProof/>
            <w:webHidden/>
          </w:rPr>
        </w:r>
      </w:ins>
      <w:r>
        <w:rPr>
          <w:noProof/>
          <w:webHidden/>
        </w:rPr>
        <w:fldChar w:fldCharType="separate"/>
      </w:r>
      <w:ins w:id="137" w:author="Miguel Ferreira" w:date="2018-12-17T14:25:00Z">
        <w:r>
          <w:rPr>
            <w:noProof/>
            <w:webHidden/>
          </w:rPr>
          <w:t>40</w:t>
        </w:r>
        <w:r>
          <w:rPr>
            <w:noProof/>
            <w:webHidden/>
          </w:rPr>
          <w:fldChar w:fldCharType="end"/>
        </w:r>
        <w:r w:rsidRPr="00DF33FF">
          <w:rPr>
            <w:rStyle w:val="Hyperlink"/>
            <w:noProof/>
          </w:rPr>
          <w:fldChar w:fldCharType="end"/>
        </w:r>
      </w:ins>
    </w:p>
    <w:p w14:paraId="36DEA56A" w14:textId="17EFC908" w:rsidR="00581988" w:rsidRDefault="00581988">
      <w:pPr>
        <w:pStyle w:val="TOC1"/>
        <w:rPr>
          <w:ins w:id="138" w:author="Miguel Ferreira" w:date="2018-12-17T14:25:00Z"/>
          <w:rFonts w:asciiTheme="minorHAnsi" w:eastAsiaTheme="minorEastAsia" w:hAnsiTheme="minorHAnsi" w:cstheme="minorBidi"/>
          <w:b w:val="0"/>
          <w:sz w:val="24"/>
          <w:szCs w:val="24"/>
          <w:lang w:val="en-US"/>
        </w:rPr>
      </w:pPr>
      <w:ins w:id="139" w:author="Miguel Ferreira" w:date="2018-12-17T14:25:00Z">
        <w:r w:rsidRPr="00DF33FF">
          <w:rPr>
            <w:rStyle w:val="Hyperlink"/>
          </w:rPr>
          <w:fldChar w:fldCharType="begin"/>
        </w:r>
        <w:r w:rsidRPr="00DF33FF">
          <w:rPr>
            <w:rStyle w:val="Hyperlink"/>
          </w:rPr>
          <w:instrText xml:space="preserve"> </w:instrText>
        </w:r>
        <w:r>
          <w:instrText>HYPERLINK \l "_Toc532820067"</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5.</w:t>
        </w:r>
        <w:r>
          <w:rPr>
            <w:rFonts w:asciiTheme="minorHAnsi" w:eastAsiaTheme="minorEastAsia" w:hAnsiTheme="minorHAnsi" w:cstheme="minorBidi"/>
            <w:b w:val="0"/>
            <w:sz w:val="24"/>
            <w:szCs w:val="24"/>
            <w:lang w:val="en-US"/>
          </w:rPr>
          <w:tab/>
        </w:r>
        <w:r w:rsidRPr="00DF33FF">
          <w:rPr>
            <w:rStyle w:val="Hyperlink"/>
          </w:rPr>
          <w:t>SUBMISSION AGREEMENT</w:t>
        </w:r>
        <w:r>
          <w:rPr>
            <w:webHidden/>
          </w:rPr>
          <w:tab/>
        </w:r>
        <w:r>
          <w:rPr>
            <w:webHidden/>
          </w:rPr>
          <w:fldChar w:fldCharType="begin"/>
        </w:r>
        <w:r>
          <w:rPr>
            <w:webHidden/>
          </w:rPr>
          <w:instrText xml:space="preserve"> PAGEREF _Toc532820067 \h </w:instrText>
        </w:r>
        <w:r>
          <w:rPr>
            <w:webHidden/>
          </w:rPr>
        </w:r>
      </w:ins>
      <w:r>
        <w:rPr>
          <w:webHidden/>
        </w:rPr>
        <w:fldChar w:fldCharType="separate"/>
      </w:r>
      <w:ins w:id="140" w:author="Miguel Ferreira" w:date="2018-12-17T14:25:00Z">
        <w:r>
          <w:rPr>
            <w:webHidden/>
          </w:rPr>
          <w:t>44</w:t>
        </w:r>
        <w:r>
          <w:rPr>
            <w:webHidden/>
          </w:rPr>
          <w:fldChar w:fldCharType="end"/>
        </w:r>
        <w:r w:rsidRPr="00DF33FF">
          <w:rPr>
            <w:rStyle w:val="Hyperlink"/>
          </w:rPr>
          <w:fldChar w:fldCharType="end"/>
        </w:r>
      </w:ins>
    </w:p>
    <w:p w14:paraId="167C948C" w14:textId="2A56C08E" w:rsidR="00581988" w:rsidRDefault="00581988">
      <w:pPr>
        <w:pStyle w:val="TOC1"/>
        <w:rPr>
          <w:ins w:id="141" w:author="Miguel Ferreira" w:date="2018-12-17T14:25:00Z"/>
          <w:rFonts w:asciiTheme="minorHAnsi" w:eastAsiaTheme="minorEastAsia" w:hAnsiTheme="minorHAnsi" w:cstheme="minorBidi"/>
          <w:b w:val="0"/>
          <w:sz w:val="24"/>
          <w:szCs w:val="24"/>
          <w:lang w:val="en-US"/>
        </w:rPr>
      </w:pPr>
      <w:ins w:id="142" w:author="Miguel Ferreira" w:date="2018-12-17T14:25:00Z">
        <w:r w:rsidRPr="00DF33FF">
          <w:rPr>
            <w:rStyle w:val="Hyperlink"/>
          </w:rPr>
          <w:fldChar w:fldCharType="begin"/>
        </w:r>
        <w:r w:rsidRPr="00DF33FF">
          <w:rPr>
            <w:rStyle w:val="Hyperlink"/>
          </w:rPr>
          <w:instrText xml:space="preserve"> </w:instrText>
        </w:r>
        <w:r>
          <w:instrText>HYPERLINK \l "_Toc532820068"</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6.</w:t>
        </w:r>
        <w:r>
          <w:rPr>
            <w:rFonts w:asciiTheme="minorHAnsi" w:eastAsiaTheme="minorEastAsia" w:hAnsiTheme="minorHAnsi" w:cstheme="minorBidi"/>
            <w:b w:val="0"/>
            <w:sz w:val="24"/>
            <w:szCs w:val="24"/>
            <w:lang w:val="en-US"/>
          </w:rPr>
          <w:tab/>
        </w:r>
        <w:r w:rsidRPr="00DF33FF">
          <w:rPr>
            <w:rStyle w:val="Hyperlink"/>
          </w:rPr>
          <w:t>SUMMARY</w:t>
        </w:r>
        <w:r>
          <w:rPr>
            <w:webHidden/>
          </w:rPr>
          <w:tab/>
        </w:r>
        <w:r>
          <w:rPr>
            <w:webHidden/>
          </w:rPr>
          <w:fldChar w:fldCharType="begin"/>
        </w:r>
        <w:r>
          <w:rPr>
            <w:webHidden/>
          </w:rPr>
          <w:instrText xml:space="preserve"> PAGEREF _Toc532820068 \h </w:instrText>
        </w:r>
        <w:r>
          <w:rPr>
            <w:webHidden/>
          </w:rPr>
        </w:r>
      </w:ins>
      <w:r>
        <w:rPr>
          <w:webHidden/>
        </w:rPr>
        <w:fldChar w:fldCharType="separate"/>
      </w:r>
      <w:ins w:id="143" w:author="Miguel Ferreira" w:date="2018-12-17T14:25:00Z">
        <w:r>
          <w:rPr>
            <w:webHidden/>
          </w:rPr>
          <w:t>45</w:t>
        </w:r>
        <w:r>
          <w:rPr>
            <w:webHidden/>
          </w:rPr>
          <w:fldChar w:fldCharType="end"/>
        </w:r>
        <w:r w:rsidRPr="00DF33FF">
          <w:rPr>
            <w:rStyle w:val="Hyperlink"/>
          </w:rPr>
          <w:fldChar w:fldCharType="end"/>
        </w:r>
      </w:ins>
    </w:p>
    <w:p w14:paraId="445B8BD0" w14:textId="01F42BB6" w:rsidR="00581988" w:rsidRDefault="00581988">
      <w:pPr>
        <w:pStyle w:val="TOC1"/>
        <w:rPr>
          <w:ins w:id="144" w:author="Miguel Ferreira" w:date="2018-12-17T14:25:00Z"/>
          <w:rFonts w:asciiTheme="minorHAnsi" w:eastAsiaTheme="minorEastAsia" w:hAnsiTheme="minorHAnsi" w:cstheme="minorBidi"/>
          <w:b w:val="0"/>
          <w:sz w:val="24"/>
          <w:szCs w:val="24"/>
          <w:lang w:val="en-US"/>
        </w:rPr>
      </w:pPr>
      <w:ins w:id="145" w:author="Miguel Ferreira" w:date="2018-12-17T14:25:00Z">
        <w:r w:rsidRPr="00DF33FF">
          <w:rPr>
            <w:rStyle w:val="Hyperlink"/>
          </w:rPr>
          <w:fldChar w:fldCharType="begin"/>
        </w:r>
        <w:r w:rsidRPr="00DF33FF">
          <w:rPr>
            <w:rStyle w:val="Hyperlink"/>
          </w:rPr>
          <w:instrText xml:space="preserve"> </w:instrText>
        </w:r>
        <w:r>
          <w:instrText>HYPERLINK \l "_Toc532820069"</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7.</w:t>
        </w:r>
        <w:r>
          <w:rPr>
            <w:rFonts w:asciiTheme="minorHAnsi" w:eastAsiaTheme="minorEastAsia" w:hAnsiTheme="minorHAnsi" w:cstheme="minorBidi"/>
            <w:b w:val="0"/>
            <w:sz w:val="24"/>
            <w:szCs w:val="24"/>
            <w:lang w:val="en-US"/>
          </w:rPr>
          <w:tab/>
        </w:r>
        <w:r w:rsidRPr="00DF33FF">
          <w:rPr>
            <w:rStyle w:val="Hyperlink"/>
          </w:rPr>
          <w:t>REFERENCES</w:t>
        </w:r>
        <w:r>
          <w:rPr>
            <w:webHidden/>
          </w:rPr>
          <w:tab/>
        </w:r>
        <w:r>
          <w:rPr>
            <w:webHidden/>
          </w:rPr>
          <w:fldChar w:fldCharType="begin"/>
        </w:r>
        <w:r>
          <w:rPr>
            <w:webHidden/>
          </w:rPr>
          <w:instrText xml:space="preserve"> PAGEREF _Toc532820069 \h </w:instrText>
        </w:r>
        <w:r>
          <w:rPr>
            <w:webHidden/>
          </w:rPr>
        </w:r>
      </w:ins>
      <w:r>
        <w:rPr>
          <w:webHidden/>
        </w:rPr>
        <w:fldChar w:fldCharType="separate"/>
      </w:r>
      <w:ins w:id="146" w:author="Miguel Ferreira" w:date="2018-12-17T14:25:00Z">
        <w:r>
          <w:rPr>
            <w:webHidden/>
          </w:rPr>
          <w:t>46</w:t>
        </w:r>
        <w:r>
          <w:rPr>
            <w:webHidden/>
          </w:rPr>
          <w:fldChar w:fldCharType="end"/>
        </w:r>
        <w:r w:rsidRPr="00DF33FF">
          <w:rPr>
            <w:rStyle w:val="Hyperlink"/>
          </w:rPr>
          <w:fldChar w:fldCharType="end"/>
        </w:r>
      </w:ins>
    </w:p>
    <w:p w14:paraId="070F72F2" w14:textId="3EF67566" w:rsidR="00581988" w:rsidRDefault="00581988">
      <w:pPr>
        <w:pStyle w:val="TOC1"/>
        <w:rPr>
          <w:ins w:id="147" w:author="Miguel Ferreira" w:date="2018-12-17T14:25:00Z"/>
          <w:rFonts w:asciiTheme="minorHAnsi" w:eastAsiaTheme="minorEastAsia" w:hAnsiTheme="minorHAnsi" w:cstheme="minorBidi"/>
          <w:b w:val="0"/>
          <w:sz w:val="24"/>
          <w:szCs w:val="24"/>
          <w:lang w:val="en-US"/>
        </w:rPr>
      </w:pPr>
      <w:ins w:id="148" w:author="Miguel Ferreira" w:date="2018-12-17T14:25:00Z">
        <w:r w:rsidRPr="00DF33FF">
          <w:rPr>
            <w:rStyle w:val="Hyperlink"/>
          </w:rPr>
          <w:fldChar w:fldCharType="begin"/>
        </w:r>
        <w:r w:rsidRPr="00DF33FF">
          <w:rPr>
            <w:rStyle w:val="Hyperlink"/>
          </w:rPr>
          <w:instrText xml:space="preserve"> </w:instrText>
        </w:r>
        <w:r>
          <w:instrText>HYPERLINK \l "_Toc532820070"</w:instrText>
        </w:r>
        <w:r w:rsidRPr="00DF33FF">
          <w:rPr>
            <w:rStyle w:val="Hyperlink"/>
          </w:rPr>
          <w:instrText xml:space="preserve"> </w:instrText>
        </w:r>
        <w:r w:rsidRPr="00DF33FF">
          <w:rPr>
            <w:rStyle w:val="Hyperlink"/>
          </w:rPr>
        </w:r>
        <w:r w:rsidRPr="00DF33FF">
          <w:rPr>
            <w:rStyle w:val="Hyperlink"/>
          </w:rPr>
          <w:fldChar w:fldCharType="separate"/>
        </w:r>
        <w:r w:rsidRPr="00DF33FF">
          <w:rPr>
            <w:rStyle w:val="Hyperlink"/>
          </w:rPr>
          <w:t>8.</w:t>
        </w:r>
        <w:r>
          <w:rPr>
            <w:rFonts w:asciiTheme="minorHAnsi" w:eastAsiaTheme="minorEastAsia" w:hAnsiTheme="minorHAnsi" w:cstheme="minorBidi"/>
            <w:b w:val="0"/>
            <w:sz w:val="24"/>
            <w:szCs w:val="24"/>
            <w:lang w:val="en-US"/>
          </w:rPr>
          <w:tab/>
        </w:r>
        <w:r w:rsidRPr="00DF33FF">
          <w:rPr>
            <w:rStyle w:val="Hyperlink"/>
          </w:rPr>
          <w:t>APPENDICIES</w:t>
        </w:r>
        <w:r>
          <w:rPr>
            <w:webHidden/>
          </w:rPr>
          <w:tab/>
        </w:r>
        <w:r>
          <w:rPr>
            <w:webHidden/>
          </w:rPr>
          <w:fldChar w:fldCharType="begin"/>
        </w:r>
        <w:r>
          <w:rPr>
            <w:webHidden/>
          </w:rPr>
          <w:instrText xml:space="preserve"> PAGEREF _Toc532820070 \h </w:instrText>
        </w:r>
        <w:r>
          <w:rPr>
            <w:webHidden/>
          </w:rPr>
        </w:r>
      </w:ins>
      <w:r>
        <w:rPr>
          <w:webHidden/>
        </w:rPr>
        <w:fldChar w:fldCharType="separate"/>
      </w:r>
      <w:ins w:id="149" w:author="Miguel Ferreira" w:date="2018-12-17T14:25:00Z">
        <w:r>
          <w:rPr>
            <w:webHidden/>
          </w:rPr>
          <w:t>47</w:t>
        </w:r>
        <w:r>
          <w:rPr>
            <w:webHidden/>
          </w:rPr>
          <w:fldChar w:fldCharType="end"/>
        </w:r>
        <w:r w:rsidRPr="00DF33FF">
          <w:rPr>
            <w:rStyle w:val="Hyperlink"/>
          </w:rPr>
          <w:fldChar w:fldCharType="end"/>
        </w:r>
      </w:ins>
    </w:p>
    <w:p w14:paraId="76B97338" w14:textId="7194E9E8" w:rsidR="00581988" w:rsidRDefault="00581988">
      <w:pPr>
        <w:pStyle w:val="TOC2"/>
        <w:tabs>
          <w:tab w:val="left" w:pos="960"/>
          <w:tab w:val="right" w:leader="dot" w:pos="9628"/>
        </w:tabs>
        <w:rPr>
          <w:ins w:id="150" w:author="Miguel Ferreira" w:date="2018-12-17T14:25:00Z"/>
          <w:rFonts w:asciiTheme="minorHAnsi" w:eastAsiaTheme="minorEastAsia" w:hAnsiTheme="minorHAnsi" w:cstheme="minorBidi"/>
          <w:noProof/>
          <w:sz w:val="24"/>
          <w:szCs w:val="24"/>
          <w:lang w:val="en-US"/>
        </w:rPr>
      </w:pPr>
      <w:ins w:id="151"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"_Toc532820071"</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8.1.</w:t>
        </w:r>
        <w:r>
          <w:rPr>
            <w:rFonts w:asciiTheme="minorHAnsi" w:eastAsiaTheme="minorEastAsia" w:hAnsiTheme="minorHAnsi" w:cstheme="minorBidi"/>
            <w:noProof/>
            <w:sz w:val="24"/>
            <w:szCs w:val="24"/>
            <w:lang w:val="en-US"/>
          </w:rPr>
          <w:tab/>
        </w:r>
        <w:r w:rsidRPr="00DF33FF">
          <w:rPr>
            <w:rStyle w:val="Hyperlink"/>
            <w:noProof/>
          </w:rPr>
          <w:t>Appendix A: Quality requirements for a submission information package</w:t>
        </w:r>
        <w:r>
          <w:rPr>
            <w:noProof/>
            <w:webHidden/>
          </w:rPr>
          <w:tab/>
        </w:r>
        <w:r>
          <w:rPr>
            <w:noProof/>
            <w:webHidden/>
          </w:rPr>
          <w:fldChar w:fldCharType="begin"/>
        </w:r>
        <w:r>
          <w:rPr>
            <w:noProof/>
            <w:webHidden/>
          </w:rPr>
          <w:instrText xml:space="preserve"> PAGEREF _Toc532820071 \h </w:instrText>
        </w:r>
        <w:r>
          <w:rPr>
            <w:noProof/>
            <w:webHidden/>
          </w:rPr>
        </w:r>
      </w:ins>
      <w:r>
        <w:rPr>
          <w:noProof/>
          <w:webHidden/>
        </w:rPr>
        <w:fldChar w:fldCharType="separate"/>
      </w:r>
      <w:ins w:id="152" w:author="Miguel Ferreira" w:date="2018-12-17T14:25:00Z">
        <w:r>
          <w:rPr>
            <w:noProof/>
            <w:webHidden/>
          </w:rPr>
          <w:t>47</w:t>
        </w:r>
        <w:r>
          <w:rPr>
            <w:noProof/>
            <w:webHidden/>
          </w:rPr>
          <w:fldChar w:fldCharType="end"/>
        </w:r>
        <w:r w:rsidRPr="00DF33FF">
          <w:rPr>
            <w:rStyle w:val="Hyperlink"/>
            <w:noProof/>
          </w:rPr>
          <w:fldChar w:fldCharType="end"/>
        </w:r>
      </w:ins>
    </w:p>
    <w:p w14:paraId="43862C38" w14:textId="40BB2FAB" w:rsidR="00581988" w:rsidRDefault="00581988">
      <w:pPr>
        <w:pStyle w:val="TOC3"/>
        <w:tabs>
          <w:tab w:val="left" w:pos="1440"/>
          <w:tab w:val="right" w:leader="dot" w:pos="9628"/>
        </w:tabs>
        <w:rPr>
          <w:ins w:id="153" w:author="Miguel Ferreira" w:date="2018-12-17T14:25:00Z"/>
          <w:rFonts w:asciiTheme="minorHAnsi" w:eastAsiaTheme="minorEastAsia" w:hAnsiTheme="minorHAnsi" w:cstheme="minorBidi"/>
          <w:noProof/>
          <w:sz w:val="24"/>
          <w:szCs w:val="24"/>
          <w:lang w:val="en-US"/>
        </w:rPr>
      </w:pPr>
      <w:ins w:id="154"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"_Toc532820072"</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rFonts w:ascii="Liberation Sans" w:hAnsi="Liberation Sans" w:cs="Liberation Sans"/>
            <w:noProof/>
          </w:rPr>
          <w:t>8.1.1.</w:t>
        </w:r>
        <w:r>
          <w:rPr>
            <w:rFonts w:asciiTheme="minorHAnsi" w:eastAsiaTheme="minorEastAsia" w:hAnsiTheme="minorHAnsi" w:cstheme="minorBidi"/>
            <w:noProof/>
            <w:sz w:val="24"/>
            <w:szCs w:val="24"/>
            <w:lang w:val="en-US"/>
          </w:rPr>
          <w:tab/>
        </w:r>
        <w:r w:rsidRPr="00DF33FF">
          <w:rPr>
            <w:rStyle w:val="Hyperlink"/>
            <w:noProof/>
          </w:rPr>
          <w:t>General requirements</w:t>
        </w:r>
        <w:r>
          <w:rPr>
            <w:noProof/>
            <w:webHidden/>
          </w:rPr>
          <w:tab/>
        </w:r>
        <w:r>
          <w:rPr>
            <w:noProof/>
            <w:webHidden/>
          </w:rPr>
          <w:fldChar w:fldCharType="begin"/>
        </w:r>
        <w:r>
          <w:rPr>
            <w:noProof/>
            <w:webHidden/>
          </w:rPr>
          <w:instrText xml:space="preserve"> PAGEREF _Toc532820072 \h </w:instrText>
        </w:r>
        <w:r>
          <w:rPr>
            <w:noProof/>
            <w:webHidden/>
          </w:rPr>
        </w:r>
      </w:ins>
      <w:r>
        <w:rPr>
          <w:noProof/>
          <w:webHidden/>
        </w:rPr>
        <w:fldChar w:fldCharType="separate"/>
      </w:r>
      <w:ins w:id="155" w:author="Miguel Ferreira" w:date="2018-12-17T14:25:00Z">
        <w:r>
          <w:rPr>
            <w:noProof/>
            <w:webHidden/>
          </w:rPr>
          <w:t>47</w:t>
        </w:r>
        <w:r>
          <w:rPr>
            <w:noProof/>
            <w:webHidden/>
          </w:rPr>
          <w:fldChar w:fldCharType="end"/>
        </w:r>
        <w:r w:rsidRPr="00DF33FF">
          <w:rPr>
            <w:rStyle w:val="Hyperlink"/>
            <w:noProof/>
          </w:rPr>
          <w:fldChar w:fldCharType="end"/>
        </w:r>
      </w:ins>
    </w:p>
    <w:p w14:paraId="0D5B4A5F" w14:textId="6B8E6980" w:rsidR="00581988" w:rsidRDefault="00581988">
      <w:pPr>
        <w:pStyle w:val="TOC3"/>
        <w:tabs>
          <w:tab w:val="left" w:pos="1440"/>
          <w:tab w:val="right" w:leader="dot" w:pos="9628"/>
        </w:tabs>
        <w:rPr>
          <w:ins w:id="156" w:author="Miguel Ferreira" w:date="2018-12-17T14:25:00Z"/>
          <w:rFonts w:asciiTheme="minorHAnsi" w:eastAsiaTheme="minorEastAsia" w:hAnsiTheme="minorHAnsi" w:cstheme="minorBidi"/>
          <w:noProof/>
          <w:sz w:val="24"/>
          <w:szCs w:val="24"/>
          <w:lang w:val="en-US"/>
        </w:rPr>
      </w:pPr>
      <w:ins w:id="157"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"_Toc532820073"</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rFonts w:ascii="Liberation Sans" w:eastAsia="Microsoft YaHei" w:hAnsi="Liberation Sans" w:cs="Liberation Sans"/>
            <w:noProof/>
          </w:rPr>
          <w:t>8.1.2.</w:t>
        </w:r>
        <w:r>
          <w:rPr>
            <w:rFonts w:asciiTheme="minorHAnsi" w:eastAsiaTheme="minorEastAsia" w:hAnsiTheme="minorHAnsi" w:cstheme="minorBidi"/>
            <w:noProof/>
            <w:sz w:val="24"/>
            <w:szCs w:val="24"/>
            <w:lang w:val="en-US"/>
          </w:rPr>
          <w:tab/>
        </w:r>
        <w:r w:rsidRPr="00DF33FF">
          <w:rPr>
            <w:rStyle w:val="Hyperlink"/>
            <w:noProof/>
          </w:rPr>
          <w:t>Identification of the Information Package</w:t>
        </w:r>
        <w:r>
          <w:rPr>
            <w:noProof/>
            <w:webHidden/>
          </w:rPr>
          <w:tab/>
        </w:r>
        <w:r>
          <w:rPr>
            <w:noProof/>
            <w:webHidden/>
          </w:rPr>
          <w:fldChar w:fldCharType="begin"/>
        </w:r>
        <w:r>
          <w:rPr>
            <w:noProof/>
            <w:webHidden/>
          </w:rPr>
          <w:instrText xml:space="preserve"> PAGEREF _Toc532820073 \h </w:instrText>
        </w:r>
        <w:r>
          <w:rPr>
            <w:noProof/>
            <w:webHidden/>
          </w:rPr>
        </w:r>
      </w:ins>
      <w:r>
        <w:rPr>
          <w:noProof/>
          <w:webHidden/>
        </w:rPr>
        <w:fldChar w:fldCharType="separate"/>
      </w:r>
      <w:ins w:id="158" w:author="Miguel Ferreira" w:date="2018-12-17T14:25:00Z">
        <w:r>
          <w:rPr>
            <w:noProof/>
            <w:webHidden/>
          </w:rPr>
          <w:t>47</w:t>
        </w:r>
        <w:r>
          <w:rPr>
            <w:noProof/>
            <w:webHidden/>
          </w:rPr>
          <w:fldChar w:fldCharType="end"/>
        </w:r>
        <w:r w:rsidRPr="00DF33FF">
          <w:rPr>
            <w:rStyle w:val="Hyperlink"/>
            <w:noProof/>
          </w:rPr>
          <w:fldChar w:fldCharType="end"/>
        </w:r>
      </w:ins>
    </w:p>
    <w:p w14:paraId="0240D2D1" w14:textId="6E2301E5" w:rsidR="00581988" w:rsidRDefault="00581988">
      <w:pPr>
        <w:pStyle w:val="TOC3"/>
        <w:tabs>
          <w:tab w:val="left" w:pos="1440"/>
          <w:tab w:val="right" w:leader="dot" w:pos="9628"/>
        </w:tabs>
        <w:rPr>
          <w:ins w:id="159" w:author="Miguel Ferreira" w:date="2018-12-17T14:25:00Z"/>
          <w:rFonts w:asciiTheme="minorHAnsi" w:eastAsiaTheme="minorEastAsia" w:hAnsiTheme="minorHAnsi" w:cstheme="minorBidi"/>
          <w:noProof/>
          <w:sz w:val="24"/>
          <w:szCs w:val="24"/>
          <w:lang w:val="en-US"/>
        </w:rPr>
      </w:pPr>
      <w:ins w:id="160"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"_Toc532820074"</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rFonts w:ascii="Liberation Sans" w:eastAsia="Microsoft YaHei" w:hAnsi="Liberation Sans" w:cs="Liberation Sans"/>
            <w:noProof/>
          </w:rPr>
          <w:t>8.1.3.</w:t>
        </w:r>
        <w:r>
          <w:rPr>
            <w:rFonts w:asciiTheme="minorHAnsi" w:eastAsiaTheme="minorEastAsia" w:hAnsiTheme="minorHAnsi" w:cstheme="minorBidi"/>
            <w:noProof/>
            <w:sz w:val="24"/>
            <w:szCs w:val="24"/>
            <w:lang w:val="en-US"/>
          </w:rPr>
          <w:tab/>
        </w:r>
        <w:r w:rsidRPr="00DF33FF">
          <w:rPr>
            <w:rStyle w:val="Hyperlink"/>
            <w:noProof/>
          </w:rPr>
          <w:t>Structure of the Information Package</w:t>
        </w:r>
        <w:r>
          <w:rPr>
            <w:noProof/>
            <w:webHidden/>
          </w:rPr>
          <w:tab/>
        </w:r>
        <w:r>
          <w:rPr>
            <w:noProof/>
            <w:webHidden/>
          </w:rPr>
          <w:fldChar w:fldCharType="begin"/>
        </w:r>
        <w:r>
          <w:rPr>
            <w:noProof/>
            <w:webHidden/>
          </w:rPr>
          <w:instrText xml:space="preserve"> PAGEREF _Toc532820074 \h </w:instrText>
        </w:r>
        <w:r>
          <w:rPr>
            <w:noProof/>
            <w:webHidden/>
          </w:rPr>
        </w:r>
      </w:ins>
      <w:r>
        <w:rPr>
          <w:noProof/>
          <w:webHidden/>
        </w:rPr>
        <w:fldChar w:fldCharType="separate"/>
      </w:r>
      <w:ins w:id="161" w:author="Miguel Ferreira" w:date="2018-12-17T14:25:00Z">
        <w:r>
          <w:rPr>
            <w:noProof/>
            <w:webHidden/>
          </w:rPr>
          <w:t>47</w:t>
        </w:r>
        <w:r>
          <w:rPr>
            <w:noProof/>
            <w:webHidden/>
          </w:rPr>
          <w:fldChar w:fldCharType="end"/>
        </w:r>
        <w:r w:rsidRPr="00DF33FF">
          <w:rPr>
            <w:rStyle w:val="Hyperlink"/>
            <w:noProof/>
          </w:rPr>
          <w:fldChar w:fldCharType="end"/>
        </w:r>
      </w:ins>
    </w:p>
    <w:p w14:paraId="0BE4472A" w14:textId="620E2C09" w:rsidR="00581988" w:rsidRDefault="00581988">
      <w:pPr>
        <w:pStyle w:val="TOC3"/>
        <w:tabs>
          <w:tab w:val="left" w:pos="1440"/>
          <w:tab w:val="right" w:leader="dot" w:pos="9628"/>
        </w:tabs>
        <w:rPr>
          <w:ins w:id="162" w:author="Miguel Ferreira" w:date="2018-12-17T14:25:00Z"/>
          <w:rFonts w:asciiTheme="minorHAnsi" w:eastAsiaTheme="minorEastAsia" w:hAnsiTheme="minorHAnsi" w:cstheme="minorBidi"/>
          <w:noProof/>
          <w:sz w:val="24"/>
          <w:szCs w:val="24"/>
          <w:lang w:val="en-US"/>
        </w:rPr>
      </w:pPr>
      <w:ins w:id="163"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"_Toc532820075"</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rFonts w:ascii="Liberation Sans" w:eastAsia="Microsoft YaHei" w:hAnsi="Liberation Sans" w:cs="Liberation Sans"/>
            <w:noProof/>
          </w:rPr>
          <w:t>8.1.4.</w:t>
        </w:r>
        <w:r>
          <w:rPr>
            <w:rFonts w:asciiTheme="minorHAnsi" w:eastAsiaTheme="minorEastAsia" w:hAnsiTheme="minorHAnsi" w:cstheme="minorBidi"/>
            <w:noProof/>
            <w:sz w:val="24"/>
            <w:szCs w:val="24"/>
            <w:lang w:val="en-US"/>
          </w:rPr>
          <w:tab/>
        </w:r>
        <w:r w:rsidRPr="00DF33FF">
          <w:rPr>
            <w:rStyle w:val="Hyperlink"/>
            <w:noProof/>
          </w:rPr>
          <w:t>Information Package Metadata</w:t>
        </w:r>
        <w:r>
          <w:rPr>
            <w:noProof/>
            <w:webHidden/>
          </w:rPr>
          <w:tab/>
        </w:r>
        <w:r>
          <w:rPr>
            <w:noProof/>
            <w:webHidden/>
          </w:rPr>
          <w:fldChar w:fldCharType="begin"/>
        </w:r>
        <w:r>
          <w:rPr>
            <w:noProof/>
            <w:webHidden/>
          </w:rPr>
          <w:instrText xml:space="preserve"> PAGEREF _Toc532820075 \h </w:instrText>
        </w:r>
        <w:r>
          <w:rPr>
            <w:noProof/>
            <w:webHidden/>
          </w:rPr>
        </w:r>
      </w:ins>
      <w:r>
        <w:rPr>
          <w:noProof/>
          <w:webHidden/>
        </w:rPr>
        <w:fldChar w:fldCharType="separate"/>
      </w:r>
      <w:ins w:id="164" w:author="Miguel Ferreira" w:date="2018-12-17T14:25:00Z">
        <w:r>
          <w:rPr>
            <w:noProof/>
            <w:webHidden/>
          </w:rPr>
          <w:t>48</w:t>
        </w:r>
        <w:r>
          <w:rPr>
            <w:noProof/>
            <w:webHidden/>
          </w:rPr>
          <w:fldChar w:fldCharType="end"/>
        </w:r>
        <w:r w:rsidRPr="00DF33FF">
          <w:rPr>
            <w:rStyle w:val="Hyperlink"/>
            <w:noProof/>
          </w:rPr>
          <w:fldChar w:fldCharType="end"/>
        </w:r>
      </w:ins>
    </w:p>
    <w:p w14:paraId="4F8AC251" w14:textId="0FCA3131" w:rsidR="00581988" w:rsidRDefault="00581988">
      <w:pPr>
        <w:pStyle w:val="TOC2"/>
        <w:tabs>
          <w:tab w:val="left" w:pos="960"/>
          <w:tab w:val="right" w:leader="dot" w:pos="9628"/>
        </w:tabs>
        <w:rPr>
          <w:ins w:id="165" w:author="Miguel Ferreira" w:date="2018-12-17T14:25:00Z"/>
          <w:rFonts w:asciiTheme="minorHAnsi" w:eastAsiaTheme="minorEastAsia" w:hAnsiTheme="minorHAnsi" w:cstheme="minorBidi"/>
          <w:noProof/>
          <w:sz w:val="24"/>
          <w:szCs w:val="24"/>
          <w:lang w:val="en-US"/>
        </w:rPr>
      </w:pPr>
      <w:ins w:id="166"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"_Toc532820076"</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8.2.</w:t>
        </w:r>
        <w:r>
          <w:rPr>
            <w:rFonts w:asciiTheme="minorHAnsi" w:eastAsiaTheme="minorEastAsia" w:hAnsiTheme="minorHAnsi" w:cstheme="minorBidi"/>
            <w:noProof/>
            <w:sz w:val="24"/>
            <w:szCs w:val="24"/>
            <w:lang w:val="en-US"/>
          </w:rPr>
          <w:tab/>
        </w:r>
        <w:r w:rsidRPr="00DF33FF">
          <w:rPr>
            <w:rStyle w:val="Hyperlink"/>
            <w:noProof/>
          </w:rPr>
          <w:t>Appendix B: Submission Agreement</w:t>
        </w:r>
        <w:r>
          <w:rPr>
            <w:noProof/>
            <w:webHidden/>
          </w:rPr>
          <w:tab/>
        </w:r>
        <w:r>
          <w:rPr>
            <w:noProof/>
            <w:webHidden/>
          </w:rPr>
          <w:fldChar w:fldCharType="begin"/>
        </w:r>
        <w:r>
          <w:rPr>
            <w:noProof/>
            <w:webHidden/>
          </w:rPr>
          <w:instrText xml:space="preserve"> PAGEREF _Toc532820076 \h </w:instrText>
        </w:r>
        <w:r>
          <w:rPr>
            <w:noProof/>
            <w:webHidden/>
          </w:rPr>
        </w:r>
      </w:ins>
      <w:r>
        <w:rPr>
          <w:noProof/>
          <w:webHidden/>
        </w:rPr>
        <w:fldChar w:fldCharType="separate"/>
      </w:r>
      <w:ins w:id="167" w:author="Miguel Ferreira" w:date="2018-12-17T14:25:00Z">
        <w:r>
          <w:rPr>
            <w:noProof/>
            <w:webHidden/>
          </w:rPr>
          <w:t>49</w:t>
        </w:r>
        <w:r>
          <w:rPr>
            <w:noProof/>
            <w:webHidden/>
          </w:rPr>
          <w:fldChar w:fldCharType="end"/>
        </w:r>
        <w:r w:rsidRPr="00DF33FF">
          <w:rPr>
            <w:rStyle w:val="Hyperlink"/>
            <w:noProof/>
          </w:rPr>
          <w:fldChar w:fldCharType="end"/>
        </w:r>
      </w:ins>
    </w:p>
    <w:p w14:paraId="194D86C5" w14:textId="3D5228DF" w:rsidR="00581988" w:rsidRDefault="00581988">
      <w:pPr>
        <w:pStyle w:val="TOC2"/>
        <w:tabs>
          <w:tab w:val="left" w:pos="960"/>
          <w:tab w:val="right" w:leader="dot" w:pos="9628"/>
        </w:tabs>
        <w:rPr>
          <w:ins w:id="168" w:author="Miguel Ferreira" w:date="2018-12-17T14:25:00Z"/>
          <w:rFonts w:asciiTheme="minorHAnsi" w:eastAsiaTheme="minorEastAsia" w:hAnsiTheme="minorHAnsi" w:cstheme="minorBidi"/>
          <w:noProof/>
          <w:sz w:val="24"/>
          <w:szCs w:val="24"/>
          <w:lang w:val="en-US"/>
        </w:rPr>
      </w:pPr>
      <w:ins w:id="169" w:author="Miguel Ferreira" w:date="2018-12-17T14:25:00Z">
        <w:r w:rsidRPr="00DF33FF">
          <w:rPr>
            <w:rStyle w:val="Hyperlink"/>
            <w:noProof/>
          </w:rPr>
          <w:fldChar w:fldCharType="begin"/>
        </w:r>
        <w:r w:rsidRPr="00DF33FF">
          <w:rPr>
            <w:rStyle w:val="Hyperlink"/>
            <w:noProof/>
          </w:rPr>
          <w:instrText xml:space="preserve"> </w:instrText>
        </w:r>
        <w:r>
          <w:rPr>
            <w:noProof/>
          </w:rPr>
          <w:instrText>HYPERLINK \l "_Toc532820077"</w:instrText>
        </w:r>
        <w:r w:rsidRPr="00DF33FF">
          <w:rPr>
            <w:rStyle w:val="Hyperlink"/>
            <w:noProof/>
          </w:rPr>
          <w:instrText xml:space="preserve"> </w:instrText>
        </w:r>
        <w:r w:rsidRPr="00DF33FF">
          <w:rPr>
            <w:rStyle w:val="Hyperlink"/>
            <w:noProof/>
          </w:rPr>
        </w:r>
        <w:r w:rsidRPr="00DF33FF">
          <w:rPr>
            <w:rStyle w:val="Hyperlink"/>
            <w:noProof/>
          </w:rPr>
          <w:fldChar w:fldCharType="separate"/>
        </w:r>
        <w:r w:rsidRPr="00DF33FF">
          <w:rPr>
            <w:rStyle w:val="Hyperlink"/>
            <w:noProof/>
          </w:rPr>
          <w:t>8.3.</w:t>
        </w:r>
        <w:r>
          <w:rPr>
            <w:rFonts w:asciiTheme="minorHAnsi" w:eastAsiaTheme="minorEastAsia" w:hAnsiTheme="minorHAnsi" w:cstheme="minorBidi"/>
            <w:noProof/>
            <w:sz w:val="24"/>
            <w:szCs w:val="24"/>
            <w:lang w:val="en-US"/>
          </w:rPr>
          <w:tab/>
        </w:r>
        <w:r w:rsidRPr="00DF33FF">
          <w:rPr>
            <w:rStyle w:val="Hyperlink"/>
            <w:noProof/>
          </w:rPr>
          <w:t>Appendix C: Terminology</w:t>
        </w:r>
        <w:r>
          <w:rPr>
            <w:noProof/>
            <w:webHidden/>
          </w:rPr>
          <w:tab/>
        </w:r>
        <w:r>
          <w:rPr>
            <w:noProof/>
            <w:webHidden/>
          </w:rPr>
          <w:fldChar w:fldCharType="begin"/>
        </w:r>
        <w:r>
          <w:rPr>
            <w:noProof/>
            <w:webHidden/>
          </w:rPr>
          <w:instrText xml:space="preserve"> PAGEREF _Toc532820077 \h </w:instrText>
        </w:r>
        <w:r>
          <w:rPr>
            <w:noProof/>
            <w:webHidden/>
          </w:rPr>
        </w:r>
      </w:ins>
      <w:r>
        <w:rPr>
          <w:noProof/>
          <w:webHidden/>
        </w:rPr>
        <w:fldChar w:fldCharType="separate"/>
      </w:r>
      <w:ins w:id="170" w:author="Miguel Ferreira" w:date="2018-12-17T14:25:00Z">
        <w:r>
          <w:rPr>
            <w:noProof/>
            <w:webHidden/>
          </w:rPr>
          <w:t>54</w:t>
        </w:r>
        <w:r>
          <w:rPr>
            <w:noProof/>
            <w:webHidden/>
          </w:rPr>
          <w:fldChar w:fldCharType="end"/>
        </w:r>
        <w:r w:rsidRPr="00DF33FF">
          <w:rPr>
            <w:rStyle w:val="Hyperlink"/>
            <w:noProof/>
          </w:rPr>
          <w:fldChar w:fldCharType="end"/>
        </w:r>
      </w:ins>
    </w:p>
    <w:p w14:paraId="2A15EF63" w14:textId="45EA38F4" w:rsidR="00BF4162" w:rsidRPr="00F65186" w:rsidDel="00581988" w:rsidRDefault="00BF4162">
      <w:pPr>
        <w:pStyle w:val="TOC1"/>
        <w:rPr>
          <w:del w:id="171" w:author="Miguel Ferreira" w:date="2018-12-17T14:25:00Z"/>
          <w:b w:val="0"/>
          <w:lang w:eastAsia="et-EE"/>
          <w:rPrChange w:id="172" w:author="Miguel Ferreira" w:date="2018-12-17T14:25:00Z">
            <w:rPr>
              <w:del w:id="173" w:author="Miguel Ferreira" w:date="2018-12-17T14:25:00Z"/>
              <w:b w:val="0"/>
              <w:lang w:val="et-EE" w:eastAsia="et-EE"/>
            </w:rPr>
          </w:rPrChange>
        </w:rPr>
      </w:pPr>
      <w:del w:id="174" w:author="Miguel Ferreira" w:date="2018-12-17T14:25:00Z">
        <w:r w:rsidRPr="00C25E13" w:rsidDel="00581988">
          <w:rPr>
            <w:rStyle w:val="Hyperlink"/>
          </w:rPr>
          <w:delText>1.</w:delText>
        </w:r>
        <w:r w:rsidRPr="00F65186" w:rsidDel="00581988">
          <w:rPr>
            <w:b w:val="0"/>
            <w:lang w:eastAsia="et-EE"/>
            <w:rPrChange w:id="175" w:author="Miguel Ferreira" w:date="2018-12-17T14:25:00Z">
              <w:rPr>
                <w:b w:val="0"/>
                <w:lang w:val="et-EE" w:eastAsia="et-EE"/>
              </w:rPr>
            </w:rPrChange>
          </w:rPr>
          <w:tab/>
        </w:r>
        <w:r w:rsidRPr="00C25E13" w:rsidDel="00581988">
          <w:rPr>
            <w:rStyle w:val="Hyperlink"/>
          </w:rPr>
          <w:delText>INTRODUCTION</w:delText>
        </w:r>
        <w:r w:rsidRPr="00F65186" w:rsidDel="00581988">
          <w:rPr>
            <w:webHidden/>
          </w:rPr>
          <w:tab/>
        </w:r>
        <w:r w:rsidR="00AB4736" w:rsidRPr="00F65186" w:rsidDel="00581988">
          <w:rPr>
            <w:webHidden/>
          </w:rPr>
          <w:delText>9</w:delText>
        </w:r>
      </w:del>
    </w:p>
    <w:p w14:paraId="268D7432" w14:textId="50F78C38" w:rsidR="00BF4162" w:rsidRPr="00F65186" w:rsidDel="00581988" w:rsidRDefault="00BF4162">
      <w:pPr>
        <w:pStyle w:val="TOC2"/>
        <w:tabs>
          <w:tab w:val="left" w:pos="960"/>
          <w:tab w:val="right" w:leader="dot" w:pos="9628"/>
        </w:tabs>
        <w:rPr>
          <w:del w:id="176" w:author="Miguel Ferreira" w:date="2018-12-17T14:25:00Z"/>
          <w:noProof/>
          <w:lang w:eastAsia="et-EE"/>
          <w:rPrChange w:id="177" w:author="Miguel Ferreira" w:date="2018-12-17T14:25:00Z">
            <w:rPr>
              <w:del w:id="178" w:author="Miguel Ferreira" w:date="2018-12-17T14:25:00Z"/>
              <w:noProof/>
              <w:lang w:val="et-EE" w:eastAsia="et-EE"/>
            </w:rPr>
          </w:rPrChange>
        </w:rPr>
      </w:pPr>
      <w:del w:id="179" w:author="Miguel Ferreira" w:date="2018-12-17T14:25:00Z">
        <w:r w:rsidRPr="00581988" w:rsidDel="00581988">
          <w:rPr>
            <w:rStyle w:val="Hyperlink"/>
            <w:noProof/>
          </w:rPr>
          <w:delText>1.1.</w:delText>
        </w:r>
        <w:r w:rsidRPr="00F65186" w:rsidDel="00581988">
          <w:rPr>
            <w:noProof/>
            <w:lang w:eastAsia="et-EE"/>
            <w:rPrChange w:id="180" w:author="Miguel Ferreira" w:date="2018-12-17T14:25:00Z">
              <w:rPr>
                <w:noProof/>
                <w:lang w:val="et-EE" w:eastAsia="et-EE"/>
              </w:rPr>
            </w:rPrChange>
          </w:rPr>
          <w:tab/>
        </w:r>
        <w:r w:rsidRPr="00581988" w:rsidDel="00581988">
          <w:rPr>
            <w:rStyle w:val="Hyperlink"/>
            <w:noProof/>
          </w:rPr>
          <w:delText>Scope and purpose</w:delText>
        </w:r>
        <w:r w:rsidRPr="003E74F1" w:rsidDel="00581988">
          <w:rPr>
            <w:noProof/>
            <w:webHidden/>
          </w:rPr>
          <w:tab/>
        </w:r>
        <w:r w:rsidR="00AB4736" w:rsidRPr="003E74F1" w:rsidDel="00581988">
          <w:rPr>
            <w:noProof/>
            <w:webHidden/>
          </w:rPr>
          <w:delText>9</w:delText>
        </w:r>
      </w:del>
    </w:p>
    <w:p w14:paraId="1BAF63BB" w14:textId="3228A232" w:rsidR="00BF4162" w:rsidRPr="00F65186" w:rsidDel="00581988" w:rsidRDefault="00BF4162">
      <w:pPr>
        <w:pStyle w:val="TOC2"/>
        <w:tabs>
          <w:tab w:val="left" w:pos="960"/>
          <w:tab w:val="right" w:leader="dot" w:pos="9628"/>
        </w:tabs>
        <w:rPr>
          <w:del w:id="181" w:author="Miguel Ferreira" w:date="2018-12-17T14:25:00Z"/>
          <w:noProof/>
          <w:lang w:eastAsia="et-EE"/>
          <w:rPrChange w:id="182" w:author="Miguel Ferreira" w:date="2018-12-17T14:25:00Z">
            <w:rPr>
              <w:del w:id="183" w:author="Miguel Ferreira" w:date="2018-12-17T14:25:00Z"/>
              <w:noProof/>
              <w:lang w:val="et-EE" w:eastAsia="et-EE"/>
            </w:rPr>
          </w:rPrChange>
        </w:rPr>
      </w:pPr>
      <w:del w:id="184" w:author="Miguel Ferreira" w:date="2018-12-17T14:25:00Z">
        <w:r w:rsidRPr="00581988" w:rsidDel="00581988">
          <w:rPr>
            <w:rStyle w:val="Hyperlink"/>
            <w:noProof/>
          </w:rPr>
          <w:delText>1.2.</w:delText>
        </w:r>
        <w:r w:rsidRPr="00F65186" w:rsidDel="00581988">
          <w:rPr>
            <w:noProof/>
            <w:lang w:eastAsia="et-EE"/>
            <w:rPrChange w:id="185" w:author="Miguel Ferreira" w:date="2018-12-17T14:25:00Z">
              <w:rPr>
                <w:noProof/>
                <w:lang w:val="et-EE" w:eastAsia="et-EE"/>
              </w:rPr>
            </w:rPrChange>
          </w:rPr>
          <w:tab/>
        </w:r>
        <w:r w:rsidRPr="00581988" w:rsidDel="00581988">
          <w:rPr>
            <w:rStyle w:val="Hyperlink"/>
            <w:noProof/>
          </w:rPr>
          <w:delText>Related work</w:delText>
        </w:r>
        <w:r w:rsidRPr="003E74F1" w:rsidDel="00581988">
          <w:rPr>
            <w:noProof/>
            <w:webHidden/>
          </w:rPr>
          <w:tab/>
        </w:r>
        <w:r w:rsidR="00AB4736" w:rsidRPr="003E74F1" w:rsidDel="00581988">
          <w:rPr>
            <w:noProof/>
            <w:webHidden/>
          </w:rPr>
          <w:delText>10</w:delText>
        </w:r>
      </w:del>
    </w:p>
    <w:p w14:paraId="3291ADF0" w14:textId="141FB206" w:rsidR="00BF4162" w:rsidRPr="00F65186" w:rsidDel="00581988" w:rsidRDefault="00BF4162">
      <w:pPr>
        <w:pStyle w:val="TOC1"/>
        <w:rPr>
          <w:del w:id="186" w:author="Miguel Ferreira" w:date="2018-12-17T14:25:00Z"/>
          <w:b w:val="0"/>
          <w:lang w:eastAsia="et-EE"/>
          <w:rPrChange w:id="187" w:author="Miguel Ferreira" w:date="2018-12-17T14:25:00Z">
            <w:rPr>
              <w:del w:id="188" w:author="Miguel Ferreira" w:date="2018-12-17T14:25:00Z"/>
              <w:b w:val="0"/>
              <w:lang w:val="et-EE" w:eastAsia="et-EE"/>
            </w:rPr>
          </w:rPrChange>
        </w:rPr>
      </w:pPr>
      <w:del w:id="189" w:author="Miguel Ferreira" w:date="2018-12-17T14:25:00Z">
        <w:r w:rsidRPr="00C25E13" w:rsidDel="00581988">
          <w:rPr>
            <w:rStyle w:val="Hyperlink"/>
          </w:rPr>
          <w:delText>2.</w:delText>
        </w:r>
        <w:r w:rsidRPr="00F65186" w:rsidDel="00581988">
          <w:rPr>
            <w:b w:val="0"/>
            <w:lang w:eastAsia="et-EE"/>
            <w:rPrChange w:id="190" w:author="Miguel Ferreira" w:date="2018-12-17T14:25:00Z">
              <w:rPr>
                <w:b w:val="0"/>
                <w:lang w:val="et-EE" w:eastAsia="et-EE"/>
              </w:rPr>
            </w:rPrChange>
          </w:rPr>
          <w:tab/>
        </w:r>
        <w:r w:rsidRPr="00C25E13" w:rsidDel="00581988">
          <w:rPr>
            <w:rStyle w:val="Hyperlink"/>
          </w:rPr>
          <w:delText>GENERAL STRUCTURE AND DATA MODEL FOR SUBMISSION INFORMATION PACKAGES</w:delText>
        </w:r>
        <w:r w:rsidRPr="00F65186" w:rsidDel="00581988">
          <w:rPr>
            <w:webHidden/>
          </w:rPr>
          <w:tab/>
        </w:r>
        <w:r w:rsidR="00AB4736" w:rsidRPr="00F65186" w:rsidDel="00581988">
          <w:rPr>
            <w:webHidden/>
          </w:rPr>
          <w:delText>12</w:delText>
        </w:r>
      </w:del>
    </w:p>
    <w:p w14:paraId="19CAA216" w14:textId="6790C5AC" w:rsidR="00BF4162" w:rsidRPr="00F65186" w:rsidDel="00581988" w:rsidRDefault="00BF4162">
      <w:pPr>
        <w:pStyle w:val="TOC1"/>
        <w:rPr>
          <w:del w:id="191" w:author="Miguel Ferreira" w:date="2018-12-17T14:25:00Z"/>
          <w:b w:val="0"/>
          <w:lang w:eastAsia="et-EE"/>
          <w:rPrChange w:id="192" w:author="Miguel Ferreira" w:date="2018-12-17T14:25:00Z">
            <w:rPr>
              <w:del w:id="193" w:author="Miguel Ferreira" w:date="2018-12-17T14:25:00Z"/>
              <w:b w:val="0"/>
              <w:lang w:val="et-EE" w:eastAsia="et-EE"/>
            </w:rPr>
          </w:rPrChange>
        </w:rPr>
      </w:pPr>
      <w:del w:id="194" w:author="Miguel Ferreira" w:date="2018-12-17T14:25:00Z">
        <w:r w:rsidRPr="00C25E13" w:rsidDel="00581988">
          <w:rPr>
            <w:rStyle w:val="Hyperlink"/>
          </w:rPr>
          <w:delText>3.</w:delText>
        </w:r>
        <w:r w:rsidRPr="00F65186" w:rsidDel="00581988">
          <w:rPr>
            <w:b w:val="0"/>
            <w:lang w:eastAsia="et-EE"/>
            <w:rPrChange w:id="195" w:author="Miguel Ferreira" w:date="2018-12-17T14:25:00Z">
              <w:rPr>
                <w:b w:val="0"/>
                <w:lang w:val="et-EE" w:eastAsia="et-EE"/>
              </w:rPr>
            </w:rPrChange>
          </w:rPr>
          <w:tab/>
        </w:r>
        <w:r w:rsidRPr="00C25E13" w:rsidDel="00581988">
          <w:rPr>
            <w:rStyle w:val="Hyperlink"/>
          </w:rPr>
          <w:delText>GENERAL SIP METADATA</w:delText>
        </w:r>
        <w:r w:rsidRPr="00F65186" w:rsidDel="00581988">
          <w:rPr>
            <w:webHidden/>
          </w:rPr>
          <w:tab/>
        </w:r>
        <w:r w:rsidR="00AB4736" w:rsidRPr="00F65186" w:rsidDel="00581988">
          <w:rPr>
            <w:webHidden/>
          </w:rPr>
          <w:delText>14</w:delText>
        </w:r>
      </w:del>
    </w:p>
    <w:p w14:paraId="0DB8EDED" w14:textId="105B8FAA" w:rsidR="00BF4162" w:rsidRPr="00F65186" w:rsidDel="00581988" w:rsidRDefault="00BF4162">
      <w:pPr>
        <w:pStyle w:val="TOC2"/>
        <w:tabs>
          <w:tab w:val="left" w:pos="960"/>
          <w:tab w:val="right" w:leader="dot" w:pos="9628"/>
        </w:tabs>
        <w:rPr>
          <w:del w:id="196" w:author="Miguel Ferreira" w:date="2018-12-17T14:25:00Z"/>
          <w:noProof/>
          <w:lang w:eastAsia="et-EE"/>
          <w:rPrChange w:id="197" w:author="Miguel Ferreira" w:date="2018-12-17T14:25:00Z">
            <w:rPr>
              <w:del w:id="198" w:author="Miguel Ferreira" w:date="2018-12-17T14:25:00Z"/>
              <w:noProof/>
              <w:lang w:val="et-EE" w:eastAsia="et-EE"/>
            </w:rPr>
          </w:rPrChange>
        </w:rPr>
      </w:pPr>
      <w:del w:id="199" w:author="Miguel Ferreira" w:date="2018-12-17T14:25:00Z">
        <w:r w:rsidRPr="00581988" w:rsidDel="00581988">
          <w:rPr>
            <w:rStyle w:val="Hyperlink"/>
            <w:noProof/>
          </w:rPr>
          <w:delText>3.1.</w:delText>
        </w:r>
        <w:r w:rsidRPr="00F65186" w:rsidDel="00581988">
          <w:rPr>
            <w:noProof/>
            <w:lang w:eastAsia="et-EE"/>
            <w:rPrChange w:id="200" w:author="Miguel Ferreira" w:date="2018-12-17T14:25:00Z">
              <w:rPr>
                <w:noProof/>
                <w:lang w:val="et-EE" w:eastAsia="et-EE"/>
              </w:rPr>
            </w:rPrChange>
          </w:rPr>
          <w:tab/>
        </w:r>
        <w:r w:rsidRPr="00581988" w:rsidDel="00581988">
          <w:rPr>
            <w:rStyle w:val="Hyperlink"/>
            <w:noProof/>
          </w:rPr>
          <w:delText>Root</w:delText>
        </w:r>
        <w:r w:rsidRPr="003E74F1" w:rsidDel="00581988">
          <w:rPr>
            <w:noProof/>
            <w:webHidden/>
          </w:rPr>
          <w:tab/>
        </w:r>
        <w:r w:rsidR="00AB4736" w:rsidRPr="003E74F1" w:rsidDel="00581988">
          <w:rPr>
            <w:noProof/>
            <w:webHidden/>
          </w:rPr>
          <w:delText>15</w:delText>
        </w:r>
      </w:del>
    </w:p>
    <w:p w14:paraId="0A8C5EF7" w14:textId="091F3DE0" w:rsidR="00BF4162" w:rsidRPr="00F65186" w:rsidDel="00581988" w:rsidRDefault="00BF4162">
      <w:pPr>
        <w:pStyle w:val="TOC2"/>
        <w:tabs>
          <w:tab w:val="left" w:pos="960"/>
          <w:tab w:val="right" w:leader="dot" w:pos="9628"/>
        </w:tabs>
        <w:rPr>
          <w:del w:id="201" w:author="Miguel Ferreira" w:date="2018-12-17T14:25:00Z"/>
          <w:noProof/>
          <w:lang w:eastAsia="et-EE"/>
          <w:rPrChange w:id="202" w:author="Miguel Ferreira" w:date="2018-12-17T14:25:00Z">
            <w:rPr>
              <w:del w:id="203" w:author="Miguel Ferreira" w:date="2018-12-17T14:25:00Z"/>
              <w:noProof/>
              <w:lang w:val="et-EE" w:eastAsia="et-EE"/>
            </w:rPr>
          </w:rPrChange>
        </w:rPr>
      </w:pPr>
      <w:del w:id="204" w:author="Miguel Ferreira" w:date="2018-12-17T14:25:00Z">
        <w:r w:rsidRPr="00581988" w:rsidDel="00581988">
          <w:rPr>
            <w:rStyle w:val="Hyperlink"/>
            <w:noProof/>
          </w:rPr>
          <w:delText>3.2.</w:delText>
        </w:r>
        <w:r w:rsidRPr="00F65186" w:rsidDel="00581988">
          <w:rPr>
            <w:noProof/>
            <w:lang w:eastAsia="et-EE"/>
            <w:rPrChange w:id="205" w:author="Miguel Ferreira" w:date="2018-12-17T14:25:00Z">
              <w:rPr>
                <w:noProof/>
                <w:lang w:val="et-EE" w:eastAsia="et-EE"/>
              </w:rPr>
            </w:rPrChange>
          </w:rPr>
          <w:tab/>
        </w:r>
        <w:r w:rsidRPr="00581988" w:rsidDel="00581988">
          <w:rPr>
            <w:rStyle w:val="Hyperlink"/>
            <w:noProof/>
          </w:rPr>
          <w:delText>Header</w:delText>
        </w:r>
        <w:r w:rsidRPr="003E74F1" w:rsidDel="00581988">
          <w:rPr>
            <w:noProof/>
            <w:webHidden/>
          </w:rPr>
          <w:tab/>
        </w:r>
        <w:r w:rsidR="00AB4736" w:rsidRPr="003E74F1" w:rsidDel="00581988">
          <w:rPr>
            <w:noProof/>
            <w:webHidden/>
          </w:rPr>
          <w:delText>17</w:delText>
        </w:r>
      </w:del>
    </w:p>
    <w:p w14:paraId="4623D03E" w14:textId="74616E66" w:rsidR="00BF4162" w:rsidRPr="00F65186" w:rsidDel="00581988" w:rsidRDefault="00BF4162">
      <w:pPr>
        <w:pStyle w:val="TOC2"/>
        <w:tabs>
          <w:tab w:val="left" w:pos="960"/>
          <w:tab w:val="right" w:leader="dot" w:pos="9628"/>
        </w:tabs>
        <w:rPr>
          <w:del w:id="206" w:author="Miguel Ferreira" w:date="2018-12-17T14:25:00Z"/>
          <w:noProof/>
          <w:lang w:eastAsia="et-EE"/>
          <w:rPrChange w:id="207" w:author="Miguel Ferreira" w:date="2018-12-17T14:25:00Z">
            <w:rPr>
              <w:del w:id="208" w:author="Miguel Ferreira" w:date="2018-12-17T14:25:00Z"/>
              <w:noProof/>
              <w:lang w:val="et-EE" w:eastAsia="et-EE"/>
            </w:rPr>
          </w:rPrChange>
        </w:rPr>
      </w:pPr>
      <w:del w:id="209" w:author="Miguel Ferreira" w:date="2018-12-17T14:25:00Z">
        <w:r w:rsidRPr="00581988" w:rsidDel="00581988">
          <w:rPr>
            <w:rStyle w:val="Hyperlink"/>
            <w:noProof/>
          </w:rPr>
          <w:delText>3.3.</w:delText>
        </w:r>
        <w:r w:rsidRPr="00F65186" w:rsidDel="00581988">
          <w:rPr>
            <w:noProof/>
            <w:lang w:eastAsia="et-EE"/>
            <w:rPrChange w:id="210" w:author="Miguel Ferreira" w:date="2018-12-17T14:25:00Z">
              <w:rPr>
                <w:noProof/>
                <w:lang w:val="et-EE" w:eastAsia="et-EE"/>
              </w:rPr>
            </w:rPrChange>
          </w:rPr>
          <w:tab/>
        </w:r>
        <w:r w:rsidRPr="00581988" w:rsidDel="00581988">
          <w:rPr>
            <w:rStyle w:val="Hyperlink"/>
            <w:noProof/>
          </w:rPr>
          <w:delText>Descriptive metadata</w:delText>
        </w:r>
        <w:r w:rsidRPr="003E74F1" w:rsidDel="00581988">
          <w:rPr>
            <w:noProof/>
            <w:webHidden/>
          </w:rPr>
          <w:tab/>
        </w:r>
        <w:r w:rsidR="00AB4736" w:rsidRPr="003E74F1" w:rsidDel="00581988">
          <w:rPr>
            <w:noProof/>
            <w:webHidden/>
          </w:rPr>
          <w:delText>26</w:delText>
        </w:r>
      </w:del>
    </w:p>
    <w:p w14:paraId="66F8C24C" w14:textId="4C828E09" w:rsidR="00BF4162" w:rsidRPr="00F65186" w:rsidDel="00581988" w:rsidRDefault="00BF4162">
      <w:pPr>
        <w:pStyle w:val="TOC2"/>
        <w:tabs>
          <w:tab w:val="left" w:pos="960"/>
          <w:tab w:val="right" w:leader="dot" w:pos="9628"/>
        </w:tabs>
        <w:rPr>
          <w:del w:id="211" w:author="Miguel Ferreira" w:date="2018-12-17T14:25:00Z"/>
          <w:noProof/>
          <w:lang w:eastAsia="et-EE"/>
          <w:rPrChange w:id="212" w:author="Miguel Ferreira" w:date="2018-12-17T14:25:00Z">
            <w:rPr>
              <w:del w:id="213" w:author="Miguel Ferreira" w:date="2018-12-17T14:25:00Z"/>
              <w:noProof/>
              <w:lang w:val="et-EE" w:eastAsia="et-EE"/>
            </w:rPr>
          </w:rPrChange>
        </w:rPr>
      </w:pPr>
      <w:del w:id="214" w:author="Miguel Ferreira" w:date="2018-12-17T14:25:00Z">
        <w:r w:rsidRPr="00581988" w:rsidDel="00581988">
          <w:rPr>
            <w:rStyle w:val="Hyperlink"/>
            <w:noProof/>
          </w:rPr>
          <w:delText>3.4.</w:delText>
        </w:r>
        <w:r w:rsidRPr="00F65186" w:rsidDel="00581988">
          <w:rPr>
            <w:noProof/>
            <w:lang w:eastAsia="et-EE"/>
            <w:rPrChange w:id="215" w:author="Miguel Ferreira" w:date="2018-12-17T14:25:00Z">
              <w:rPr>
                <w:noProof/>
                <w:lang w:val="et-EE" w:eastAsia="et-EE"/>
              </w:rPr>
            </w:rPrChange>
          </w:rPr>
          <w:tab/>
        </w:r>
        <w:r w:rsidRPr="00581988" w:rsidDel="00581988">
          <w:rPr>
            <w:rStyle w:val="Hyperlink"/>
            <w:noProof/>
          </w:rPr>
          <w:delText>Administrative metadata</w:delText>
        </w:r>
        <w:r w:rsidRPr="003E74F1" w:rsidDel="00581988">
          <w:rPr>
            <w:noProof/>
            <w:webHidden/>
          </w:rPr>
          <w:tab/>
        </w:r>
        <w:r w:rsidR="00AB4736" w:rsidRPr="003E74F1" w:rsidDel="00581988">
          <w:rPr>
            <w:noProof/>
            <w:webHidden/>
          </w:rPr>
          <w:delText>28</w:delText>
        </w:r>
      </w:del>
    </w:p>
    <w:p w14:paraId="7042CD66" w14:textId="1D293065" w:rsidR="00BF4162" w:rsidRPr="00F65186" w:rsidDel="00581988" w:rsidRDefault="00BF4162">
      <w:pPr>
        <w:pStyle w:val="TOC2"/>
        <w:tabs>
          <w:tab w:val="left" w:pos="960"/>
          <w:tab w:val="right" w:leader="dot" w:pos="9628"/>
        </w:tabs>
        <w:rPr>
          <w:del w:id="216" w:author="Miguel Ferreira" w:date="2018-12-17T14:25:00Z"/>
          <w:noProof/>
          <w:lang w:eastAsia="et-EE"/>
          <w:rPrChange w:id="217" w:author="Miguel Ferreira" w:date="2018-12-17T14:25:00Z">
            <w:rPr>
              <w:del w:id="218" w:author="Miguel Ferreira" w:date="2018-12-17T14:25:00Z"/>
              <w:noProof/>
              <w:lang w:val="et-EE" w:eastAsia="et-EE"/>
            </w:rPr>
          </w:rPrChange>
        </w:rPr>
      </w:pPr>
      <w:del w:id="219" w:author="Miguel Ferreira" w:date="2018-12-17T14:25:00Z">
        <w:r w:rsidRPr="00581988" w:rsidDel="00581988">
          <w:rPr>
            <w:rStyle w:val="Hyperlink"/>
            <w:noProof/>
          </w:rPr>
          <w:delText>3.5.</w:delText>
        </w:r>
        <w:r w:rsidRPr="00F65186" w:rsidDel="00581988">
          <w:rPr>
            <w:noProof/>
            <w:lang w:eastAsia="et-EE"/>
            <w:rPrChange w:id="220" w:author="Miguel Ferreira" w:date="2018-12-17T14:25:00Z">
              <w:rPr>
                <w:noProof/>
                <w:lang w:val="et-EE" w:eastAsia="et-EE"/>
              </w:rPr>
            </w:rPrChange>
          </w:rPr>
          <w:tab/>
        </w:r>
        <w:r w:rsidRPr="00581988" w:rsidDel="00581988">
          <w:rPr>
            <w:rStyle w:val="Hyperlink"/>
            <w:noProof/>
          </w:rPr>
          <w:delText>Files</w:delText>
        </w:r>
        <w:r w:rsidRPr="003E74F1" w:rsidDel="00581988">
          <w:rPr>
            <w:noProof/>
            <w:webHidden/>
          </w:rPr>
          <w:tab/>
        </w:r>
        <w:r w:rsidR="00AB4736" w:rsidRPr="003E74F1" w:rsidDel="00581988">
          <w:rPr>
            <w:noProof/>
            <w:webHidden/>
          </w:rPr>
          <w:delText>29</w:delText>
        </w:r>
      </w:del>
    </w:p>
    <w:p w14:paraId="4DCEC28E" w14:textId="1F05CB50" w:rsidR="00BF4162" w:rsidRPr="00F65186" w:rsidDel="00581988" w:rsidRDefault="00BF4162">
      <w:pPr>
        <w:pStyle w:val="TOC2"/>
        <w:tabs>
          <w:tab w:val="left" w:pos="960"/>
          <w:tab w:val="right" w:leader="dot" w:pos="9628"/>
        </w:tabs>
        <w:rPr>
          <w:del w:id="221" w:author="Miguel Ferreira" w:date="2018-12-17T14:25:00Z"/>
          <w:noProof/>
          <w:lang w:eastAsia="et-EE"/>
          <w:rPrChange w:id="222" w:author="Miguel Ferreira" w:date="2018-12-17T14:25:00Z">
            <w:rPr>
              <w:del w:id="223" w:author="Miguel Ferreira" w:date="2018-12-17T14:25:00Z"/>
              <w:noProof/>
              <w:lang w:val="et-EE" w:eastAsia="et-EE"/>
            </w:rPr>
          </w:rPrChange>
        </w:rPr>
      </w:pPr>
      <w:del w:id="224" w:author="Miguel Ferreira" w:date="2018-12-17T14:25:00Z">
        <w:r w:rsidRPr="00581988" w:rsidDel="00581988">
          <w:rPr>
            <w:rStyle w:val="Hyperlink"/>
            <w:noProof/>
          </w:rPr>
          <w:delText>3.6.</w:delText>
        </w:r>
        <w:r w:rsidRPr="00F65186" w:rsidDel="00581988">
          <w:rPr>
            <w:noProof/>
            <w:lang w:eastAsia="et-EE"/>
            <w:rPrChange w:id="225" w:author="Miguel Ferreira" w:date="2018-12-17T14:25:00Z">
              <w:rPr>
                <w:noProof/>
                <w:lang w:val="et-EE" w:eastAsia="et-EE"/>
              </w:rPr>
            </w:rPrChange>
          </w:rPr>
          <w:tab/>
        </w:r>
        <w:r w:rsidRPr="00581988" w:rsidDel="00581988">
          <w:rPr>
            <w:rStyle w:val="Hyperlink"/>
            <w:noProof/>
          </w:rPr>
          <w:delText>Structure</w:delText>
        </w:r>
        <w:r w:rsidRPr="003E74F1" w:rsidDel="00581988">
          <w:rPr>
            <w:noProof/>
            <w:webHidden/>
          </w:rPr>
          <w:tab/>
        </w:r>
        <w:r w:rsidR="00AB4736" w:rsidRPr="003E74F1" w:rsidDel="00581988">
          <w:rPr>
            <w:noProof/>
            <w:webHidden/>
          </w:rPr>
          <w:delText>35</w:delText>
        </w:r>
      </w:del>
    </w:p>
    <w:p w14:paraId="100AAF36" w14:textId="38A9A2BF" w:rsidR="00BF4162" w:rsidRPr="00F65186" w:rsidDel="00581988" w:rsidRDefault="00BF4162">
      <w:pPr>
        <w:pStyle w:val="TOC1"/>
        <w:rPr>
          <w:del w:id="226" w:author="Miguel Ferreira" w:date="2018-12-17T14:25:00Z"/>
          <w:b w:val="0"/>
          <w:lang w:eastAsia="et-EE"/>
          <w:rPrChange w:id="227" w:author="Miguel Ferreira" w:date="2018-12-17T14:25:00Z">
            <w:rPr>
              <w:del w:id="228" w:author="Miguel Ferreira" w:date="2018-12-17T14:25:00Z"/>
              <w:b w:val="0"/>
              <w:lang w:val="et-EE" w:eastAsia="et-EE"/>
            </w:rPr>
          </w:rPrChange>
        </w:rPr>
      </w:pPr>
      <w:del w:id="229" w:author="Miguel Ferreira" w:date="2018-12-17T14:25:00Z">
        <w:r w:rsidRPr="00C25E13" w:rsidDel="00581988">
          <w:rPr>
            <w:rStyle w:val="Hyperlink"/>
          </w:rPr>
          <w:delText>4.</w:delText>
        </w:r>
        <w:r w:rsidRPr="00F65186" w:rsidDel="00581988">
          <w:rPr>
            <w:b w:val="0"/>
            <w:lang w:eastAsia="et-EE"/>
            <w:rPrChange w:id="230" w:author="Miguel Ferreira" w:date="2018-12-17T14:25:00Z">
              <w:rPr>
                <w:b w:val="0"/>
                <w:lang w:val="et-EE" w:eastAsia="et-EE"/>
              </w:rPr>
            </w:rPrChange>
          </w:rPr>
          <w:tab/>
        </w:r>
        <w:r w:rsidRPr="00C25E13" w:rsidDel="00581988">
          <w:rPr>
            <w:rStyle w:val="Hyperlink"/>
          </w:rPr>
          <w:delText>CONTENT INFORMATION TYPE SPECIFICATIONS</w:delText>
        </w:r>
        <w:r w:rsidRPr="00F65186" w:rsidDel="00581988">
          <w:rPr>
            <w:webHidden/>
          </w:rPr>
          <w:tab/>
        </w:r>
        <w:r w:rsidR="00AB4736" w:rsidRPr="00F65186" w:rsidDel="00581988">
          <w:rPr>
            <w:webHidden/>
          </w:rPr>
          <w:delText>36</w:delText>
        </w:r>
      </w:del>
    </w:p>
    <w:p w14:paraId="04F05422" w14:textId="48694D05" w:rsidR="00BF4162" w:rsidRPr="00F65186" w:rsidDel="00581988" w:rsidRDefault="00BF4162">
      <w:pPr>
        <w:pStyle w:val="TOC2"/>
        <w:tabs>
          <w:tab w:val="left" w:pos="960"/>
          <w:tab w:val="right" w:leader="dot" w:pos="9628"/>
        </w:tabs>
        <w:rPr>
          <w:del w:id="231" w:author="Miguel Ferreira" w:date="2018-12-17T14:25:00Z"/>
          <w:noProof/>
          <w:lang w:eastAsia="et-EE"/>
          <w:rPrChange w:id="232" w:author="Miguel Ferreira" w:date="2018-12-17T14:25:00Z">
            <w:rPr>
              <w:del w:id="233" w:author="Miguel Ferreira" w:date="2018-12-17T14:25:00Z"/>
              <w:noProof/>
              <w:lang w:val="et-EE" w:eastAsia="et-EE"/>
            </w:rPr>
          </w:rPrChange>
        </w:rPr>
      </w:pPr>
      <w:del w:id="234" w:author="Miguel Ferreira" w:date="2018-12-17T14:25:00Z">
        <w:r w:rsidRPr="003E74F1" w:rsidDel="00581988">
          <w:rPr>
            <w:rStyle w:val="Hyperlink"/>
            <w:noProof/>
          </w:rPr>
          <w:delText>4.1.</w:delText>
        </w:r>
        <w:r w:rsidRPr="00F65186" w:rsidDel="00581988">
          <w:rPr>
            <w:noProof/>
            <w:lang w:eastAsia="et-EE"/>
            <w:rPrChange w:id="235" w:author="Miguel Ferreira" w:date="2018-12-17T14:25:00Z">
              <w:rPr>
                <w:noProof/>
                <w:lang w:val="et-EE" w:eastAsia="et-EE"/>
              </w:rPr>
            </w:rPrChange>
          </w:rPr>
          <w:tab/>
        </w:r>
        <w:r w:rsidRPr="003E74F1" w:rsidDel="00581988">
          <w:rPr>
            <w:rStyle w:val="Hyperlink"/>
            <w:noProof/>
          </w:rPr>
          <w:delText>Electronic records management systems (ERMS)</w:delText>
        </w:r>
        <w:r w:rsidRPr="003E74F1" w:rsidDel="00581988">
          <w:rPr>
            <w:noProof/>
            <w:webHidden/>
          </w:rPr>
          <w:tab/>
        </w:r>
        <w:r w:rsidR="00AB4736" w:rsidRPr="003E74F1" w:rsidDel="00581988">
          <w:rPr>
            <w:noProof/>
            <w:webHidden/>
          </w:rPr>
          <w:delText>37</w:delText>
        </w:r>
      </w:del>
    </w:p>
    <w:p w14:paraId="12D84198" w14:textId="62C09F1D" w:rsidR="00BF4162" w:rsidRPr="00F65186" w:rsidDel="00581988" w:rsidRDefault="00BF4162">
      <w:pPr>
        <w:pStyle w:val="TOC2"/>
        <w:tabs>
          <w:tab w:val="left" w:pos="960"/>
          <w:tab w:val="right" w:leader="dot" w:pos="9628"/>
        </w:tabs>
        <w:rPr>
          <w:del w:id="236" w:author="Miguel Ferreira" w:date="2018-12-17T14:25:00Z"/>
          <w:noProof/>
          <w:lang w:eastAsia="et-EE"/>
          <w:rPrChange w:id="237" w:author="Miguel Ferreira" w:date="2018-12-17T14:25:00Z">
            <w:rPr>
              <w:del w:id="238" w:author="Miguel Ferreira" w:date="2018-12-17T14:25:00Z"/>
              <w:noProof/>
              <w:lang w:val="et-EE" w:eastAsia="et-EE"/>
            </w:rPr>
          </w:rPrChange>
        </w:rPr>
      </w:pPr>
      <w:del w:id="239" w:author="Miguel Ferreira" w:date="2018-12-17T14:25:00Z">
        <w:r w:rsidRPr="003E74F1" w:rsidDel="00581988">
          <w:rPr>
            <w:rStyle w:val="Hyperlink"/>
            <w:noProof/>
          </w:rPr>
          <w:delText>4.2.</w:delText>
        </w:r>
        <w:r w:rsidRPr="00F65186" w:rsidDel="00581988">
          <w:rPr>
            <w:noProof/>
            <w:lang w:eastAsia="et-EE"/>
            <w:rPrChange w:id="240" w:author="Miguel Ferreira" w:date="2018-12-17T14:25:00Z">
              <w:rPr>
                <w:noProof/>
                <w:lang w:val="et-EE" w:eastAsia="et-EE"/>
              </w:rPr>
            </w:rPrChange>
          </w:rPr>
          <w:tab/>
        </w:r>
        <w:r w:rsidRPr="003E74F1" w:rsidDel="00581988">
          <w:rPr>
            <w:rStyle w:val="Hyperlink"/>
            <w:noProof/>
          </w:rPr>
          <w:delText>Simple file system based records (SFSB)</w:delText>
        </w:r>
        <w:r w:rsidRPr="003E74F1" w:rsidDel="00581988">
          <w:rPr>
            <w:noProof/>
            <w:webHidden/>
          </w:rPr>
          <w:tab/>
        </w:r>
        <w:r w:rsidR="00AB4736" w:rsidRPr="003E74F1" w:rsidDel="00581988">
          <w:rPr>
            <w:noProof/>
            <w:webHidden/>
          </w:rPr>
          <w:delText>39</w:delText>
        </w:r>
      </w:del>
    </w:p>
    <w:p w14:paraId="0D592243" w14:textId="4350DF48" w:rsidR="00BF4162" w:rsidRPr="00F65186" w:rsidDel="00581988" w:rsidRDefault="00BF4162">
      <w:pPr>
        <w:pStyle w:val="TOC2"/>
        <w:tabs>
          <w:tab w:val="left" w:pos="960"/>
          <w:tab w:val="right" w:leader="dot" w:pos="9628"/>
        </w:tabs>
        <w:rPr>
          <w:del w:id="241" w:author="Miguel Ferreira" w:date="2018-12-17T14:25:00Z"/>
          <w:noProof/>
          <w:lang w:eastAsia="et-EE"/>
          <w:rPrChange w:id="242" w:author="Miguel Ferreira" w:date="2018-12-17T14:25:00Z">
            <w:rPr>
              <w:del w:id="243" w:author="Miguel Ferreira" w:date="2018-12-17T14:25:00Z"/>
              <w:noProof/>
              <w:lang w:val="et-EE" w:eastAsia="et-EE"/>
            </w:rPr>
          </w:rPrChange>
        </w:rPr>
      </w:pPr>
      <w:del w:id="244" w:author="Miguel Ferreira" w:date="2018-12-17T14:25:00Z">
        <w:r w:rsidRPr="003E74F1" w:rsidDel="00581988">
          <w:rPr>
            <w:rStyle w:val="Hyperlink"/>
            <w:noProof/>
          </w:rPr>
          <w:delText>4.3.</w:delText>
        </w:r>
        <w:r w:rsidRPr="00F65186" w:rsidDel="00581988">
          <w:rPr>
            <w:noProof/>
            <w:lang w:eastAsia="et-EE"/>
            <w:rPrChange w:id="245" w:author="Miguel Ferreira" w:date="2018-12-17T14:25:00Z">
              <w:rPr>
                <w:noProof/>
                <w:lang w:val="et-EE" w:eastAsia="et-EE"/>
              </w:rPr>
            </w:rPrChange>
          </w:rPr>
          <w:tab/>
        </w:r>
        <w:r w:rsidRPr="003E74F1" w:rsidDel="00581988">
          <w:rPr>
            <w:rStyle w:val="Hyperlink"/>
            <w:noProof/>
          </w:rPr>
          <w:delText>Relational databases</w:delText>
        </w:r>
        <w:r w:rsidRPr="003E74F1" w:rsidDel="00581988">
          <w:rPr>
            <w:noProof/>
            <w:webHidden/>
          </w:rPr>
          <w:tab/>
        </w:r>
        <w:r w:rsidR="00AB4736" w:rsidRPr="003E74F1" w:rsidDel="00581988">
          <w:rPr>
            <w:noProof/>
            <w:webHidden/>
          </w:rPr>
          <w:delText>41</w:delText>
        </w:r>
      </w:del>
    </w:p>
    <w:p w14:paraId="2F84271A" w14:textId="1470CD0C" w:rsidR="00BF4162" w:rsidRPr="00F65186" w:rsidDel="00581988" w:rsidRDefault="00BF4162">
      <w:pPr>
        <w:pStyle w:val="TOC1"/>
        <w:rPr>
          <w:del w:id="246" w:author="Miguel Ferreira" w:date="2018-12-17T14:25:00Z"/>
          <w:b w:val="0"/>
          <w:lang w:eastAsia="et-EE"/>
          <w:rPrChange w:id="247" w:author="Miguel Ferreira" w:date="2018-12-17T14:25:00Z">
            <w:rPr>
              <w:del w:id="248" w:author="Miguel Ferreira" w:date="2018-12-17T14:25:00Z"/>
              <w:b w:val="0"/>
              <w:lang w:val="et-EE" w:eastAsia="et-EE"/>
            </w:rPr>
          </w:rPrChange>
        </w:rPr>
      </w:pPr>
      <w:del w:id="249" w:author="Miguel Ferreira" w:date="2018-12-17T14:25:00Z">
        <w:r w:rsidRPr="00C25E13" w:rsidDel="00581988">
          <w:rPr>
            <w:rStyle w:val="Hyperlink"/>
          </w:rPr>
          <w:delText>5.</w:delText>
        </w:r>
        <w:r w:rsidRPr="00F65186" w:rsidDel="00581988">
          <w:rPr>
            <w:b w:val="0"/>
            <w:lang w:eastAsia="et-EE"/>
            <w:rPrChange w:id="250" w:author="Miguel Ferreira" w:date="2018-12-17T14:25:00Z">
              <w:rPr>
                <w:b w:val="0"/>
                <w:lang w:val="et-EE" w:eastAsia="et-EE"/>
              </w:rPr>
            </w:rPrChange>
          </w:rPr>
          <w:tab/>
        </w:r>
        <w:r w:rsidRPr="00C25E13" w:rsidDel="00581988">
          <w:rPr>
            <w:rStyle w:val="Hyperlink"/>
          </w:rPr>
          <w:delText>SUBMISSION AGREEMENT</w:delText>
        </w:r>
        <w:r w:rsidRPr="00F65186" w:rsidDel="00581988">
          <w:rPr>
            <w:webHidden/>
          </w:rPr>
          <w:tab/>
        </w:r>
        <w:r w:rsidR="00AB4736" w:rsidRPr="00F65186" w:rsidDel="00581988">
          <w:rPr>
            <w:webHidden/>
          </w:rPr>
          <w:delText>45</w:delText>
        </w:r>
      </w:del>
    </w:p>
    <w:p w14:paraId="7BDCE436" w14:textId="27E6770C" w:rsidR="00BF4162" w:rsidRPr="00F65186" w:rsidDel="00581988" w:rsidRDefault="00BF4162">
      <w:pPr>
        <w:pStyle w:val="TOC1"/>
        <w:rPr>
          <w:del w:id="251" w:author="Miguel Ferreira" w:date="2018-12-17T14:25:00Z"/>
          <w:b w:val="0"/>
          <w:lang w:eastAsia="et-EE"/>
          <w:rPrChange w:id="252" w:author="Miguel Ferreira" w:date="2018-12-17T14:25:00Z">
            <w:rPr>
              <w:del w:id="253" w:author="Miguel Ferreira" w:date="2018-12-17T14:25:00Z"/>
              <w:b w:val="0"/>
              <w:lang w:val="et-EE" w:eastAsia="et-EE"/>
            </w:rPr>
          </w:rPrChange>
        </w:rPr>
      </w:pPr>
      <w:del w:id="254" w:author="Miguel Ferreira" w:date="2018-12-17T14:25:00Z">
        <w:r w:rsidRPr="00C25E13" w:rsidDel="00581988">
          <w:rPr>
            <w:rStyle w:val="Hyperlink"/>
          </w:rPr>
          <w:delText>6.</w:delText>
        </w:r>
        <w:r w:rsidRPr="00F65186" w:rsidDel="00581988">
          <w:rPr>
            <w:b w:val="0"/>
            <w:lang w:eastAsia="et-EE"/>
            <w:rPrChange w:id="255" w:author="Miguel Ferreira" w:date="2018-12-17T14:25:00Z">
              <w:rPr>
                <w:b w:val="0"/>
                <w:lang w:val="et-EE" w:eastAsia="et-EE"/>
              </w:rPr>
            </w:rPrChange>
          </w:rPr>
          <w:tab/>
        </w:r>
        <w:r w:rsidRPr="00C25E13" w:rsidDel="00581988">
          <w:rPr>
            <w:rStyle w:val="Hyperlink"/>
          </w:rPr>
          <w:delText>SUMMARY</w:delText>
        </w:r>
        <w:r w:rsidRPr="00F65186" w:rsidDel="00581988">
          <w:rPr>
            <w:webHidden/>
          </w:rPr>
          <w:tab/>
        </w:r>
        <w:r w:rsidR="00AB4736" w:rsidRPr="00F65186" w:rsidDel="00581988">
          <w:rPr>
            <w:webHidden/>
          </w:rPr>
          <w:delText>46</w:delText>
        </w:r>
      </w:del>
    </w:p>
    <w:p w14:paraId="642BEEAA" w14:textId="7E054021" w:rsidR="00BF4162" w:rsidRPr="00F65186" w:rsidDel="00581988" w:rsidRDefault="00BF4162">
      <w:pPr>
        <w:pStyle w:val="TOC1"/>
        <w:rPr>
          <w:del w:id="256" w:author="Miguel Ferreira" w:date="2018-12-17T14:25:00Z"/>
          <w:b w:val="0"/>
          <w:lang w:eastAsia="et-EE"/>
          <w:rPrChange w:id="257" w:author="Miguel Ferreira" w:date="2018-12-17T14:25:00Z">
            <w:rPr>
              <w:del w:id="258" w:author="Miguel Ferreira" w:date="2018-12-17T14:25:00Z"/>
              <w:b w:val="0"/>
              <w:lang w:val="et-EE" w:eastAsia="et-EE"/>
            </w:rPr>
          </w:rPrChange>
        </w:rPr>
      </w:pPr>
      <w:del w:id="259" w:author="Miguel Ferreira" w:date="2018-12-17T14:25:00Z">
        <w:r w:rsidRPr="00C25E13" w:rsidDel="00581988">
          <w:rPr>
            <w:rStyle w:val="Hyperlink"/>
          </w:rPr>
          <w:delText>7.</w:delText>
        </w:r>
        <w:r w:rsidRPr="00F65186" w:rsidDel="00581988">
          <w:rPr>
            <w:b w:val="0"/>
            <w:lang w:eastAsia="et-EE"/>
            <w:rPrChange w:id="260" w:author="Miguel Ferreira" w:date="2018-12-17T14:25:00Z">
              <w:rPr>
                <w:b w:val="0"/>
                <w:lang w:val="et-EE" w:eastAsia="et-EE"/>
              </w:rPr>
            </w:rPrChange>
          </w:rPr>
          <w:tab/>
        </w:r>
        <w:r w:rsidRPr="00C25E13" w:rsidDel="00581988">
          <w:rPr>
            <w:rStyle w:val="Hyperlink"/>
          </w:rPr>
          <w:delText>REFERENCES</w:delText>
        </w:r>
        <w:r w:rsidRPr="00F65186" w:rsidDel="00581988">
          <w:rPr>
            <w:webHidden/>
          </w:rPr>
          <w:tab/>
        </w:r>
        <w:r w:rsidR="00AB4736" w:rsidRPr="00F65186" w:rsidDel="00581988">
          <w:rPr>
            <w:webHidden/>
          </w:rPr>
          <w:delText>47</w:delText>
        </w:r>
      </w:del>
    </w:p>
    <w:p w14:paraId="046FE420" w14:textId="1B917F81" w:rsidR="00BF4162" w:rsidRPr="00F65186" w:rsidDel="00581988" w:rsidRDefault="00BF4162">
      <w:pPr>
        <w:pStyle w:val="TOC1"/>
        <w:rPr>
          <w:del w:id="261" w:author="Miguel Ferreira" w:date="2018-12-17T14:25:00Z"/>
          <w:b w:val="0"/>
          <w:lang w:eastAsia="et-EE"/>
          <w:rPrChange w:id="262" w:author="Miguel Ferreira" w:date="2018-12-17T14:25:00Z">
            <w:rPr>
              <w:del w:id="263" w:author="Miguel Ferreira" w:date="2018-12-17T14:25:00Z"/>
              <w:b w:val="0"/>
              <w:lang w:val="et-EE" w:eastAsia="et-EE"/>
            </w:rPr>
          </w:rPrChange>
        </w:rPr>
      </w:pPr>
      <w:del w:id="264" w:author="Miguel Ferreira" w:date="2018-12-17T14:25:00Z">
        <w:r w:rsidRPr="00C25E13" w:rsidDel="00581988">
          <w:rPr>
            <w:rStyle w:val="Hyperlink"/>
          </w:rPr>
          <w:delText>8.</w:delText>
        </w:r>
        <w:r w:rsidRPr="00F65186" w:rsidDel="00581988">
          <w:rPr>
            <w:b w:val="0"/>
            <w:lang w:eastAsia="et-EE"/>
            <w:rPrChange w:id="265" w:author="Miguel Ferreira" w:date="2018-12-17T14:25:00Z">
              <w:rPr>
                <w:b w:val="0"/>
                <w:lang w:val="et-EE" w:eastAsia="et-EE"/>
              </w:rPr>
            </w:rPrChange>
          </w:rPr>
          <w:tab/>
        </w:r>
        <w:r w:rsidRPr="00C25E13" w:rsidDel="00581988">
          <w:rPr>
            <w:rStyle w:val="Hyperlink"/>
          </w:rPr>
          <w:delText>APPENDICIES</w:delText>
        </w:r>
        <w:r w:rsidRPr="00F65186" w:rsidDel="00581988">
          <w:rPr>
            <w:webHidden/>
          </w:rPr>
          <w:tab/>
        </w:r>
        <w:r w:rsidR="00AB4736" w:rsidRPr="00F65186" w:rsidDel="00581988">
          <w:rPr>
            <w:webHidden/>
          </w:rPr>
          <w:delText>48</w:delText>
        </w:r>
      </w:del>
    </w:p>
    <w:p w14:paraId="538F5679" w14:textId="60CD01E6" w:rsidR="00BF4162" w:rsidRPr="00F65186" w:rsidDel="00581988" w:rsidRDefault="00BF4162">
      <w:pPr>
        <w:pStyle w:val="TOC2"/>
        <w:tabs>
          <w:tab w:val="left" w:pos="960"/>
          <w:tab w:val="right" w:leader="dot" w:pos="9628"/>
        </w:tabs>
        <w:rPr>
          <w:del w:id="266" w:author="Miguel Ferreira" w:date="2018-12-17T14:25:00Z"/>
          <w:noProof/>
          <w:lang w:eastAsia="et-EE"/>
          <w:rPrChange w:id="267" w:author="Miguel Ferreira" w:date="2018-12-17T14:25:00Z">
            <w:rPr>
              <w:del w:id="268" w:author="Miguel Ferreira" w:date="2018-12-17T14:25:00Z"/>
              <w:noProof/>
              <w:lang w:val="et-EE" w:eastAsia="et-EE"/>
            </w:rPr>
          </w:rPrChange>
        </w:rPr>
      </w:pPr>
      <w:del w:id="269" w:author="Miguel Ferreira" w:date="2018-12-17T14:25:00Z">
        <w:r w:rsidRPr="00581988" w:rsidDel="00581988">
          <w:rPr>
            <w:rStyle w:val="Hyperlink"/>
            <w:noProof/>
          </w:rPr>
          <w:delText>8.1.</w:delText>
        </w:r>
        <w:r w:rsidRPr="00F65186" w:rsidDel="00581988">
          <w:rPr>
            <w:noProof/>
            <w:lang w:eastAsia="et-EE"/>
            <w:rPrChange w:id="270" w:author="Miguel Ferreira" w:date="2018-12-17T14:25:00Z">
              <w:rPr>
                <w:noProof/>
                <w:lang w:val="et-EE" w:eastAsia="et-EE"/>
              </w:rPr>
            </w:rPrChange>
          </w:rPr>
          <w:tab/>
        </w:r>
        <w:r w:rsidRPr="00581988" w:rsidDel="00581988">
          <w:rPr>
            <w:rStyle w:val="Hyperlink"/>
            <w:noProof/>
          </w:rPr>
          <w:delText>Appendix A: Quality requirements for a submission information package</w:delText>
        </w:r>
        <w:r w:rsidRPr="003E74F1" w:rsidDel="00581988">
          <w:rPr>
            <w:noProof/>
            <w:webHidden/>
          </w:rPr>
          <w:tab/>
        </w:r>
        <w:r w:rsidR="00AB4736" w:rsidRPr="003E74F1" w:rsidDel="00581988">
          <w:rPr>
            <w:noProof/>
            <w:webHidden/>
          </w:rPr>
          <w:delText>48</w:delText>
        </w:r>
      </w:del>
    </w:p>
    <w:p w14:paraId="3CF5384C" w14:textId="396DCE39" w:rsidR="00BF4162" w:rsidRPr="00F65186" w:rsidDel="00581988" w:rsidRDefault="00BF4162">
      <w:pPr>
        <w:pStyle w:val="TOC3"/>
        <w:tabs>
          <w:tab w:val="left" w:pos="1440"/>
          <w:tab w:val="right" w:leader="dot" w:pos="9628"/>
        </w:tabs>
        <w:rPr>
          <w:del w:id="271" w:author="Miguel Ferreira" w:date="2018-12-17T14:25:00Z"/>
          <w:noProof/>
          <w:lang w:eastAsia="et-EE"/>
          <w:rPrChange w:id="272" w:author="Miguel Ferreira" w:date="2018-12-17T14:25:00Z">
            <w:rPr>
              <w:del w:id="273" w:author="Miguel Ferreira" w:date="2018-12-17T14:25:00Z"/>
              <w:noProof/>
              <w:lang w:val="et-EE" w:eastAsia="et-EE"/>
            </w:rPr>
          </w:rPrChange>
        </w:rPr>
      </w:pPr>
      <w:del w:id="274" w:author="Miguel Ferreira" w:date="2018-12-17T14:25:00Z">
        <w:r w:rsidRPr="003E74F1" w:rsidDel="00581988">
          <w:rPr>
            <w:rStyle w:val="Hyperlink"/>
            <w:rFonts w:ascii="Liberation Sans" w:hAnsi="Liberation Sans" w:cs="Liberation Sans"/>
            <w:noProof/>
          </w:rPr>
          <w:delText>8.1.1.</w:delText>
        </w:r>
        <w:r w:rsidRPr="00F65186" w:rsidDel="00581988">
          <w:rPr>
            <w:noProof/>
            <w:lang w:eastAsia="et-EE"/>
            <w:rPrChange w:id="275" w:author="Miguel Ferreira" w:date="2018-12-17T14:25:00Z">
              <w:rPr>
                <w:noProof/>
                <w:lang w:val="et-EE" w:eastAsia="et-EE"/>
              </w:rPr>
            </w:rPrChange>
          </w:rPr>
          <w:tab/>
        </w:r>
        <w:r w:rsidRPr="003E74F1" w:rsidDel="00581988">
          <w:rPr>
            <w:rStyle w:val="Hyperlink"/>
            <w:noProof/>
          </w:rPr>
          <w:delText>General requirements</w:delText>
        </w:r>
        <w:r w:rsidRPr="003E74F1" w:rsidDel="00581988">
          <w:rPr>
            <w:noProof/>
            <w:webHidden/>
          </w:rPr>
          <w:tab/>
        </w:r>
        <w:r w:rsidR="00AB4736" w:rsidRPr="003E74F1" w:rsidDel="00581988">
          <w:rPr>
            <w:noProof/>
            <w:webHidden/>
          </w:rPr>
          <w:delText>48</w:delText>
        </w:r>
      </w:del>
    </w:p>
    <w:p w14:paraId="267D9B5F" w14:textId="3DB685AC" w:rsidR="00BF4162" w:rsidRPr="00F65186" w:rsidDel="00581988" w:rsidRDefault="00BF4162">
      <w:pPr>
        <w:pStyle w:val="TOC3"/>
        <w:tabs>
          <w:tab w:val="left" w:pos="1440"/>
          <w:tab w:val="right" w:leader="dot" w:pos="9628"/>
        </w:tabs>
        <w:rPr>
          <w:del w:id="276" w:author="Miguel Ferreira" w:date="2018-12-17T14:25:00Z"/>
          <w:noProof/>
          <w:lang w:eastAsia="et-EE"/>
          <w:rPrChange w:id="277" w:author="Miguel Ferreira" w:date="2018-12-17T14:25:00Z">
            <w:rPr>
              <w:del w:id="278" w:author="Miguel Ferreira" w:date="2018-12-17T14:25:00Z"/>
              <w:noProof/>
              <w:lang w:val="et-EE" w:eastAsia="et-EE"/>
            </w:rPr>
          </w:rPrChange>
        </w:rPr>
      </w:pPr>
      <w:del w:id="279" w:author="Miguel Ferreira" w:date="2018-12-17T14:25:00Z">
        <w:r w:rsidRPr="003E74F1" w:rsidDel="00581988">
          <w:rPr>
            <w:rStyle w:val="Hyperlink"/>
            <w:rFonts w:ascii="Liberation Sans" w:eastAsia="Microsoft YaHei" w:hAnsi="Liberation Sans" w:cs="Liberation Sans"/>
            <w:noProof/>
          </w:rPr>
          <w:delText>8.1.2.</w:delText>
        </w:r>
        <w:r w:rsidRPr="00F65186" w:rsidDel="00581988">
          <w:rPr>
            <w:noProof/>
            <w:lang w:eastAsia="et-EE"/>
            <w:rPrChange w:id="280" w:author="Miguel Ferreira" w:date="2018-12-17T14:25:00Z">
              <w:rPr>
                <w:noProof/>
                <w:lang w:val="et-EE" w:eastAsia="et-EE"/>
              </w:rPr>
            </w:rPrChange>
          </w:rPr>
          <w:tab/>
        </w:r>
        <w:r w:rsidRPr="003E74F1" w:rsidDel="00581988">
          <w:rPr>
            <w:rStyle w:val="Hyperlink"/>
            <w:noProof/>
          </w:rPr>
          <w:delText>Identification of the Information Package</w:delText>
        </w:r>
        <w:r w:rsidRPr="003E74F1" w:rsidDel="00581988">
          <w:rPr>
            <w:noProof/>
            <w:webHidden/>
          </w:rPr>
          <w:tab/>
        </w:r>
        <w:r w:rsidR="00AB4736" w:rsidRPr="003E74F1" w:rsidDel="00581988">
          <w:rPr>
            <w:noProof/>
            <w:webHidden/>
          </w:rPr>
          <w:delText>48</w:delText>
        </w:r>
      </w:del>
    </w:p>
    <w:p w14:paraId="3BBE443C" w14:textId="410C1996" w:rsidR="00BF4162" w:rsidRPr="00F65186" w:rsidDel="00581988" w:rsidRDefault="00BF4162">
      <w:pPr>
        <w:pStyle w:val="TOC3"/>
        <w:tabs>
          <w:tab w:val="left" w:pos="1440"/>
          <w:tab w:val="right" w:leader="dot" w:pos="9628"/>
        </w:tabs>
        <w:rPr>
          <w:del w:id="281" w:author="Miguel Ferreira" w:date="2018-12-17T14:25:00Z"/>
          <w:noProof/>
          <w:lang w:eastAsia="et-EE"/>
          <w:rPrChange w:id="282" w:author="Miguel Ferreira" w:date="2018-12-17T14:25:00Z">
            <w:rPr>
              <w:del w:id="283" w:author="Miguel Ferreira" w:date="2018-12-17T14:25:00Z"/>
              <w:noProof/>
              <w:lang w:val="et-EE" w:eastAsia="et-EE"/>
            </w:rPr>
          </w:rPrChange>
        </w:rPr>
      </w:pPr>
      <w:del w:id="284" w:author="Miguel Ferreira" w:date="2018-12-17T14:25:00Z">
        <w:r w:rsidRPr="003E74F1" w:rsidDel="00581988">
          <w:rPr>
            <w:rStyle w:val="Hyperlink"/>
            <w:rFonts w:ascii="Liberation Sans" w:eastAsia="Microsoft YaHei" w:hAnsi="Liberation Sans" w:cs="Liberation Sans"/>
            <w:noProof/>
          </w:rPr>
          <w:delText>8.1.3.</w:delText>
        </w:r>
        <w:r w:rsidRPr="00F65186" w:rsidDel="00581988">
          <w:rPr>
            <w:noProof/>
            <w:lang w:eastAsia="et-EE"/>
            <w:rPrChange w:id="285" w:author="Miguel Ferreira" w:date="2018-12-17T14:25:00Z">
              <w:rPr>
                <w:noProof/>
                <w:lang w:val="et-EE" w:eastAsia="et-EE"/>
              </w:rPr>
            </w:rPrChange>
          </w:rPr>
          <w:tab/>
        </w:r>
        <w:r w:rsidRPr="003E74F1" w:rsidDel="00581988">
          <w:rPr>
            <w:rStyle w:val="Hyperlink"/>
            <w:noProof/>
          </w:rPr>
          <w:delText>Structure of the Information Package</w:delText>
        </w:r>
        <w:r w:rsidRPr="003E74F1" w:rsidDel="00581988">
          <w:rPr>
            <w:noProof/>
            <w:webHidden/>
          </w:rPr>
          <w:tab/>
        </w:r>
        <w:r w:rsidR="00AB4736" w:rsidRPr="003E74F1" w:rsidDel="00581988">
          <w:rPr>
            <w:noProof/>
            <w:webHidden/>
          </w:rPr>
          <w:delText>48</w:delText>
        </w:r>
      </w:del>
    </w:p>
    <w:p w14:paraId="0D4C7888" w14:textId="4F8D81EC" w:rsidR="00BF4162" w:rsidRPr="00F65186" w:rsidDel="00581988" w:rsidRDefault="00BF4162">
      <w:pPr>
        <w:pStyle w:val="TOC3"/>
        <w:tabs>
          <w:tab w:val="left" w:pos="1440"/>
          <w:tab w:val="right" w:leader="dot" w:pos="9628"/>
        </w:tabs>
        <w:rPr>
          <w:del w:id="286" w:author="Miguel Ferreira" w:date="2018-12-17T14:25:00Z"/>
          <w:noProof/>
          <w:lang w:eastAsia="et-EE"/>
          <w:rPrChange w:id="287" w:author="Miguel Ferreira" w:date="2018-12-17T14:25:00Z">
            <w:rPr>
              <w:del w:id="288" w:author="Miguel Ferreira" w:date="2018-12-17T14:25:00Z"/>
              <w:noProof/>
              <w:lang w:val="et-EE" w:eastAsia="et-EE"/>
            </w:rPr>
          </w:rPrChange>
        </w:rPr>
      </w:pPr>
      <w:del w:id="289" w:author="Miguel Ferreira" w:date="2018-12-17T14:25:00Z">
        <w:r w:rsidRPr="003E74F1" w:rsidDel="00581988">
          <w:rPr>
            <w:rStyle w:val="Hyperlink"/>
            <w:rFonts w:ascii="Liberation Sans" w:eastAsia="Microsoft YaHei" w:hAnsi="Liberation Sans" w:cs="Liberation Sans"/>
            <w:noProof/>
          </w:rPr>
          <w:delText>8.1.4.</w:delText>
        </w:r>
        <w:r w:rsidRPr="00F65186" w:rsidDel="00581988">
          <w:rPr>
            <w:noProof/>
            <w:lang w:eastAsia="et-EE"/>
            <w:rPrChange w:id="290" w:author="Miguel Ferreira" w:date="2018-12-17T14:25:00Z">
              <w:rPr>
                <w:noProof/>
                <w:lang w:val="et-EE" w:eastAsia="et-EE"/>
              </w:rPr>
            </w:rPrChange>
          </w:rPr>
          <w:tab/>
        </w:r>
        <w:r w:rsidRPr="003E74F1" w:rsidDel="00581988">
          <w:rPr>
            <w:rStyle w:val="Hyperlink"/>
            <w:noProof/>
          </w:rPr>
          <w:delText>Information Package Metadata</w:delText>
        </w:r>
        <w:r w:rsidRPr="003E74F1" w:rsidDel="00581988">
          <w:rPr>
            <w:noProof/>
            <w:webHidden/>
          </w:rPr>
          <w:tab/>
        </w:r>
        <w:r w:rsidR="00AB4736" w:rsidRPr="003E74F1" w:rsidDel="00581988">
          <w:rPr>
            <w:noProof/>
            <w:webHidden/>
          </w:rPr>
          <w:delText>49</w:delText>
        </w:r>
      </w:del>
    </w:p>
    <w:p w14:paraId="49B8BEDD" w14:textId="52C4CC17" w:rsidR="00BF4162" w:rsidRPr="00F65186" w:rsidDel="00581988" w:rsidRDefault="00BF4162">
      <w:pPr>
        <w:pStyle w:val="TOC2"/>
        <w:tabs>
          <w:tab w:val="left" w:pos="960"/>
          <w:tab w:val="right" w:leader="dot" w:pos="9628"/>
        </w:tabs>
        <w:rPr>
          <w:del w:id="291" w:author="Miguel Ferreira" w:date="2018-12-17T14:25:00Z"/>
          <w:noProof/>
          <w:lang w:eastAsia="et-EE"/>
          <w:rPrChange w:id="292" w:author="Miguel Ferreira" w:date="2018-12-17T14:25:00Z">
            <w:rPr>
              <w:del w:id="293" w:author="Miguel Ferreira" w:date="2018-12-17T14:25:00Z"/>
              <w:noProof/>
              <w:lang w:val="et-EE" w:eastAsia="et-EE"/>
            </w:rPr>
          </w:rPrChange>
        </w:rPr>
      </w:pPr>
      <w:del w:id="294" w:author="Miguel Ferreira" w:date="2018-12-17T14:25:00Z">
        <w:r w:rsidRPr="00581988" w:rsidDel="00581988">
          <w:rPr>
            <w:rStyle w:val="Hyperlink"/>
            <w:noProof/>
          </w:rPr>
          <w:delText>8.2.</w:delText>
        </w:r>
        <w:r w:rsidRPr="00F65186" w:rsidDel="00581988">
          <w:rPr>
            <w:noProof/>
            <w:lang w:eastAsia="et-EE"/>
            <w:rPrChange w:id="295" w:author="Miguel Ferreira" w:date="2018-12-17T14:25:00Z">
              <w:rPr>
                <w:noProof/>
                <w:lang w:val="et-EE" w:eastAsia="et-EE"/>
              </w:rPr>
            </w:rPrChange>
          </w:rPr>
          <w:tab/>
        </w:r>
        <w:r w:rsidRPr="00581988" w:rsidDel="00581988">
          <w:rPr>
            <w:rStyle w:val="Hyperlink"/>
            <w:noProof/>
          </w:rPr>
          <w:delText>Appendix B: Submission Agreement</w:delText>
        </w:r>
        <w:r w:rsidRPr="003E74F1" w:rsidDel="00581988">
          <w:rPr>
            <w:noProof/>
            <w:webHidden/>
          </w:rPr>
          <w:tab/>
        </w:r>
        <w:r w:rsidR="00AB4736" w:rsidRPr="003E74F1" w:rsidDel="00581988">
          <w:rPr>
            <w:noProof/>
            <w:webHidden/>
          </w:rPr>
          <w:delText>50</w:delText>
        </w:r>
      </w:del>
    </w:p>
    <w:p w14:paraId="4F7F0CBC" w14:textId="198F3CBB" w:rsidR="00BF4162" w:rsidRPr="00F65186" w:rsidDel="00581988" w:rsidRDefault="00BF4162">
      <w:pPr>
        <w:pStyle w:val="TOC2"/>
        <w:tabs>
          <w:tab w:val="left" w:pos="960"/>
          <w:tab w:val="right" w:leader="dot" w:pos="9628"/>
        </w:tabs>
        <w:rPr>
          <w:del w:id="296" w:author="Miguel Ferreira" w:date="2018-12-17T14:25:00Z"/>
          <w:noProof/>
          <w:lang w:eastAsia="et-EE"/>
          <w:rPrChange w:id="297" w:author="Miguel Ferreira" w:date="2018-12-17T14:25:00Z">
            <w:rPr>
              <w:del w:id="298" w:author="Miguel Ferreira" w:date="2018-12-17T14:25:00Z"/>
              <w:noProof/>
              <w:lang w:val="et-EE" w:eastAsia="et-EE"/>
            </w:rPr>
          </w:rPrChange>
        </w:rPr>
      </w:pPr>
      <w:del w:id="299" w:author="Miguel Ferreira" w:date="2018-12-17T14:25:00Z">
        <w:r w:rsidRPr="00581988" w:rsidDel="00581988">
          <w:rPr>
            <w:rStyle w:val="Hyperlink"/>
            <w:noProof/>
          </w:rPr>
          <w:delText>8.3.</w:delText>
        </w:r>
        <w:r w:rsidRPr="00F65186" w:rsidDel="00581988">
          <w:rPr>
            <w:noProof/>
            <w:lang w:eastAsia="et-EE"/>
            <w:rPrChange w:id="300" w:author="Miguel Ferreira" w:date="2018-12-17T14:25:00Z">
              <w:rPr>
                <w:noProof/>
                <w:lang w:val="et-EE" w:eastAsia="et-EE"/>
              </w:rPr>
            </w:rPrChange>
          </w:rPr>
          <w:tab/>
        </w:r>
        <w:r w:rsidRPr="00581988" w:rsidDel="00581988">
          <w:rPr>
            <w:rStyle w:val="Hyperlink"/>
            <w:noProof/>
          </w:rPr>
          <w:delText>Appendix C: Terminology</w:delText>
        </w:r>
        <w:r w:rsidRPr="003E74F1" w:rsidDel="00581988">
          <w:rPr>
            <w:noProof/>
            <w:webHidden/>
          </w:rPr>
          <w:tab/>
        </w:r>
        <w:r w:rsidR="00AB4736" w:rsidRPr="003E74F1" w:rsidDel="00581988">
          <w:rPr>
            <w:noProof/>
            <w:webHidden/>
          </w:rPr>
          <w:delText>55</w:delText>
        </w:r>
      </w:del>
    </w:p>
    <w:p w14:paraId="58186A14" w14:textId="77777777" w:rsidR="00F91BEB" w:rsidRPr="00F65186" w:rsidRDefault="00F91BEB" w:rsidP="00F068EE">
      <w:pPr>
        <w:jc w:val="center"/>
      </w:pPr>
      <w:r w:rsidRPr="00F65186">
        <w:fldChar w:fldCharType="end"/>
      </w:r>
    </w:p>
    <w:p w14:paraId="3BAA5CAE" w14:textId="77777777" w:rsidR="00F91BEB" w:rsidRPr="00F65186" w:rsidRDefault="0025079C" w:rsidP="00F068EE">
      <w:pPr>
        <w:jc w:val="center"/>
        <w:rPr>
          <w:b/>
          <w:sz w:val="32"/>
          <w:szCs w:val="32"/>
        </w:rPr>
      </w:pPr>
      <w:r w:rsidRPr="00F65186">
        <w:rPr>
          <w:b/>
          <w:sz w:val="32"/>
          <w:szCs w:val="32"/>
        </w:rPr>
        <w:br w:type="page"/>
      </w:r>
      <w:r w:rsidR="00F91BEB" w:rsidRPr="00F65186">
        <w:rPr>
          <w:b/>
          <w:sz w:val="32"/>
          <w:szCs w:val="32"/>
        </w:rPr>
        <w:lastRenderedPageBreak/>
        <w:t>LIST OF TABLES</w:t>
      </w:r>
    </w:p>
    <w:p w14:paraId="11B249C5" w14:textId="77777777" w:rsidR="00F91BEB" w:rsidRPr="00F65186" w:rsidRDefault="00F91BEB">
      <w:pPr>
        <w:pStyle w:val="TableofFigures"/>
        <w:tabs>
          <w:tab w:val="right" w:leader="dot" w:pos="9628"/>
        </w:tabs>
      </w:pPr>
    </w:p>
    <w:p w14:paraId="7FC4B3C6" w14:textId="77777777" w:rsidR="00BF4162" w:rsidRPr="00F65186" w:rsidRDefault="00F91BEB">
      <w:pPr>
        <w:pStyle w:val="TableofFigures"/>
        <w:tabs>
          <w:tab w:val="right" w:leader="dot" w:pos="9628"/>
        </w:tabs>
        <w:rPr>
          <w:noProof/>
          <w:lang w:eastAsia="et-EE"/>
          <w:rPrChange w:id="301" w:author="Miguel Ferreira" w:date="2018-12-17T14:25:00Z">
            <w:rPr>
              <w:noProof/>
              <w:lang w:val="et-EE" w:eastAsia="et-EE"/>
            </w:rPr>
          </w:rPrChange>
        </w:rPr>
      </w:pPr>
      <w:r w:rsidRPr="00F65186">
        <w:fldChar w:fldCharType="begin"/>
      </w:r>
      <w:r w:rsidRPr="00F65186">
        <w:instrText xml:space="preserve"> TOC \h \z \c "Table" </w:instrText>
      </w:r>
      <w:r w:rsidRPr="00F65186">
        <w:fldChar w:fldCharType="separate"/>
      </w:r>
      <w:hyperlink w:anchor="_Toc473623486" w:history="1">
        <w:r w:rsidR="00BF4162" w:rsidRPr="00F65186">
          <w:rPr>
            <w:rStyle w:val="Hyperlink"/>
            <w:noProof/>
          </w:rPr>
          <w:t>Table 1: METS root</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_Toc473623486 \h </w:instrText>
        </w:r>
        <w:r w:rsidR="00BF4162" w:rsidRPr="003E74F1">
          <w:rPr>
            <w:noProof/>
            <w:webHidden/>
          </w:rPr>
        </w:r>
        <w:r w:rsidR="00BF4162" w:rsidRPr="003E74F1">
          <w:rPr>
            <w:noProof/>
            <w:webHidden/>
          </w:rPr>
          <w:fldChar w:fldCharType="separate"/>
        </w:r>
        <w:r w:rsidR="00AB4736" w:rsidRPr="003E74F1">
          <w:rPr>
            <w:noProof/>
            <w:webHidden/>
          </w:rPr>
          <w:t>15</w:t>
        </w:r>
        <w:r w:rsidR="00BF4162" w:rsidRPr="003E74F1">
          <w:rPr>
            <w:noProof/>
            <w:webHidden/>
          </w:rPr>
          <w:fldChar w:fldCharType="end"/>
        </w:r>
      </w:hyperlink>
    </w:p>
    <w:p w14:paraId="3831AF63" w14:textId="77777777" w:rsidR="00BF4162" w:rsidRPr="00F65186" w:rsidRDefault="00581988">
      <w:pPr>
        <w:pStyle w:val="TableofFigures"/>
        <w:tabs>
          <w:tab w:val="right" w:leader="dot" w:pos="9628"/>
        </w:tabs>
        <w:rPr>
          <w:noProof/>
          <w:lang w:eastAsia="et-EE"/>
          <w:rPrChange w:id="302" w:author="Miguel Ferreira" w:date="2018-12-17T14:25:00Z">
            <w:rPr>
              <w:noProof/>
              <w:lang w:val="et-EE" w:eastAsia="et-EE"/>
            </w:rPr>
          </w:rPrChange>
        </w:rPr>
      </w:pPr>
      <w:hyperlink w:anchor="_Toc473623487" w:history="1">
        <w:r w:rsidR="00BF4162" w:rsidRPr="00F65186">
          <w:rPr>
            <w:rStyle w:val="Hyperlink"/>
            <w:noProof/>
          </w:rPr>
          <w:t>Table 2: Metadata about the information package</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_Toc473623487 \h </w:instrText>
        </w:r>
        <w:r w:rsidR="00BF4162" w:rsidRPr="003E74F1">
          <w:rPr>
            <w:noProof/>
            <w:webHidden/>
          </w:rPr>
        </w:r>
        <w:r w:rsidR="00BF4162" w:rsidRPr="003E74F1">
          <w:rPr>
            <w:noProof/>
            <w:webHidden/>
          </w:rPr>
          <w:fldChar w:fldCharType="separate"/>
        </w:r>
        <w:r w:rsidR="00AB4736" w:rsidRPr="003E74F1">
          <w:rPr>
            <w:noProof/>
            <w:webHidden/>
          </w:rPr>
          <w:t>17</w:t>
        </w:r>
        <w:r w:rsidR="00BF4162" w:rsidRPr="003E74F1">
          <w:rPr>
            <w:noProof/>
            <w:webHidden/>
          </w:rPr>
          <w:fldChar w:fldCharType="end"/>
        </w:r>
      </w:hyperlink>
    </w:p>
    <w:p w14:paraId="65223790" w14:textId="77777777" w:rsidR="00BF4162" w:rsidRPr="00F65186" w:rsidRDefault="00581988">
      <w:pPr>
        <w:pStyle w:val="TableofFigures"/>
        <w:tabs>
          <w:tab w:val="right" w:leader="dot" w:pos="9628"/>
        </w:tabs>
        <w:rPr>
          <w:noProof/>
          <w:lang w:eastAsia="et-EE"/>
          <w:rPrChange w:id="303" w:author="Miguel Ferreira" w:date="2018-12-17T14:25:00Z">
            <w:rPr>
              <w:noProof/>
              <w:lang w:val="et-EE" w:eastAsia="et-EE"/>
            </w:rPr>
          </w:rPrChange>
        </w:rPr>
      </w:pPr>
      <w:hyperlink w:anchor="_Toc473623488" w:history="1">
        <w:r w:rsidR="00BF4162" w:rsidRPr="00F65186">
          <w:rPr>
            <w:rStyle w:val="Hyperlink"/>
            <w:noProof/>
          </w:rPr>
          <w:t>Table 3: EAD metadata</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_Toc473623488 \h </w:instrText>
        </w:r>
        <w:r w:rsidR="00BF4162" w:rsidRPr="003E74F1">
          <w:rPr>
            <w:noProof/>
            <w:webHidden/>
          </w:rPr>
        </w:r>
        <w:r w:rsidR="00BF4162" w:rsidRPr="003E74F1">
          <w:rPr>
            <w:noProof/>
            <w:webHidden/>
          </w:rPr>
          <w:fldChar w:fldCharType="separate"/>
        </w:r>
        <w:r w:rsidR="00AB4736" w:rsidRPr="003E74F1">
          <w:rPr>
            <w:noProof/>
            <w:webHidden/>
          </w:rPr>
          <w:t>26</w:t>
        </w:r>
        <w:r w:rsidR="00BF4162" w:rsidRPr="003E74F1">
          <w:rPr>
            <w:noProof/>
            <w:webHidden/>
          </w:rPr>
          <w:fldChar w:fldCharType="end"/>
        </w:r>
      </w:hyperlink>
    </w:p>
    <w:p w14:paraId="6CBA7DE7" w14:textId="77777777" w:rsidR="00BF4162" w:rsidRPr="00F65186" w:rsidRDefault="00581988">
      <w:pPr>
        <w:pStyle w:val="TableofFigures"/>
        <w:tabs>
          <w:tab w:val="right" w:leader="dot" w:pos="9628"/>
        </w:tabs>
        <w:rPr>
          <w:noProof/>
          <w:lang w:eastAsia="et-EE"/>
          <w:rPrChange w:id="304" w:author="Miguel Ferreira" w:date="2018-12-17T14:25:00Z">
            <w:rPr>
              <w:noProof/>
              <w:lang w:val="et-EE" w:eastAsia="et-EE"/>
            </w:rPr>
          </w:rPrChange>
        </w:rPr>
      </w:pPr>
      <w:hyperlink w:anchor="_Toc473623489" w:history="1">
        <w:r w:rsidR="00BF4162" w:rsidRPr="00F65186">
          <w:rPr>
            <w:rStyle w:val="Hyperlink"/>
            <w:noProof/>
          </w:rPr>
          <w:t>Table 4: PREMIS metadata</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_Toc473623489 \h </w:instrText>
        </w:r>
        <w:r w:rsidR="00BF4162" w:rsidRPr="003E74F1">
          <w:rPr>
            <w:noProof/>
            <w:webHidden/>
          </w:rPr>
        </w:r>
        <w:r w:rsidR="00BF4162" w:rsidRPr="003E74F1">
          <w:rPr>
            <w:noProof/>
            <w:webHidden/>
          </w:rPr>
          <w:fldChar w:fldCharType="separate"/>
        </w:r>
        <w:r w:rsidR="00AB4736" w:rsidRPr="003E74F1">
          <w:rPr>
            <w:noProof/>
            <w:webHidden/>
          </w:rPr>
          <w:t>28</w:t>
        </w:r>
        <w:r w:rsidR="00BF4162" w:rsidRPr="003E74F1">
          <w:rPr>
            <w:noProof/>
            <w:webHidden/>
          </w:rPr>
          <w:fldChar w:fldCharType="end"/>
        </w:r>
      </w:hyperlink>
    </w:p>
    <w:p w14:paraId="497D0B04" w14:textId="77777777" w:rsidR="00BF4162" w:rsidRPr="00F65186" w:rsidRDefault="00581988">
      <w:pPr>
        <w:pStyle w:val="TableofFigures"/>
        <w:tabs>
          <w:tab w:val="right" w:leader="dot" w:pos="9628"/>
        </w:tabs>
        <w:rPr>
          <w:noProof/>
          <w:lang w:eastAsia="et-EE"/>
          <w:rPrChange w:id="305" w:author="Miguel Ferreira" w:date="2018-12-17T14:25:00Z">
            <w:rPr>
              <w:noProof/>
              <w:lang w:val="et-EE" w:eastAsia="et-EE"/>
            </w:rPr>
          </w:rPrChange>
        </w:rPr>
      </w:pPr>
      <w:hyperlink w:anchor="_Toc473623490" w:history="1">
        <w:r w:rsidR="00BF4162" w:rsidRPr="00F65186">
          <w:rPr>
            <w:rStyle w:val="Hyperlink"/>
            <w:noProof/>
          </w:rPr>
          <w:t>Table 5: Files metadata</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_Toc473623490 \h </w:instrText>
        </w:r>
        <w:r w:rsidR="00BF4162" w:rsidRPr="003E74F1">
          <w:rPr>
            <w:noProof/>
            <w:webHidden/>
          </w:rPr>
        </w:r>
        <w:r w:rsidR="00BF4162" w:rsidRPr="003E74F1">
          <w:rPr>
            <w:noProof/>
            <w:webHidden/>
          </w:rPr>
          <w:fldChar w:fldCharType="separate"/>
        </w:r>
        <w:r w:rsidR="00AB4736" w:rsidRPr="003E74F1">
          <w:rPr>
            <w:noProof/>
            <w:webHidden/>
          </w:rPr>
          <w:t>30</w:t>
        </w:r>
        <w:r w:rsidR="00BF4162" w:rsidRPr="003E74F1">
          <w:rPr>
            <w:noProof/>
            <w:webHidden/>
          </w:rPr>
          <w:fldChar w:fldCharType="end"/>
        </w:r>
      </w:hyperlink>
    </w:p>
    <w:p w14:paraId="5D1C7B48" w14:textId="77777777" w:rsidR="00BF4162" w:rsidRPr="00F65186" w:rsidRDefault="00581988">
      <w:pPr>
        <w:pStyle w:val="TableofFigures"/>
        <w:tabs>
          <w:tab w:val="right" w:leader="dot" w:pos="9628"/>
        </w:tabs>
        <w:rPr>
          <w:noProof/>
          <w:lang w:eastAsia="et-EE"/>
          <w:rPrChange w:id="306" w:author="Miguel Ferreira" w:date="2018-12-17T14:25:00Z">
            <w:rPr>
              <w:noProof/>
              <w:lang w:val="et-EE" w:eastAsia="et-EE"/>
            </w:rPr>
          </w:rPrChange>
        </w:rPr>
      </w:pPr>
      <w:hyperlink w:anchor="_Toc473623491" w:history="1">
        <w:r w:rsidR="00BF4162" w:rsidRPr="003E74F1">
          <w:rPr>
            <w:rStyle w:val="Hyperlink"/>
            <w:noProof/>
          </w:rPr>
          <w:t>Table 6: Submission agreement</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_Toc473623491 \h </w:instrText>
        </w:r>
        <w:r w:rsidR="00BF4162" w:rsidRPr="003E74F1">
          <w:rPr>
            <w:noProof/>
            <w:webHidden/>
          </w:rPr>
        </w:r>
        <w:r w:rsidR="00BF4162" w:rsidRPr="003E74F1">
          <w:rPr>
            <w:noProof/>
            <w:webHidden/>
          </w:rPr>
          <w:fldChar w:fldCharType="separate"/>
        </w:r>
        <w:r w:rsidR="00AB4736" w:rsidRPr="003E74F1">
          <w:rPr>
            <w:noProof/>
            <w:webHidden/>
          </w:rPr>
          <w:t>50</w:t>
        </w:r>
        <w:r w:rsidR="00BF4162" w:rsidRPr="003E74F1">
          <w:rPr>
            <w:noProof/>
            <w:webHidden/>
          </w:rPr>
          <w:fldChar w:fldCharType="end"/>
        </w:r>
      </w:hyperlink>
    </w:p>
    <w:p w14:paraId="28B26967" w14:textId="77777777" w:rsidR="00F91BEB" w:rsidRPr="00F65186" w:rsidRDefault="00F91BEB" w:rsidP="00F068EE">
      <w:pPr>
        <w:jc w:val="center"/>
      </w:pPr>
      <w:r w:rsidRPr="00F65186">
        <w:fldChar w:fldCharType="end"/>
      </w:r>
    </w:p>
    <w:p w14:paraId="5F824BA3" w14:textId="77777777" w:rsidR="00F91BEB" w:rsidRPr="00F65186" w:rsidRDefault="00F91BEB" w:rsidP="00F068EE">
      <w:pPr>
        <w:jc w:val="center"/>
        <w:rPr>
          <w:b/>
          <w:sz w:val="32"/>
          <w:szCs w:val="32"/>
        </w:rPr>
      </w:pPr>
      <w:r w:rsidRPr="00F65186">
        <w:rPr>
          <w:b/>
          <w:sz w:val="32"/>
          <w:szCs w:val="32"/>
        </w:rPr>
        <w:t>LIST OF FIGURES</w:t>
      </w:r>
    </w:p>
    <w:p w14:paraId="249CA766" w14:textId="77777777" w:rsidR="00F91BEB" w:rsidRPr="00F65186" w:rsidRDefault="00F91BEB" w:rsidP="00BF7433">
      <w:pPr>
        <w:pStyle w:val="TableofFigures"/>
        <w:tabs>
          <w:tab w:val="right" w:leader="dot" w:pos="9628"/>
        </w:tabs>
        <w:rPr>
          <w:b/>
        </w:rPr>
      </w:pPr>
    </w:p>
    <w:p w14:paraId="28CEBF36" w14:textId="77777777" w:rsidR="00BF4162" w:rsidRPr="00F65186" w:rsidRDefault="00F91BEB">
      <w:pPr>
        <w:pStyle w:val="TableofFigures"/>
        <w:tabs>
          <w:tab w:val="right" w:leader="dot" w:pos="9628"/>
        </w:tabs>
        <w:rPr>
          <w:noProof/>
          <w:lang w:eastAsia="et-EE"/>
          <w:rPrChange w:id="307" w:author="Miguel Ferreira" w:date="2018-12-17T14:25:00Z">
            <w:rPr>
              <w:noProof/>
              <w:lang w:val="et-EE" w:eastAsia="et-EE"/>
            </w:rPr>
          </w:rPrChange>
        </w:rPr>
      </w:pPr>
      <w:r w:rsidRPr="00F65186">
        <w:rPr>
          <w:b/>
        </w:rPr>
        <w:fldChar w:fldCharType="begin"/>
      </w:r>
      <w:r w:rsidRPr="00F65186">
        <w:rPr>
          <w:b/>
        </w:rPr>
        <w:instrText xml:space="preserve"> TOC \h \z \c "Figure" </w:instrText>
      </w:r>
      <w:r w:rsidRPr="00F65186">
        <w:rPr>
          <w:b/>
        </w:rPr>
        <w:fldChar w:fldCharType="separate"/>
      </w:r>
      <w:hyperlink r:id="rId11" w:anchor="_Toc473623492" w:history="1">
        <w:r w:rsidR="00BF4162" w:rsidRPr="003E74F1">
          <w:rPr>
            <w:rStyle w:val="Hyperlink"/>
            <w:noProof/>
          </w:rPr>
          <w:t>Figure 1: Relations between specifications</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_Toc473623492 \h </w:instrText>
        </w:r>
        <w:r w:rsidR="00BF4162" w:rsidRPr="003E74F1">
          <w:rPr>
            <w:noProof/>
            <w:webHidden/>
          </w:rPr>
        </w:r>
        <w:r w:rsidR="00BF4162" w:rsidRPr="003E74F1">
          <w:rPr>
            <w:noProof/>
            <w:webHidden/>
          </w:rPr>
          <w:fldChar w:fldCharType="separate"/>
        </w:r>
        <w:r w:rsidR="00AB4736" w:rsidRPr="003E74F1">
          <w:rPr>
            <w:noProof/>
            <w:webHidden/>
          </w:rPr>
          <w:t>9</w:t>
        </w:r>
        <w:r w:rsidR="00BF4162" w:rsidRPr="003E74F1">
          <w:rPr>
            <w:noProof/>
            <w:webHidden/>
          </w:rPr>
          <w:fldChar w:fldCharType="end"/>
        </w:r>
      </w:hyperlink>
    </w:p>
    <w:p w14:paraId="1E8A3537" w14:textId="77777777" w:rsidR="00BF4162" w:rsidRPr="00F65186" w:rsidRDefault="00581988">
      <w:pPr>
        <w:pStyle w:val="TableofFigures"/>
        <w:tabs>
          <w:tab w:val="right" w:leader="dot" w:pos="9628"/>
        </w:tabs>
        <w:rPr>
          <w:noProof/>
          <w:lang w:eastAsia="et-EE"/>
          <w:rPrChange w:id="308" w:author="Miguel Ferreira" w:date="2018-12-17T14:25:00Z">
            <w:rPr>
              <w:noProof/>
              <w:lang w:val="et-EE" w:eastAsia="et-EE"/>
            </w:rPr>
          </w:rPrChange>
        </w:rPr>
      </w:pPr>
      <w:hyperlink w:anchor="_Toc473623493" w:history="1">
        <w:r w:rsidR="00BF4162" w:rsidRPr="00F65186">
          <w:rPr>
            <w:rStyle w:val="Hyperlink"/>
            <w:noProof/>
          </w:rPr>
          <w:t>Figure 2: SIP data model</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_Toc473623493 \h </w:instrText>
        </w:r>
        <w:r w:rsidR="00BF4162" w:rsidRPr="003E74F1">
          <w:rPr>
            <w:noProof/>
            <w:webHidden/>
          </w:rPr>
        </w:r>
        <w:r w:rsidR="00BF4162" w:rsidRPr="003E74F1">
          <w:rPr>
            <w:noProof/>
            <w:webHidden/>
          </w:rPr>
          <w:fldChar w:fldCharType="separate"/>
        </w:r>
        <w:r w:rsidR="00AB4736" w:rsidRPr="003E74F1">
          <w:rPr>
            <w:noProof/>
            <w:webHidden/>
          </w:rPr>
          <w:t>12</w:t>
        </w:r>
        <w:r w:rsidR="00BF4162" w:rsidRPr="003E74F1">
          <w:rPr>
            <w:noProof/>
            <w:webHidden/>
          </w:rPr>
          <w:fldChar w:fldCharType="end"/>
        </w:r>
      </w:hyperlink>
    </w:p>
    <w:p w14:paraId="3728341B" w14:textId="77777777" w:rsidR="00BF4162" w:rsidRPr="00F65186" w:rsidRDefault="00581988">
      <w:pPr>
        <w:pStyle w:val="TableofFigures"/>
        <w:tabs>
          <w:tab w:val="right" w:leader="dot" w:pos="9628"/>
        </w:tabs>
        <w:rPr>
          <w:noProof/>
          <w:lang w:eastAsia="et-EE"/>
          <w:rPrChange w:id="309" w:author="Miguel Ferreira" w:date="2018-12-17T14:25:00Z">
            <w:rPr>
              <w:noProof/>
              <w:lang w:val="et-EE" w:eastAsia="et-EE"/>
            </w:rPr>
          </w:rPrChange>
        </w:rPr>
      </w:pPr>
      <w:hyperlink r:id="rId12" w:anchor="_Toc473623494" w:history="1">
        <w:r w:rsidR="00BF4162" w:rsidRPr="003E74F1">
          <w:rPr>
            <w:rStyle w:val="Hyperlink"/>
            <w:noProof/>
          </w:rPr>
          <w:t>Figure 3: Minimal SIP structure</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_Toc473623494 \h </w:instrText>
        </w:r>
        <w:r w:rsidR="00BF4162" w:rsidRPr="003E74F1">
          <w:rPr>
            <w:noProof/>
            <w:webHidden/>
          </w:rPr>
        </w:r>
        <w:r w:rsidR="00BF4162" w:rsidRPr="003E74F1">
          <w:rPr>
            <w:noProof/>
            <w:webHidden/>
          </w:rPr>
          <w:fldChar w:fldCharType="separate"/>
        </w:r>
        <w:r w:rsidR="00AB4736" w:rsidRPr="003E74F1">
          <w:rPr>
            <w:noProof/>
            <w:webHidden/>
          </w:rPr>
          <w:t>13</w:t>
        </w:r>
        <w:r w:rsidR="00BF4162" w:rsidRPr="003E74F1">
          <w:rPr>
            <w:noProof/>
            <w:webHidden/>
          </w:rPr>
          <w:fldChar w:fldCharType="end"/>
        </w:r>
      </w:hyperlink>
    </w:p>
    <w:p w14:paraId="1C63C155" w14:textId="77777777" w:rsidR="00BF4162" w:rsidRPr="00F65186" w:rsidRDefault="00581988">
      <w:pPr>
        <w:pStyle w:val="TableofFigures"/>
        <w:tabs>
          <w:tab w:val="right" w:leader="dot" w:pos="9628"/>
        </w:tabs>
        <w:rPr>
          <w:noProof/>
          <w:lang w:eastAsia="et-EE"/>
          <w:rPrChange w:id="310" w:author="Miguel Ferreira" w:date="2018-12-17T14:25:00Z">
            <w:rPr>
              <w:noProof/>
              <w:lang w:val="et-EE" w:eastAsia="et-EE"/>
            </w:rPr>
          </w:rPrChange>
        </w:rPr>
      </w:pPr>
      <w:hyperlink w:anchor="_Toc473623495" w:history="1">
        <w:r w:rsidR="00BF4162" w:rsidRPr="00F65186">
          <w:rPr>
            <w:rStyle w:val="Hyperlink"/>
            <w:noProof/>
          </w:rPr>
          <w:t>Figure 5: METS header</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_Toc473623495 \h </w:instrText>
        </w:r>
        <w:r w:rsidR="00BF4162" w:rsidRPr="003E74F1">
          <w:rPr>
            <w:noProof/>
            <w:webHidden/>
          </w:rPr>
        </w:r>
        <w:r w:rsidR="00BF4162" w:rsidRPr="003E74F1">
          <w:rPr>
            <w:noProof/>
            <w:webHidden/>
          </w:rPr>
          <w:fldChar w:fldCharType="separate"/>
        </w:r>
        <w:r w:rsidR="00AB4736" w:rsidRPr="003E74F1">
          <w:rPr>
            <w:noProof/>
            <w:webHidden/>
          </w:rPr>
          <w:t>17</w:t>
        </w:r>
        <w:r w:rsidR="00BF4162" w:rsidRPr="003E74F1">
          <w:rPr>
            <w:noProof/>
            <w:webHidden/>
          </w:rPr>
          <w:fldChar w:fldCharType="end"/>
        </w:r>
      </w:hyperlink>
    </w:p>
    <w:p w14:paraId="39FCA555" w14:textId="77777777" w:rsidR="00BF4162" w:rsidRPr="00F65186" w:rsidRDefault="00581988">
      <w:pPr>
        <w:pStyle w:val="TableofFigures"/>
        <w:tabs>
          <w:tab w:val="right" w:leader="dot" w:pos="9628"/>
        </w:tabs>
        <w:rPr>
          <w:noProof/>
          <w:lang w:eastAsia="et-EE"/>
          <w:rPrChange w:id="311" w:author="Miguel Ferreira" w:date="2018-12-17T14:25:00Z">
            <w:rPr>
              <w:noProof/>
              <w:lang w:val="et-EE" w:eastAsia="et-EE"/>
            </w:rPr>
          </w:rPrChange>
        </w:rPr>
      </w:pPr>
      <w:hyperlink w:anchor="_Toc473623496" w:history="1">
        <w:r w:rsidR="00BF4162" w:rsidRPr="00F65186">
          <w:rPr>
            <w:rStyle w:val="Hyperlink"/>
            <w:noProof/>
          </w:rPr>
          <w:t>Figure 6: METS descriptive metadata</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_Toc473623496 \h </w:instrText>
        </w:r>
        <w:r w:rsidR="00BF4162" w:rsidRPr="003E74F1">
          <w:rPr>
            <w:noProof/>
            <w:webHidden/>
          </w:rPr>
        </w:r>
        <w:r w:rsidR="00BF4162" w:rsidRPr="003E74F1">
          <w:rPr>
            <w:noProof/>
            <w:webHidden/>
          </w:rPr>
          <w:fldChar w:fldCharType="separate"/>
        </w:r>
        <w:r w:rsidR="00AB4736" w:rsidRPr="003E74F1">
          <w:rPr>
            <w:noProof/>
            <w:webHidden/>
          </w:rPr>
          <w:t>26</w:t>
        </w:r>
        <w:r w:rsidR="00BF4162" w:rsidRPr="003E74F1">
          <w:rPr>
            <w:noProof/>
            <w:webHidden/>
          </w:rPr>
          <w:fldChar w:fldCharType="end"/>
        </w:r>
      </w:hyperlink>
    </w:p>
    <w:p w14:paraId="2C5F8459" w14:textId="77777777" w:rsidR="00BF4162" w:rsidRPr="00F65186" w:rsidRDefault="00581988">
      <w:pPr>
        <w:pStyle w:val="TableofFigures"/>
        <w:tabs>
          <w:tab w:val="right" w:leader="dot" w:pos="9628"/>
        </w:tabs>
        <w:rPr>
          <w:noProof/>
          <w:lang w:eastAsia="et-EE"/>
          <w:rPrChange w:id="312" w:author="Miguel Ferreira" w:date="2018-12-17T14:25:00Z">
            <w:rPr>
              <w:noProof/>
              <w:lang w:val="et-EE" w:eastAsia="et-EE"/>
            </w:rPr>
          </w:rPrChange>
        </w:rPr>
      </w:pPr>
      <w:hyperlink w:anchor="_Toc473623497" w:history="1">
        <w:r w:rsidR="00BF4162" w:rsidRPr="00F65186">
          <w:rPr>
            <w:rStyle w:val="Hyperlink"/>
            <w:noProof/>
          </w:rPr>
          <w:t>Figure 7: METS administrative metadata</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_Toc473623497 \h </w:instrText>
        </w:r>
        <w:r w:rsidR="00BF4162" w:rsidRPr="003E74F1">
          <w:rPr>
            <w:noProof/>
            <w:webHidden/>
          </w:rPr>
        </w:r>
        <w:r w:rsidR="00BF4162" w:rsidRPr="003E74F1">
          <w:rPr>
            <w:noProof/>
            <w:webHidden/>
          </w:rPr>
          <w:fldChar w:fldCharType="separate"/>
        </w:r>
        <w:r w:rsidR="00AB4736" w:rsidRPr="003E74F1">
          <w:rPr>
            <w:noProof/>
            <w:webHidden/>
          </w:rPr>
          <w:t>28</w:t>
        </w:r>
        <w:r w:rsidR="00BF4162" w:rsidRPr="003E74F1">
          <w:rPr>
            <w:noProof/>
            <w:webHidden/>
          </w:rPr>
          <w:fldChar w:fldCharType="end"/>
        </w:r>
      </w:hyperlink>
    </w:p>
    <w:p w14:paraId="67651555" w14:textId="77777777" w:rsidR="00BF4162" w:rsidRPr="00F65186" w:rsidRDefault="00581988">
      <w:pPr>
        <w:pStyle w:val="TableofFigures"/>
        <w:tabs>
          <w:tab w:val="right" w:leader="dot" w:pos="9628"/>
        </w:tabs>
        <w:rPr>
          <w:noProof/>
          <w:lang w:eastAsia="et-EE"/>
          <w:rPrChange w:id="313" w:author="Miguel Ferreira" w:date="2018-12-17T14:25:00Z">
            <w:rPr>
              <w:noProof/>
              <w:lang w:val="et-EE" w:eastAsia="et-EE"/>
            </w:rPr>
          </w:rPrChange>
        </w:rPr>
      </w:pPr>
      <w:hyperlink w:anchor="_Toc473623498" w:history="1">
        <w:r w:rsidR="00BF4162" w:rsidRPr="00F65186">
          <w:rPr>
            <w:rStyle w:val="Hyperlink"/>
            <w:noProof/>
          </w:rPr>
          <w:t>Figure 8: METS files</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_Toc473623498 \h </w:instrText>
        </w:r>
        <w:r w:rsidR="00BF4162" w:rsidRPr="003E74F1">
          <w:rPr>
            <w:noProof/>
            <w:webHidden/>
          </w:rPr>
        </w:r>
        <w:r w:rsidR="00BF4162" w:rsidRPr="003E74F1">
          <w:rPr>
            <w:noProof/>
            <w:webHidden/>
          </w:rPr>
          <w:fldChar w:fldCharType="separate"/>
        </w:r>
        <w:r w:rsidR="00AB4736" w:rsidRPr="003E74F1">
          <w:rPr>
            <w:noProof/>
            <w:webHidden/>
          </w:rPr>
          <w:t>29</w:t>
        </w:r>
        <w:r w:rsidR="00BF4162" w:rsidRPr="003E74F1">
          <w:rPr>
            <w:noProof/>
            <w:webHidden/>
          </w:rPr>
          <w:fldChar w:fldCharType="end"/>
        </w:r>
      </w:hyperlink>
    </w:p>
    <w:p w14:paraId="2BF05744" w14:textId="77777777" w:rsidR="00BF4162" w:rsidRPr="00F65186" w:rsidRDefault="00581988">
      <w:pPr>
        <w:pStyle w:val="TableofFigures"/>
        <w:tabs>
          <w:tab w:val="right" w:leader="dot" w:pos="9628"/>
        </w:tabs>
        <w:rPr>
          <w:noProof/>
          <w:lang w:eastAsia="et-EE"/>
          <w:rPrChange w:id="314" w:author="Miguel Ferreira" w:date="2018-12-17T14:25:00Z">
            <w:rPr>
              <w:noProof/>
              <w:lang w:val="et-EE" w:eastAsia="et-EE"/>
            </w:rPr>
          </w:rPrChange>
        </w:rPr>
      </w:pPr>
      <w:hyperlink w:anchor="_Toc473623499" w:history="1">
        <w:r w:rsidR="00BF4162" w:rsidRPr="00F65186">
          <w:rPr>
            <w:rStyle w:val="Hyperlink"/>
            <w:noProof/>
          </w:rPr>
          <w:t>Figure 9: METS structural section</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_Toc473623499 \h </w:instrText>
        </w:r>
        <w:r w:rsidR="00BF4162" w:rsidRPr="003E74F1">
          <w:rPr>
            <w:noProof/>
            <w:webHidden/>
          </w:rPr>
        </w:r>
        <w:r w:rsidR="00BF4162" w:rsidRPr="003E74F1">
          <w:rPr>
            <w:noProof/>
            <w:webHidden/>
          </w:rPr>
          <w:fldChar w:fldCharType="separate"/>
        </w:r>
        <w:r w:rsidR="00AB4736" w:rsidRPr="003E74F1">
          <w:rPr>
            <w:noProof/>
            <w:webHidden/>
          </w:rPr>
          <w:t>35</w:t>
        </w:r>
        <w:r w:rsidR="00BF4162" w:rsidRPr="003E74F1">
          <w:rPr>
            <w:noProof/>
            <w:webHidden/>
          </w:rPr>
          <w:fldChar w:fldCharType="end"/>
        </w:r>
      </w:hyperlink>
    </w:p>
    <w:p w14:paraId="3E508912" w14:textId="77777777" w:rsidR="00BF4162" w:rsidRPr="00F65186" w:rsidRDefault="00581988">
      <w:pPr>
        <w:pStyle w:val="TableofFigures"/>
        <w:tabs>
          <w:tab w:val="right" w:leader="dot" w:pos="9628"/>
        </w:tabs>
        <w:rPr>
          <w:noProof/>
          <w:lang w:eastAsia="et-EE"/>
          <w:rPrChange w:id="315" w:author="Miguel Ferreira" w:date="2018-12-17T14:25:00Z">
            <w:rPr>
              <w:noProof/>
              <w:lang w:val="et-EE" w:eastAsia="et-EE"/>
            </w:rPr>
          </w:rPrChange>
        </w:rPr>
      </w:pPr>
      <w:hyperlink r:id="rId13" w:anchor="_Toc473623500" w:history="1">
        <w:r w:rsidR="00BF4162" w:rsidRPr="003E74F1">
          <w:rPr>
            <w:rStyle w:val="Hyperlink"/>
            <w:noProof/>
          </w:rPr>
          <w:t>Figure 10: Extraction at pre-ingest</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_Toc473623500 \h </w:instrText>
        </w:r>
        <w:r w:rsidR="00BF4162" w:rsidRPr="003E74F1">
          <w:rPr>
            <w:noProof/>
            <w:webHidden/>
          </w:rPr>
        </w:r>
        <w:r w:rsidR="00BF4162" w:rsidRPr="003E74F1">
          <w:rPr>
            <w:noProof/>
            <w:webHidden/>
          </w:rPr>
          <w:fldChar w:fldCharType="separate"/>
        </w:r>
        <w:r w:rsidR="00AB4736" w:rsidRPr="003E74F1">
          <w:rPr>
            <w:noProof/>
            <w:webHidden/>
          </w:rPr>
          <w:t>37</w:t>
        </w:r>
        <w:r w:rsidR="00BF4162" w:rsidRPr="003E74F1">
          <w:rPr>
            <w:noProof/>
            <w:webHidden/>
          </w:rPr>
          <w:fldChar w:fldCharType="end"/>
        </w:r>
      </w:hyperlink>
    </w:p>
    <w:p w14:paraId="32A74850" w14:textId="77777777" w:rsidR="00BF4162" w:rsidRPr="00F65186" w:rsidRDefault="00581988">
      <w:pPr>
        <w:pStyle w:val="TableofFigures"/>
        <w:tabs>
          <w:tab w:val="right" w:leader="dot" w:pos="9628"/>
        </w:tabs>
        <w:rPr>
          <w:noProof/>
          <w:lang w:eastAsia="et-EE"/>
          <w:rPrChange w:id="316" w:author="Miguel Ferreira" w:date="2018-12-17T14:25:00Z">
            <w:rPr>
              <w:noProof/>
              <w:lang w:val="et-EE" w:eastAsia="et-EE"/>
            </w:rPr>
          </w:rPrChange>
        </w:rPr>
      </w:pPr>
      <w:hyperlink r:id="rId14" w:anchor="_Toc473623501" w:history="1">
        <w:r w:rsidR="00BF4162" w:rsidRPr="003E74F1">
          <w:rPr>
            <w:rStyle w:val="Hyperlink"/>
            <w:noProof/>
          </w:rPr>
          <w:t>Figure 11: Creation at Pre-Ingest</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_Toc473623501 \h </w:instrText>
        </w:r>
        <w:r w:rsidR="00BF4162" w:rsidRPr="003E74F1">
          <w:rPr>
            <w:noProof/>
            <w:webHidden/>
          </w:rPr>
        </w:r>
        <w:r w:rsidR="00BF4162" w:rsidRPr="003E74F1">
          <w:rPr>
            <w:noProof/>
            <w:webHidden/>
          </w:rPr>
          <w:fldChar w:fldCharType="separate"/>
        </w:r>
        <w:r w:rsidR="00AB4736" w:rsidRPr="003E74F1">
          <w:rPr>
            <w:noProof/>
            <w:webHidden/>
          </w:rPr>
          <w:t>38</w:t>
        </w:r>
        <w:r w:rsidR="00BF4162" w:rsidRPr="003E74F1">
          <w:rPr>
            <w:noProof/>
            <w:webHidden/>
          </w:rPr>
          <w:fldChar w:fldCharType="end"/>
        </w:r>
      </w:hyperlink>
    </w:p>
    <w:p w14:paraId="568DF78F" w14:textId="77777777" w:rsidR="00BF4162" w:rsidRPr="00F65186" w:rsidRDefault="00581988">
      <w:pPr>
        <w:pStyle w:val="TableofFigures"/>
        <w:tabs>
          <w:tab w:val="right" w:leader="dot" w:pos="9628"/>
        </w:tabs>
        <w:rPr>
          <w:noProof/>
          <w:lang w:eastAsia="et-EE"/>
          <w:rPrChange w:id="317" w:author="Miguel Ferreira" w:date="2018-12-17T14:25:00Z">
            <w:rPr>
              <w:noProof/>
              <w:lang w:val="et-EE" w:eastAsia="et-EE"/>
            </w:rPr>
          </w:rPrChange>
        </w:rPr>
      </w:pPr>
      <w:hyperlink r:id="rId15" w:anchor="_Toc473623502" w:history="1">
        <w:r w:rsidR="00BF4162" w:rsidRPr="003E74F1">
          <w:rPr>
            <w:rStyle w:val="Hyperlink"/>
            <w:noProof/>
          </w:rPr>
          <w:t>Figure 12: SFSB metadata and computer files</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_Toc473623502 \h </w:instrText>
        </w:r>
        <w:r w:rsidR="00BF4162" w:rsidRPr="003E74F1">
          <w:rPr>
            <w:noProof/>
            <w:webHidden/>
          </w:rPr>
        </w:r>
        <w:r w:rsidR="00BF4162" w:rsidRPr="003E74F1">
          <w:rPr>
            <w:noProof/>
            <w:webHidden/>
          </w:rPr>
          <w:fldChar w:fldCharType="separate"/>
        </w:r>
        <w:r w:rsidR="00AB4736" w:rsidRPr="003E74F1">
          <w:rPr>
            <w:noProof/>
            <w:webHidden/>
          </w:rPr>
          <w:t>39</w:t>
        </w:r>
        <w:r w:rsidR="00BF4162" w:rsidRPr="003E74F1">
          <w:rPr>
            <w:noProof/>
            <w:webHidden/>
          </w:rPr>
          <w:fldChar w:fldCharType="end"/>
        </w:r>
      </w:hyperlink>
    </w:p>
    <w:p w14:paraId="1F5F0244" w14:textId="77777777" w:rsidR="00BF4162" w:rsidRPr="00F65186" w:rsidRDefault="00581988">
      <w:pPr>
        <w:pStyle w:val="TableofFigures"/>
        <w:tabs>
          <w:tab w:val="right" w:leader="dot" w:pos="9628"/>
        </w:tabs>
        <w:rPr>
          <w:noProof/>
          <w:lang w:eastAsia="et-EE"/>
          <w:rPrChange w:id="318" w:author="Miguel Ferreira" w:date="2018-12-17T14:25:00Z">
            <w:rPr>
              <w:noProof/>
              <w:lang w:val="et-EE" w:eastAsia="et-EE"/>
            </w:rPr>
          </w:rPrChange>
        </w:rPr>
      </w:pPr>
      <w:hyperlink r:id="rId16" w:anchor="_Toc473623503" w:history="1">
        <w:r w:rsidR="00BF4162" w:rsidRPr="003E74F1">
          <w:rPr>
            <w:rStyle w:val="Hyperlink"/>
            <w:noProof/>
          </w:rPr>
          <w:t>Figure 13: SFSB SIP</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_Toc473623503 \h </w:instrText>
        </w:r>
        <w:r w:rsidR="00BF4162" w:rsidRPr="003E74F1">
          <w:rPr>
            <w:noProof/>
            <w:webHidden/>
          </w:rPr>
        </w:r>
        <w:r w:rsidR="00BF4162" w:rsidRPr="003E74F1">
          <w:rPr>
            <w:noProof/>
            <w:webHidden/>
          </w:rPr>
          <w:fldChar w:fldCharType="separate"/>
        </w:r>
        <w:r w:rsidR="00AB4736" w:rsidRPr="003E74F1">
          <w:rPr>
            <w:noProof/>
            <w:webHidden/>
          </w:rPr>
          <w:t>40</w:t>
        </w:r>
        <w:r w:rsidR="00BF4162" w:rsidRPr="003E74F1">
          <w:rPr>
            <w:noProof/>
            <w:webHidden/>
          </w:rPr>
          <w:fldChar w:fldCharType="end"/>
        </w:r>
      </w:hyperlink>
    </w:p>
    <w:p w14:paraId="1AE6B1F6" w14:textId="77777777" w:rsidR="00BF4162" w:rsidRPr="00F65186" w:rsidRDefault="00581988">
      <w:pPr>
        <w:pStyle w:val="TableofFigures"/>
        <w:tabs>
          <w:tab w:val="right" w:leader="dot" w:pos="9628"/>
        </w:tabs>
        <w:rPr>
          <w:noProof/>
          <w:lang w:eastAsia="et-EE"/>
          <w:rPrChange w:id="319" w:author="Miguel Ferreira" w:date="2018-12-17T14:25:00Z">
            <w:rPr>
              <w:noProof/>
              <w:lang w:val="et-EE" w:eastAsia="et-EE"/>
            </w:rPr>
          </w:rPrChange>
        </w:rPr>
      </w:pPr>
      <w:hyperlink r:id="rId17" w:anchor="_Toc473623504" w:history="1">
        <w:r w:rsidR="00BF4162" w:rsidRPr="003E74F1">
          <w:rPr>
            <w:rStyle w:val="Hyperlink"/>
            <w:noProof/>
          </w:rPr>
          <w:t>Figure 14: Export to SIARD 2.0</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_Toc473623504 \h </w:instrText>
        </w:r>
        <w:r w:rsidR="00BF4162" w:rsidRPr="003E74F1">
          <w:rPr>
            <w:noProof/>
            <w:webHidden/>
          </w:rPr>
        </w:r>
        <w:r w:rsidR="00BF4162" w:rsidRPr="003E74F1">
          <w:rPr>
            <w:noProof/>
            <w:webHidden/>
          </w:rPr>
          <w:fldChar w:fldCharType="separate"/>
        </w:r>
        <w:r w:rsidR="00AB4736" w:rsidRPr="003E74F1">
          <w:rPr>
            <w:noProof/>
            <w:webHidden/>
          </w:rPr>
          <w:t>41</w:t>
        </w:r>
        <w:r w:rsidR="00BF4162" w:rsidRPr="003E74F1">
          <w:rPr>
            <w:noProof/>
            <w:webHidden/>
          </w:rPr>
          <w:fldChar w:fldCharType="end"/>
        </w:r>
      </w:hyperlink>
    </w:p>
    <w:p w14:paraId="1F45FA3E" w14:textId="77777777" w:rsidR="00BF4162" w:rsidRPr="00F65186" w:rsidRDefault="00581988">
      <w:pPr>
        <w:pStyle w:val="TableofFigures"/>
        <w:tabs>
          <w:tab w:val="right" w:leader="dot" w:pos="9628"/>
        </w:tabs>
        <w:rPr>
          <w:noProof/>
          <w:lang w:eastAsia="et-EE"/>
          <w:rPrChange w:id="320" w:author="Miguel Ferreira" w:date="2018-12-17T14:25:00Z">
            <w:rPr>
              <w:noProof/>
              <w:lang w:val="et-EE" w:eastAsia="et-EE"/>
            </w:rPr>
          </w:rPrChange>
        </w:rPr>
      </w:pPr>
      <w:hyperlink r:id="rId18" w:anchor="_Toc473623505" w:history="1">
        <w:r w:rsidR="00BF4162" w:rsidRPr="003E74F1">
          <w:rPr>
            <w:rStyle w:val="Hyperlink"/>
            <w:noProof/>
          </w:rPr>
          <w:t>Figure 15: SIARD 2.0 to SIP</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_Toc473623505 \h </w:instrText>
        </w:r>
        <w:r w:rsidR="00BF4162" w:rsidRPr="003E74F1">
          <w:rPr>
            <w:noProof/>
            <w:webHidden/>
          </w:rPr>
        </w:r>
        <w:r w:rsidR="00BF4162" w:rsidRPr="003E74F1">
          <w:rPr>
            <w:noProof/>
            <w:webHidden/>
          </w:rPr>
          <w:fldChar w:fldCharType="separate"/>
        </w:r>
        <w:r w:rsidR="00AB4736" w:rsidRPr="003E74F1">
          <w:rPr>
            <w:noProof/>
            <w:webHidden/>
          </w:rPr>
          <w:t>42</w:t>
        </w:r>
        <w:r w:rsidR="00BF4162" w:rsidRPr="003E74F1">
          <w:rPr>
            <w:noProof/>
            <w:webHidden/>
          </w:rPr>
          <w:fldChar w:fldCharType="end"/>
        </w:r>
      </w:hyperlink>
    </w:p>
    <w:p w14:paraId="5A9DE820" w14:textId="77777777" w:rsidR="00BF4162" w:rsidRPr="00F65186" w:rsidRDefault="00581988">
      <w:pPr>
        <w:pStyle w:val="TableofFigures"/>
        <w:tabs>
          <w:tab w:val="right" w:leader="dot" w:pos="9628"/>
        </w:tabs>
        <w:rPr>
          <w:noProof/>
          <w:lang w:eastAsia="et-EE"/>
          <w:rPrChange w:id="321" w:author="Miguel Ferreira" w:date="2018-12-17T14:25:00Z">
            <w:rPr>
              <w:noProof/>
              <w:lang w:val="et-EE" w:eastAsia="et-EE"/>
            </w:rPr>
          </w:rPrChange>
        </w:rPr>
      </w:pPr>
      <w:hyperlink r:id="rId19" w:anchor="_Toc473623506" w:history="1">
        <w:r w:rsidR="00BF4162" w:rsidRPr="003E74F1">
          <w:rPr>
            <w:rStyle w:val="Hyperlink"/>
            <w:noProof/>
          </w:rPr>
          <w:t>Figure 16: Relational databases with BLOBs/CLOBs stored as external files</w:t>
        </w:r>
        <w:r w:rsidR="00BF4162" w:rsidRPr="003E74F1">
          <w:rPr>
            <w:noProof/>
            <w:webHidden/>
          </w:rPr>
          <w:tab/>
        </w:r>
        <w:r w:rsidR="00BF4162" w:rsidRPr="003E74F1">
          <w:rPr>
            <w:noProof/>
            <w:webHidden/>
          </w:rPr>
          <w:fldChar w:fldCharType="begin"/>
        </w:r>
        <w:r w:rsidR="00BF4162" w:rsidRPr="003E74F1">
          <w:rPr>
            <w:noProof/>
            <w:webHidden/>
          </w:rPr>
          <w:instrText xml:space="preserve"> PAGEREF _Toc473623506 \h </w:instrText>
        </w:r>
        <w:r w:rsidR="00BF4162" w:rsidRPr="003E74F1">
          <w:rPr>
            <w:noProof/>
            <w:webHidden/>
          </w:rPr>
        </w:r>
        <w:r w:rsidR="00BF4162" w:rsidRPr="003E74F1">
          <w:rPr>
            <w:noProof/>
            <w:webHidden/>
          </w:rPr>
          <w:fldChar w:fldCharType="separate"/>
        </w:r>
        <w:r w:rsidR="00AB4736" w:rsidRPr="003E74F1">
          <w:rPr>
            <w:noProof/>
            <w:webHidden/>
          </w:rPr>
          <w:t>43</w:t>
        </w:r>
        <w:r w:rsidR="00BF4162" w:rsidRPr="003E74F1">
          <w:rPr>
            <w:noProof/>
            <w:webHidden/>
          </w:rPr>
          <w:fldChar w:fldCharType="end"/>
        </w:r>
      </w:hyperlink>
    </w:p>
    <w:p w14:paraId="76DEF807" w14:textId="77777777" w:rsidR="00F91BEB" w:rsidRPr="00F65186" w:rsidRDefault="00F91BEB">
      <w:pPr>
        <w:rPr>
          <w:b/>
        </w:rPr>
      </w:pPr>
      <w:r w:rsidRPr="00F65186">
        <w:rPr>
          <w:b/>
        </w:rPr>
        <w:fldChar w:fldCharType="end"/>
      </w:r>
      <w:bookmarkStart w:id="322" w:name="_Toc390778044"/>
      <w:r w:rsidRPr="00F65186">
        <w:rPr>
          <w:b/>
          <w:sz w:val="32"/>
          <w:szCs w:val="32"/>
        </w:rPr>
        <w:br w:type="page"/>
      </w:r>
    </w:p>
    <w:p w14:paraId="62DE0DAA" w14:textId="7D6537AC" w:rsidR="00F91BEB" w:rsidRPr="00F65186" w:rsidRDefault="00F91BEB" w:rsidP="00F068EE">
      <w:pPr>
        <w:jc w:val="center"/>
        <w:rPr>
          <w:b/>
          <w:sz w:val="32"/>
          <w:szCs w:val="32"/>
        </w:rPr>
      </w:pPr>
      <w:r w:rsidRPr="00F65186">
        <w:rPr>
          <w:b/>
          <w:sz w:val="32"/>
          <w:szCs w:val="32"/>
        </w:rPr>
        <w:lastRenderedPageBreak/>
        <w:t>ACKNOWLEDGEMENT</w:t>
      </w:r>
      <w:bookmarkEnd w:id="322"/>
      <w:ins w:id="323" w:author="Miguel Ferreira" w:date="2018-12-17T14:25:00Z">
        <w:r w:rsidR="00581988">
          <w:rPr>
            <w:b/>
            <w:sz w:val="32"/>
            <w:szCs w:val="32"/>
          </w:rPr>
          <w:t>S</w:t>
        </w:r>
      </w:ins>
    </w:p>
    <w:p w14:paraId="7BBF2CF6" w14:textId="47565E5A" w:rsidR="001B48F9" w:rsidRPr="00F65186" w:rsidRDefault="00F91BEB" w:rsidP="008960A0">
      <w:r w:rsidRPr="00F65186">
        <w:t xml:space="preserve">The </w:t>
      </w:r>
      <w:del w:id="324" w:author="Miguel Ferreira" w:date="2018-12-17T14:25:00Z">
        <w:r w:rsidRPr="00F65186" w:rsidDel="00C25E13">
          <w:delText xml:space="preserve">authors </w:delText>
        </w:r>
      </w:del>
      <w:ins w:id="325" w:author="Miguel Ferreira" w:date="2018-12-17T14:25:00Z">
        <w:r w:rsidR="00C25E13">
          <w:t>DILCIS BOARD and the authors of this speci</w:t>
        </w:r>
      </w:ins>
      <w:ins w:id="326" w:author="Miguel Ferreira" w:date="2018-12-17T14:26:00Z">
        <w:r w:rsidR="00C25E13">
          <w:t>fication</w:t>
        </w:r>
      </w:ins>
      <w:del w:id="327" w:author="Miguel Ferreira" w:date="2018-12-17T14:26:00Z">
        <w:r w:rsidRPr="00F65186" w:rsidDel="00C25E13">
          <w:delText>of this deliverable</w:delText>
        </w:r>
      </w:del>
      <w:r w:rsidRPr="00F65186">
        <w:t xml:space="preserve"> would like to thank all national archives</w:t>
      </w:r>
      <w:r w:rsidRPr="00F65186">
        <w:rPr>
          <w:rStyle w:val="CommentReference"/>
        </w:rPr>
        <w:t xml:space="preserve">, </w:t>
      </w:r>
      <w:r w:rsidRPr="00F65186">
        <w:t>tool developers</w:t>
      </w:r>
      <w:r w:rsidR="007E40E8" w:rsidRPr="00F65186">
        <w:t xml:space="preserve">, </w:t>
      </w:r>
      <w:del w:id="328" w:author="Miguel Ferreira" w:date="2018-12-17T14:26:00Z">
        <w:r w:rsidR="007E40E8" w:rsidRPr="00F65186" w:rsidDel="00C25E13">
          <w:delText>the Advisory Board of the E-ARK project</w:delText>
        </w:r>
        <w:r w:rsidRPr="00F65186" w:rsidDel="00C25E13">
          <w:delText xml:space="preserve"> </w:delText>
        </w:r>
      </w:del>
      <w:r w:rsidRPr="00F65186">
        <w:t xml:space="preserve">and other </w:t>
      </w:r>
      <w:del w:id="329" w:author="Miguel Ferreira" w:date="2018-12-17T14:26:00Z">
        <w:r w:rsidRPr="00F65186" w:rsidDel="00C25E13">
          <w:delText xml:space="preserve">stakeholders </w:delText>
        </w:r>
      </w:del>
      <w:ins w:id="330" w:author="Miguel Ferreira" w:date="2018-12-17T14:26:00Z">
        <w:r w:rsidR="00C25E13">
          <w:t xml:space="preserve">contributors </w:t>
        </w:r>
      </w:ins>
      <w:r w:rsidRPr="00F65186">
        <w:t>who provided valuable knowledge about their submission information packages</w:t>
      </w:r>
      <w:del w:id="331" w:author="Miguel Ferreira" w:date="2018-12-17T14:26:00Z">
        <w:r w:rsidR="00845E4F" w:rsidRPr="00F65186" w:rsidDel="00C25E13">
          <w:delText xml:space="preserve"> and feedback </w:delText>
        </w:r>
        <w:r w:rsidR="00DE00DF" w:rsidRPr="00F65186" w:rsidDel="00C25E13">
          <w:delText>to</w:delText>
        </w:r>
        <w:r w:rsidR="00DF04D0" w:rsidRPr="00F65186" w:rsidDel="00C25E13">
          <w:delText xml:space="preserve"> E-ARK </w:delText>
        </w:r>
        <w:r w:rsidR="00845E4F" w:rsidRPr="00F65186" w:rsidDel="00C25E13">
          <w:delText>deliverables</w:delText>
        </w:r>
      </w:del>
      <w:r w:rsidRPr="00F65186">
        <w:t xml:space="preserve">. </w:t>
      </w:r>
    </w:p>
    <w:p w14:paraId="702CE362" w14:textId="309D09BB" w:rsidR="00F91BEB" w:rsidRPr="00F65186" w:rsidRDefault="00F91BEB" w:rsidP="008960A0">
      <w:r w:rsidRPr="00F65186">
        <w:t>A special gratitude goes to the National Archives of Sweden whose FGS (</w:t>
      </w:r>
      <w:proofErr w:type="spellStart"/>
      <w:r w:rsidRPr="00F65186">
        <w:t>Förvaltningsgemensam</w:t>
      </w:r>
      <w:proofErr w:type="spellEnd"/>
      <w:r w:rsidRPr="00F65186">
        <w:t xml:space="preserve"> </w:t>
      </w:r>
      <w:proofErr w:type="spellStart"/>
      <w:r w:rsidRPr="00F65186">
        <w:t>Specifikation</w:t>
      </w:r>
      <w:proofErr w:type="spellEnd"/>
      <w:r w:rsidRPr="00F65186">
        <w:t xml:space="preserve">) structure influenced the </w:t>
      </w:r>
      <w:r w:rsidR="001B48F9" w:rsidRPr="00F65186">
        <w:t xml:space="preserve">first version of the </w:t>
      </w:r>
      <w:r w:rsidRPr="00F65186">
        <w:t>SIP METS profile</w:t>
      </w:r>
      <w:del w:id="332" w:author="Miguel Ferreira" w:date="2018-12-17T14:26:00Z">
        <w:r w:rsidRPr="00F65186" w:rsidDel="00C25E13">
          <w:delText xml:space="preserve"> development significantly</w:delText>
        </w:r>
      </w:del>
      <w:r w:rsidRPr="00F65186">
        <w:t>.</w:t>
      </w:r>
    </w:p>
    <w:p w14:paraId="051C16EC" w14:textId="512D87D8" w:rsidR="00997134" w:rsidRPr="00F65186" w:rsidRDefault="00997134" w:rsidP="008960A0">
      <w:r w:rsidRPr="00F65186">
        <w:t xml:space="preserve">The authors would also like to express their gratitude to the team behind the Common Specification for Information Packages </w:t>
      </w:r>
      <w:del w:id="333" w:author="Miguel Ferreira" w:date="2018-12-17T14:27:00Z">
        <w:r w:rsidRPr="00F65186" w:rsidDel="00C25E13">
          <w:delText xml:space="preserve">document </w:delText>
        </w:r>
      </w:del>
      <w:r w:rsidRPr="00F65186">
        <w:t xml:space="preserve">for their </w:t>
      </w:r>
      <w:r w:rsidR="00DB638E" w:rsidRPr="00F65186">
        <w:t>enormous</w:t>
      </w:r>
      <w:r w:rsidRPr="00F65186">
        <w:t xml:space="preserve"> effort</w:t>
      </w:r>
      <w:r w:rsidR="00DB638E" w:rsidRPr="00F65186">
        <w:t xml:space="preserve"> in agreeing common principles for submission, archival and dissemination packages.</w:t>
      </w:r>
    </w:p>
    <w:p w14:paraId="21A81A01" w14:textId="77777777" w:rsidR="00F91BEB" w:rsidRPr="00F65186" w:rsidRDefault="00F91BEB">
      <w:pPr>
        <w:rPr>
          <w:b/>
          <w:sz w:val="32"/>
          <w:szCs w:val="32"/>
        </w:rPr>
      </w:pPr>
    </w:p>
    <w:p w14:paraId="48FA49AA" w14:textId="2007214D" w:rsidR="00F91BEB" w:rsidRDefault="00845E4F" w:rsidP="00670A40">
      <w:pPr>
        <w:pStyle w:val="Heading1"/>
        <w:numPr>
          <w:ilvl w:val="0"/>
          <w:numId w:val="14"/>
        </w:numPr>
        <w:rPr>
          <w:ins w:id="334" w:author="Miguel Ferreira" w:date="2018-12-17T14:28:00Z"/>
        </w:rPr>
      </w:pPr>
      <w:r w:rsidRPr="00670A40">
        <w:br w:type="page"/>
      </w:r>
      <w:bookmarkStart w:id="335" w:name="_Toc532820052"/>
      <w:r w:rsidR="00F91BEB" w:rsidRPr="00670A40">
        <w:lastRenderedPageBreak/>
        <w:t>INTRODUCTION</w:t>
      </w:r>
      <w:bookmarkEnd w:id="335"/>
    </w:p>
    <w:p w14:paraId="64B94174" w14:textId="77777777" w:rsidR="00670A40" w:rsidRDefault="00670A40" w:rsidP="00670A40">
      <w:pPr>
        <w:rPr>
          <w:ins w:id="336" w:author="Miguel Ferreira" w:date="2018-12-17T14:31:00Z"/>
        </w:rPr>
      </w:pPr>
      <w:ins w:id="337" w:author="Miguel Ferreira" w:date="2018-12-17T14:30:00Z">
        <w:r w:rsidRPr="00F65186">
          <w:t>According to the Open Archival Information System Reference Model (OAIS) every submission of information to an archive occurs as one or more discrete transmissions of Submission Information Packages (SIP)</w:t>
        </w:r>
        <w:r w:rsidRPr="00F65186">
          <w:rPr>
            <w:rStyle w:val="FootnoteReference"/>
          </w:rPr>
          <w:footnoteReference w:id="7"/>
        </w:r>
        <w:r w:rsidRPr="00F65186">
          <w:t xml:space="preserve">. Unfortunately, the OAIS itself does not specify how these information packages should look like. </w:t>
        </w:r>
      </w:ins>
    </w:p>
    <w:p w14:paraId="03209099" w14:textId="6FB8D3E1" w:rsidR="00670A40" w:rsidRDefault="00670A40" w:rsidP="00670A40">
      <w:pPr>
        <w:rPr>
          <w:ins w:id="342" w:author="Miguel Ferreira" w:date="2018-12-17T15:22:00Z"/>
        </w:rPr>
      </w:pPr>
      <w:ins w:id="343" w:author="Miguel Ferreira" w:date="2018-12-17T14:30:00Z">
        <w:r w:rsidRPr="00F65186">
          <w:t xml:space="preserve">The </w:t>
        </w:r>
      </w:ins>
      <w:ins w:id="344" w:author="Miguel Ferreira" w:date="2018-12-17T14:31:00Z">
        <w:r>
          <w:t xml:space="preserve">EU funded </w:t>
        </w:r>
      </w:ins>
      <w:ins w:id="345" w:author="Miguel Ferreira" w:date="2018-12-17T14:30:00Z">
        <w:r w:rsidRPr="00F65186">
          <w:t xml:space="preserve">E-ARK project (2014-2017) first acknowledged this problem and developed a solution in the form of </w:t>
        </w:r>
      </w:ins>
      <w:ins w:id="346" w:author="Miguel Ferreira" w:date="2018-12-17T15:22:00Z">
        <w:r w:rsidR="009E27A5" w:rsidRPr="00F65186">
          <w:t>a</w:t>
        </w:r>
      </w:ins>
      <w:ins w:id="347" w:author="Miguel Ferreira" w:date="2018-12-17T14:30:00Z">
        <w:r w:rsidRPr="00F65186">
          <w:t xml:space="preserve"> Format Specification. </w:t>
        </w:r>
      </w:ins>
      <w:ins w:id="348" w:author="Miguel Ferreira" w:date="2018-12-17T14:31:00Z">
        <w:r>
          <w:t xml:space="preserve">This </w:t>
        </w:r>
      </w:ins>
      <w:ins w:id="349" w:author="Miguel Ferreira" w:date="2018-12-17T14:30:00Z">
        <w:r w:rsidRPr="00F65186">
          <w:t xml:space="preserve">specification is </w:t>
        </w:r>
      </w:ins>
      <w:ins w:id="350" w:author="Miguel Ferreira" w:date="2018-12-17T14:31:00Z">
        <w:r>
          <w:t xml:space="preserve">now </w:t>
        </w:r>
      </w:ins>
      <w:ins w:id="351" w:author="Miguel Ferreira" w:date="2018-12-17T14:30:00Z">
        <w:r w:rsidRPr="00F65186">
          <w:t xml:space="preserve">part of a set of specifications currently managed by </w:t>
        </w:r>
      </w:ins>
      <w:ins w:id="352" w:author="Miguel Ferreira" w:date="2018-12-17T14:31:00Z">
        <w:r>
          <w:t xml:space="preserve">an independent </w:t>
        </w:r>
      </w:ins>
      <w:ins w:id="353" w:author="Miguel Ferreira" w:date="2018-12-17T15:09:00Z">
        <w:r w:rsidR="00F9776B">
          <w:t>body</w:t>
        </w:r>
      </w:ins>
      <w:ins w:id="354" w:author="Miguel Ferreira" w:date="2018-12-17T14:31:00Z">
        <w:r>
          <w:t xml:space="preserve"> called the </w:t>
        </w:r>
      </w:ins>
      <w:ins w:id="355" w:author="Miguel Ferreira" w:date="2018-12-17T14:30:00Z">
        <w:r w:rsidRPr="00F65186">
          <w:t>DILCIS Board (</w:t>
        </w:r>
      </w:ins>
      <w:ins w:id="356" w:author="Miguel Ferreira" w:date="2018-12-17T15:13:00Z">
        <w:r w:rsidR="00B51969">
          <w:fldChar w:fldCharType="begin"/>
        </w:r>
        <w:r w:rsidR="00B51969">
          <w:instrText xml:space="preserve"> HYPERLINK "</w:instrText>
        </w:r>
      </w:ins>
      <w:ins w:id="357" w:author="Miguel Ferreira" w:date="2018-12-17T14:30:00Z">
        <w:r w:rsidR="00B51969" w:rsidRPr="00F65186">
          <w:instrText>http://www.dilcis.eu)</w:instrText>
        </w:r>
        <w:r w:rsidR="00B51969" w:rsidRPr="00F65186">
          <w:rPr>
            <w:rStyle w:val="FootnoteReference"/>
          </w:rPr>
          <w:footnoteReference w:id="8"/>
        </w:r>
      </w:ins>
      <w:ins w:id="360" w:author="Miguel Ferreira" w:date="2018-12-17T15:13:00Z">
        <w:r w:rsidR="00B51969">
          <w:instrText xml:space="preserve">" </w:instrText>
        </w:r>
        <w:r w:rsidR="00B51969">
          <w:fldChar w:fldCharType="separate"/>
        </w:r>
      </w:ins>
      <w:ins w:id="361" w:author="Miguel Ferreira" w:date="2018-12-17T14:30:00Z">
        <w:r w:rsidR="00B51969" w:rsidRPr="00081412">
          <w:rPr>
            <w:rStyle w:val="Hyperlink"/>
          </w:rPr>
          <w:t>http://www.dilcis.eu)</w:t>
        </w:r>
        <w:r w:rsidR="00B51969" w:rsidRPr="00081412">
          <w:rPr>
            <w:rStyle w:val="Hyperlink"/>
            <w:vertAlign w:val="superscript"/>
          </w:rPr>
          <w:footnoteReference w:id="9"/>
        </w:r>
      </w:ins>
      <w:ins w:id="364" w:author="Miguel Ferreira" w:date="2018-12-17T15:13:00Z">
        <w:r w:rsidR="00B51969">
          <w:fldChar w:fldCharType="end"/>
        </w:r>
      </w:ins>
      <w:ins w:id="365" w:author="Miguel Ferreira" w:date="2018-12-17T14:30:00Z">
        <w:r w:rsidRPr="00F65186">
          <w:t>.</w:t>
        </w:r>
      </w:ins>
    </w:p>
    <w:p w14:paraId="20A55367" w14:textId="45C26575" w:rsidR="009E27A5" w:rsidRPr="009E27A5" w:rsidRDefault="009E27A5" w:rsidP="009E27A5">
      <w:pPr>
        <w:pStyle w:val="Heading2"/>
        <w:rPr>
          <w:ins w:id="366" w:author="Miguel Ferreira" w:date="2018-12-17T15:22:00Z"/>
        </w:rPr>
        <w:pPrChange w:id="367" w:author="Miguel Ferreira" w:date="2018-12-17T15:22:00Z">
          <w:pPr/>
        </w:pPrChange>
      </w:pPr>
      <w:ins w:id="368" w:author="Miguel Ferreira" w:date="2018-12-17T15:22:00Z">
        <w:r w:rsidRPr="009E27A5">
          <w:t>Scope and purpose</w:t>
        </w:r>
      </w:ins>
    </w:p>
    <w:p w14:paraId="04B1412A" w14:textId="2BB386FC" w:rsidR="009E27A5" w:rsidRPr="009E27A5" w:rsidRDefault="009E27A5" w:rsidP="009E27A5">
      <w:pPr>
        <w:shd w:val="clear" w:color="auto" w:fill="FFFFFF"/>
        <w:spacing w:after="240" w:line="240" w:lineRule="auto"/>
        <w:jc w:val="left"/>
        <w:rPr>
          <w:ins w:id="369" w:author="Miguel Ferreira" w:date="2018-12-17T15:22:00Z"/>
          <w:rFonts w:ascii="Segoe UI" w:hAnsi="Segoe UI" w:cs="Segoe UI"/>
          <w:color w:val="24292E"/>
          <w:sz w:val="24"/>
          <w:szCs w:val="24"/>
          <w:lang w:val="en-US"/>
        </w:rPr>
      </w:pPr>
      <w:ins w:id="370" w:author="Miguel Ferreira" w:date="2018-12-17T15:22:00Z">
        <w:r w:rsidRPr="009E27A5">
          <w:rPr>
            <w:rFonts w:ascii="Segoe UI" w:hAnsi="Segoe UI" w:cs="Segoe UI"/>
            <w:color w:val="24292E"/>
            <w:sz w:val="24"/>
            <w:szCs w:val="24"/>
            <w:lang w:val="en-US"/>
          </w:rPr>
          <w:t xml:space="preserve">Key objectives of </w:t>
        </w:r>
      </w:ins>
      <w:ins w:id="371" w:author="Miguel Ferreira" w:date="2018-12-17T15:23:00Z">
        <w:r w:rsidR="00B11DDB">
          <w:rPr>
            <w:rFonts w:ascii="Segoe UI" w:hAnsi="Segoe UI" w:cs="Segoe UI"/>
            <w:color w:val="24292E"/>
            <w:sz w:val="24"/>
            <w:szCs w:val="24"/>
            <w:lang w:val="en-US"/>
          </w:rPr>
          <w:t>this</w:t>
        </w:r>
      </w:ins>
      <w:ins w:id="372" w:author="Miguel Ferreira" w:date="2018-12-17T15:22:00Z">
        <w:r w:rsidRPr="009E27A5">
          <w:rPr>
            <w:rFonts w:ascii="Segoe UI" w:hAnsi="Segoe UI" w:cs="Segoe UI"/>
            <w:color w:val="24292E"/>
            <w:sz w:val="24"/>
            <w:szCs w:val="24"/>
            <w:lang w:val="en-US"/>
          </w:rPr>
          <w:t xml:space="preserve"> E-ARK </w:t>
        </w:r>
        <w:r>
          <w:rPr>
            <w:rFonts w:ascii="Segoe UI" w:hAnsi="Segoe UI" w:cs="Segoe UI"/>
            <w:color w:val="24292E"/>
            <w:sz w:val="24"/>
            <w:szCs w:val="24"/>
            <w:lang w:val="en-US"/>
          </w:rPr>
          <w:t>SIP</w:t>
        </w:r>
        <w:r w:rsidRPr="009E27A5">
          <w:rPr>
            <w:rFonts w:ascii="Segoe UI" w:hAnsi="Segoe UI" w:cs="Segoe UI"/>
            <w:color w:val="24292E"/>
            <w:sz w:val="24"/>
            <w:szCs w:val="24"/>
            <w:lang w:val="en-US"/>
          </w:rPr>
          <w:t xml:space="preserve"> specification are:</w:t>
        </w:r>
      </w:ins>
    </w:p>
    <w:p w14:paraId="1F1D9DE9" w14:textId="5268EA87" w:rsidR="009E27A5" w:rsidRPr="009E27A5" w:rsidRDefault="009E27A5" w:rsidP="009E27A5">
      <w:pPr>
        <w:numPr>
          <w:ilvl w:val="0"/>
          <w:numId w:val="60"/>
        </w:numPr>
        <w:shd w:val="clear" w:color="auto" w:fill="FFFFFF"/>
        <w:spacing w:before="100" w:beforeAutospacing="1" w:after="100" w:afterAutospacing="1" w:line="240" w:lineRule="auto"/>
        <w:jc w:val="left"/>
        <w:rPr>
          <w:ins w:id="373" w:author="Miguel Ferreira" w:date="2018-12-17T15:22:00Z"/>
          <w:rFonts w:ascii="Segoe UI" w:hAnsi="Segoe UI" w:cs="Segoe UI"/>
          <w:color w:val="24292E"/>
          <w:sz w:val="24"/>
          <w:szCs w:val="24"/>
          <w:lang w:val="en-US"/>
        </w:rPr>
      </w:pPr>
      <w:ins w:id="374" w:author="Miguel Ferreira" w:date="2018-12-17T15:22:00Z">
        <w:r w:rsidRPr="009E27A5">
          <w:rPr>
            <w:rFonts w:ascii="Segoe UI" w:hAnsi="Segoe UI" w:cs="Segoe UI"/>
            <w:color w:val="24292E"/>
            <w:sz w:val="24"/>
            <w:szCs w:val="24"/>
            <w:lang w:val="en-US"/>
          </w:rPr>
          <w:t xml:space="preserve">To define a generic structure of the </w:t>
        </w:r>
        <w:r>
          <w:rPr>
            <w:rFonts w:ascii="Segoe UI" w:hAnsi="Segoe UI" w:cs="Segoe UI"/>
            <w:color w:val="24292E"/>
            <w:sz w:val="24"/>
            <w:szCs w:val="24"/>
            <w:lang w:val="en-US"/>
          </w:rPr>
          <w:t>SIP</w:t>
        </w:r>
        <w:r w:rsidRPr="009E27A5">
          <w:rPr>
            <w:rFonts w:ascii="Segoe UI" w:hAnsi="Segoe UI" w:cs="Segoe UI"/>
            <w:color w:val="24292E"/>
            <w:sz w:val="24"/>
            <w:szCs w:val="24"/>
            <w:lang w:val="en-US"/>
          </w:rPr>
          <w:t xml:space="preserve"> format in a way that it is suitable for a wide variety of archival records, such as document and image collections, databases or geographical data.</w:t>
        </w:r>
      </w:ins>
    </w:p>
    <w:p w14:paraId="4E3FA938" w14:textId="26FD13CF" w:rsidR="009E27A5" w:rsidRPr="009E27A5" w:rsidRDefault="009E27A5" w:rsidP="009E27A5">
      <w:pPr>
        <w:numPr>
          <w:ilvl w:val="0"/>
          <w:numId w:val="60"/>
        </w:numPr>
        <w:shd w:val="clear" w:color="auto" w:fill="FFFFFF"/>
        <w:spacing w:before="60" w:after="100" w:afterAutospacing="1" w:line="240" w:lineRule="auto"/>
        <w:jc w:val="left"/>
        <w:rPr>
          <w:ins w:id="375" w:author="Miguel Ferreira" w:date="2018-12-17T15:22:00Z"/>
          <w:rFonts w:ascii="Segoe UI" w:hAnsi="Segoe UI" w:cs="Segoe UI"/>
          <w:color w:val="24292E"/>
          <w:sz w:val="24"/>
          <w:szCs w:val="24"/>
          <w:lang w:val="en-US"/>
        </w:rPr>
      </w:pPr>
      <w:ins w:id="376" w:author="Miguel Ferreira" w:date="2018-12-17T15:22:00Z">
        <w:r w:rsidRPr="009E27A5">
          <w:rPr>
            <w:rFonts w:ascii="Segoe UI" w:hAnsi="Segoe UI" w:cs="Segoe UI"/>
            <w:color w:val="24292E"/>
            <w:sz w:val="24"/>
            <w:szCs w:val="24"/>
            <w:lang w:val="en-US"/>
          </w:rPr>
          <w:t xml:space="preserve">To recommend a set of </w:t>
        </w:r>
      </w:ins>
      <w:ins w:id="377" w:author="Miguel Ferreira" w:date="2018-12-17T15:23:00Z">
        <w:r>
          <w:rPr>
            <w:rFonts w:ascii="Segoe UI" w:hAnsi="Segoe UI" w:cs="Segoe UI"/>
            <w:color w:val="24292E"/>
            <w:sz w:val="24"/>
            <w:szCs w:val="24"/>
            <w:lang w:val="en-US"/>
          </w:rPr>
          <w:t xml:space="preserve">best practices </w:t>
        </w:r>
      </w:ins>
      <w:ins w:id="378" w:author="Miguel Ferreira" w:date="2018-12-17T15:22:00Z">
        <w:r w:rsidRPr="009E27A5">
          <w:rPr>
            <w:rFonts w:ascii="Segoe UI" w:hAnsi="Segoe UI" w:cs="Segoe UI"/>
            <w:color w:val="24292E"/>
            <w:sz w:val="24"/>
            <w:szCs w:val="24"/>
            <w:lang w:val="en-US"/>
          </w:rPr>
          <w:t xml:space="preserve">related to the structural aspects of the </w:t>
        </w:r>
      </w:ins>
      <w:ins w:id="379" w:author="Miguel Ferreira" w:date="2018-12-17T15:23:00Z">
        <w:r>
          <w:rPr>
            <w:rFonts w:ascii="Segoe UI" w:hAnsi="Segoe UI" w:cs="Segoe UI"/>
            <w:color w:val="24292E"/>
            <w:sz w:val="24"/>
            <w:szCs w:val="24"/>
            <w:lang w:val="en-US"/>
          </w:rPr>
          <w:t>SIP</w:t>
        </w:r>
      </w:ins>
      <w:ins w:id="380" w:author="Miguel Ferreira" w:date="2018-12-17T15:22:00Z">
        <w:r w:rsidRPr="009E27A5">
          <w:rPr>
            <w:rFonts w:ascii="Segoe UI" w:hAnsi="Segoe UI" w:cs="Segoe UI"/>
            <w:color w:val="24292E"/>
            <w:sz w:val="24"/>
            <w:szCs w:val="24"/>
            <w:lang w:val="en-US"/>
          </w:rPr>
          <w:t>.</w:t>
        </w:r>
      </w:ins>
    </w:p>
    <w:p w14:paraId="0813EDE7" w14:textId="77777777" w:rsidR="00B11DDB" w:rsidRDefault="009E27A5" w:rsidP="00B11DDB">
      <w:pPr>
        <w:rPr>
          <w:ins w:id="381" w:author="Miguel Ferreira" w:date="2018-12-17T15:24:00Z"/>
        </w:rPr>
      </w:pPr>
      <w:ins w:id="382" w:author="Miguel Ferreira" w:date="2018-12-17T15:22:00Z">
        <w:r w:rsidRPr="00F65186">
          <w:t xml:space="preserve">The target group for this </w:t>
        </w:r>
        <w:r>
          <w:t>specification</w:t>
        </w:r>
        <w:r w:rsidRPr="00F65186">
          <w:t xml:space="preserve"> are records creators, archival institutions and software providers</w:t>
        </w:r>
        <w:r>
          <w:t xml:space="preserve"> that work on either ends of the </w:t>
        </w:r>
        <w:r>
          <w:t>interactions</w:t>
        </w:r>
        <w:r>
          <w:t xml:space="preserve"> between Producers and Archives</w:t>
        </w:r>
        <w:r>
          <w:t xml:space="preserve"> (</w:t>
        </w:r>
        <w:r>
          <w:fldChar w:fldCharType="begin"/>
        </w:r>
        <w:r>
          <w:instrText xml:space="preserve"> REF _Ref532820928 \h </w:instrText>
        </w:r>
        <w:r>
          <w:fldChar w:fldCharType="separate"/>
        </w:r>
        <w:r>
          <w:t xml:space="preserve">Figure </w:t>
        </w:r>
        <w:r>
          <w:rPr>
            <w:noProof/>
          </w:rPr>
          <w:t>1</w:t>
        </w:r>
        <w:r>
          <w:fldChar w:fldCharType="end"/>
        </w:r>
        <w:r>
          <w:t>)</w:t>
        </w:r>
        <w:r w:rsidRPr="00F65186">
          <w:t>.</w:t>
        </w:r>
      </w:ins>
    </w:p>
    <w:p w14:paraId="6F6360E5" w14:textId="5B7DE701" w:rsidR="009E27A5" w:rsidRDefault="009E27A5" w:rsidP="00B11DDB">
      <w:pPr>
        <w:rPr>
          <w:ins w:id="383" w:author="Miguel Ferreira" w:date="2018-12-17T15:22:00Z"/>
        </w:rPr>
        <w:pPrChange w:id="384" w:author="Miguel Ferreira" w:date="2018-12-17T15:24:00Z">
          <w:pPr>
            <w:keepNext/>
          </w:pPr>
        </w:pPrChange>
      </w:pPr>
      <w:ins w:id="385" w:author="Miguel Ferreira" w:date="2018-12-17T15:22:00Z">
        <w:r>
          <w:lastRenderedPageBreak/>
          <w:fldChar w:fldCharType="begin"/>
        </w:r>
        <w:r>
          <w:instrText xml:space="preserve"> INCLUDEPICTURE "/var/folders/mq/hfk1vfn1441ccttkn7xfsvqw0000gn/T/com.microsoft.Word/WebArchiveCopyPasteTempFiles/fig_1_oais_ele_ip.png" \* MERGEFORMATINET </w:instrText>
        </w:r>
        <w:r>
          <w:fldChar w:fldCharType="separate"/>
        </w:r>
        <w:r>
          <w:rPr>
            <w:noProof/>
          </w:rPr>
          <w:drawing>
            <wp:inline distT="0" distB="0" distL="0" distR="0" wp14:anchorId="6F731879" wp14:editId="6DA93FFC">
              <wp:extent cx="6120130" cy="3942080"/>
              <wp:effectExtent l="0" t="0" r="1270" b="0"/>
              <wp:docPr id="28" name="Picture 28" descr="OAIS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AIS Entit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942080"/>
                      </a:xfrm>
                      <a:prstGeom prst="rect">
                        <a:avLst/>
                      </a:prstGeom>
                      <a:noFill/>
                      <a:ln>
                        <a:noFill/>
                      </a:ln>
                    </pic:spPr>
                  </pic:pic>
                </a:graphicData>
              </a:graphic>
            </wp:inline>
          </w:drawing>
        </w:r>
        <w:r>
          <w:fldChar w:fldCharType="end"/>
        </w:r>
      </w:ins>
    </w:p>
    <w:p w14:paraId="5289118C" w14:textId="77777777" w:rsidR="009E27A5" w:rsidRDefault="009E27A5" w:rsidP="009E27A5">
      <w:pPr>
        <w:pStyle w:val="Caption"/>
        <w:rPr>
          <w:ins w:id="386" w:author="Miguel Ferreira" w:date="2018-12-17T15:22:00Z"/>
        </w:rPr>
      </w:pPr>
      <w:bookmarkStart w:id="387" w:name="_Ref532820928"/>
      <w:ins w:id="388" w:author="Miguel Ferreira" w:date="2018-12-17T15:22:00Z">
        <w:r>
          <w:t xml:space="preserve">Figure </w:t>
        </w:r>
        <w:r>
          <w:fldChar w:fldCharType="begin"/>
        </w:r>
        <w:r>
          <w:instrText xml:space="preserve"> SEQ Figure \* ARABIC </w:instrText>
        </w:r>
        <w:r>
          <w:fldChar w:fldCharType="separate"/>
        </w:r>
        <w:r>
          <w:rPr>
            <w:noProof/>
          </w:rPr>
          <w:t>1</w:t>
        </w:r>
        <w:r>
          <w:fldChar w:fldCharType="end"/>
        </w:r>
        <w:bookmarkEnd w:id="387"/>
        <w:r>
          <w:t>: Overview of the OAIS Reference Model.</w:t>
        </w:r>
      </w:ins>
    </w:p>
    <w:p w14:paraId="55D8A0C1" w14:textId="77777777" w:rsidR="00F9776B" w:rsidRPr="00F9776B" w:rsidRDefault="00F9776B" w:rsidP="00F9776B">
      <w:pPr>
        <w:pStyle w:val="Heading2"/>
        <w:rPr>
          <w:ins w:id="389" w:author="Miguel Ferreira" w:date="2018-12-17T15:11:00Z"/>
          <w:rPrChange w:id="390" w:author="Miguel Ferreira" w:date="2018-12-17T15:11:00Z">
            <w:rPr>
              <w:ins w:id="391" w:author="Miguel Ferreira" w:date="2018-12-17T15:11:00Z"/>
              <w:rFonts w:ascii="Segoe UI" w:hAnsi="Segoe UI" w:cs="Segoe UI"/>
              <w:color w:val="24292E"/>
              <w:sz w:val="36"/>
              <w:szCs w:val="36"/>
            </w:rPr>
          </w:rPrChange>
        </w:rPr>
        <w:pPrChange w:id="392" w:author="Miguel Ferreira" w:date="2018-12-17T15:11:00Z">
          <w:pPr>
            <w:pStyle w:val="Heading2"/>
            <w:pBdr>
              <w:bottom w:val="single" w:sz="6" w:space="4" w:color="EAECEF"/>
            </w:pBdr>
            <w:shd w:val="clear" w:color="auto" w:fill="FFFFFF"/>
            <w:spacing w:before="360"/>
          </w:pPr>
        </w:pPrChange>
      </w:pPr>
      <w:ins w:id="393" w:author="Miguel Ferreira" w:date="2018-12-17T15:11:00Z">
        <w:r w:rsidRPr="00F9776B">
          <w:rPr>
            <w:rPrChange w:id="394" w:author="Miguel Ferreira" w:date="2018-12-17T15:11:00Z">
              <w:rPr>
                <w:rFonts w:ascii="Segoe UI" w:hAnsi="Segoe UI" w:cs="Segoe UI"/>
                <w:color w:val="24292E"/>
              </w:rPr>
            </w:rPrChange>
          </w:rPr>
          <w:t>Relations to other E-ARK specifications</w:t>
        </w:r>
      </w:ins>
    </w:p>
    <w:p w14:paraId="54217D1A" w14:textId="77F9661F" w:rsidR="00670A40" w:rsidRDefault="00670A40" w:rsidP="00670A40">
      <w:pPr>
        <w:rPr>
          <w:ins w:id="395" w:author="Miguel Ferreira" w:date="2018-12-17T14:40:00Z"/>
        </w:rPr>
      </w:pPr>
      <w:ins w:id="396" w:author="Miguel Ferreira" w:date="2018-12-17T14:28:00Z">
        <w:r w:rsidRPr="00F65186">
          <w:t xml:space="preserve">This document </w:t>
        </w:r>
      </w:ins>
      <w:ins w:id="397" w:author="Miguel Ferreira" w:date="2018-12-17T14:29:00Z">
        <w:r>
          <w:t xml:space="preserve">is part of a set of specifications that aim at defining a common </w:t>
        </w:r>
      </w:ins>
      <w:ins w:id="398" w:author="Miguel Ferreira" w:date="2018-12-17T14:33:00Z">
        <w:r w:rsidR="00B1517C">
          <w:t>understanding regarding</w:t>
        </w:r>
      </w:ins>
      <w:ins w:id="399" w:author="Miguel Ferreira" w:date="2018-12-17T14:29:00Z">
        <w:r>
          <w:t xml:space="preserve"> principles and requirements </w:t>
        </w:r>
      </w:ins>
      <w:ins w:id="400" w:author="Miguel Ferreira" w:date="2018-12-17T14:33:00Z">
        <w:r w:rsidR="00B1517C">
          <w:t xml:space="preserve">for </w:t>
        </w:r>
      </w:ins>
      <w:ins w:id="401" w:author="Miguel Ferreira" w:date="2018-12-17T14:29:00Z">
        <w:r>
          <w:t>interoperable Submission Information Packag</w:t>
        </w:r>
      </w:ins>
      <w:ins w:id="402" w:author="Miguel Ferreira" w:date="2018-12-17T14:30:00Z">
        <w:r>
          <w:t>es</w:t>
        </w:r>
      </w:ins>
      <w:ins w:id="403" w:author="Miguel Ferreira" w:date="2018-12-17T14:28:00Z">
        <w:r w:rsidRPr="00F65186">
          <w:t xml:space="preserve"> </w:t>
        </w:r>
      </w:ins>
      <w:ins w:id="404" w:author="Miguel Ferreira" w:date="2018-12-17T14:30:00Z">
        <w:r>
          <w:t>according to the OAIS</w:t>
        </w:r>
      </w:ins>
      <w:ins w:id="405" w:author="Miguel Ferreira" w:date="2018-12-17T14:33:00Z">
        <w:r w:rsidR="00B1517C">
          <w:t xml:space="preserve"> reference</w:t>
        </w:r>
      </w:ins>
      <w:ins w:id="406" w:author="Miguel Ferreira" w:date="2018-12-17T14:34:00Z">
        <w:r w:rsidR="00B1517C">
          <w:t xml:space="preserve"> model</w:t>
        </w:r>
      </w:ins>
      <w:ins w:id="407" w:author="Miguel Ferreira" w:date="2018-12-17T15:10:00Z">
        <w:r w:rsidR="00F9776B">
          <w:t xml:space="preserve"> (</w:t>
        </w:r>
        <w:r w:rsidR="00F9776B">
          <w:fldChar w:fldCharType="begin"/>
        </w:r>
        <w:r w:rsidR="00F9776B">
          <w:instrText xml:space="preserve"> REF _Ref532822754 \h </w:instrText>
        </w:r>
      </w:ins>
      <w:r w:rsidR="00F9776B">
        <w:fldChar w:fldCharType="separate"/>
      </w:r>
      <w:ins w:id="408" w:author="Miguel Ferreira" w:date="2018-12-17T15:10:00Z">
        <w:r w:rsidR="00F9776B">
          <w:t xml:space="preserve">Figure </w:t>
        </w:r>
        <w:r w:rsidR="00F9776B">
          <w:rPr>
            <w:noProof/>
          </w:rPr>
          <w:t>2</w:t>
        </w:r>
        <w:r w:rsidR="00F9776B">
          <w:fldChar w:fldCharType="end"/>
        </w:r>
        <w:r w:rsidR="00F9776B">
          <w:t>)</w:t>
        </w:r>
      </w:ins>
      <w:ins w:id="409" w:author="Miguel Ferreira" w:date="2018-12-17T14:30:00Z">
        <w:r>
          <w:t>.</w:t>
        </w:r>
      </w:ins>
    </w:p>
    <w:p w14:paraId="1434A881" w14:textId="660E9136" w:rsidR="00363AC8" w:rsidRDefault="00363AC8" w:rsidP="00363AC8">
      <w:pPr>
        <w:keepNext/>
        <w:rPr>
          <w:ins w:id="410" w:author="Miguel Ferreira" w:date="2018-12-17T14:40:00Z"/>
        </w:rPr>
        <w:pPrChange w:id="411" w:author="Miguel Ferreira" w:date="2018-12-17T14:40:00Z">
          <w:pPr/>
        </w:pPrChange>
      </w:pPr>
      <w:ins w:id="412" w:author="Miguel Ferreira" w:date="2018-12-17T14:40:00Z">
        <w:r>
          <w:lastRenderedPageBreak/>
          <w:fldChar w:fldCharType="begin"/>
        </w:r>
        <w:r>
          <w:instrText xml:space="preserve"> INCLUDEPICTURE "/var/folders/mq/hfk1vfn1441ccttkn7xfsvqw0000gn/T/com.microsoft.Word/WebArchiveCopyPasteTempFiles/fig_2_cs_ip_scope.png" \* MERGEFORMATINET </w:instrText>
        </w:r>
        <w:r>
          <w:fldChar w:fldCharType="separate"/>
        </w:r>
      </w:ins>
      <w:ins w:id="413" w:author="Miguel Ferreira" w:date="2018-12-17T15:09:00Z">
        <w:r w:rsidR="00F9776B">
          <w:fldChar w:fldCharType="begin"/>
        </w:r>
        <w:r w:rsidR="00F9776B">
          <w:instrText xml:space="preserve"> INCLUDEPICTURE "/var/folders/mq/hfk1vfn1441ccttkn7xfsvqw0000gn/T/com.microsoft.Word/WebArchiveCopyPasteTempFiles/image1.png" \* MERGEFORMATINET </w:instrText>
        </w:r>
        <w:r w:rsidR="00F9776B">
          <w:fldChar w:fldCharType="separate"/>
        </w:r>
        <w:r w:rsidR="00F9776B">
          <w:rPr>
            <w:noProof/>
          </w:rPr>
          <w:drawing>
            <wp:inline distT="0" distB="0" distL="0" distR="0" wp14:anchorId="57E5B35C" wp14:editId="221EBC19">
              <wp:extent cx="6120130" cy="3442970"/>
              <wp:effectExtent l="0" t="0" r="1270" b="0"/>
              <wp:docPr id="32" name="Picture 3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42970"/>
                      </a:xfrm>
                      <a:prstGeom prst="rect">
                        <a:avLst/>
                      </a:prstGeom>
                      <a:noFill/>
                      <a:ln>
                        <a:noFill/>
                      </a:ln>
                    </pic:spPr>
                  </pic:pic>
                </a:graphicData>
              </a:graphic>
            </wp:inline>
          </w:drawing>
        </w:r>
        <w:r w:rsidR="00F9776B">
          <w:fldChar w:fldCharType="end"/>
        </w:r>
      </w:ins>
      <w:ins w:id="414" w:author="Miguel Ferreira" w:date="2018-12-17T14:40:00Z">
        <w:r>
          <w:rPr>
            <w:noProof/>
          </w:rPr>
          <w:drawing>
            <wp:inline distT="0" distB="0" distL="0" distR="0" wp14:anchorId="3738CC01" wp14:editId="671BFC98">
              <wp:extent cx="6120130" cy="2899410"/>
              <wp:effectExtent l="0" t="0" r="1270" b="0"/>
              <wp:docPr id="29" name="Picture 29" descr="CS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 SCO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99410"/>
                      </a:xfrm>
                      <a:prstGeom prst="rect">
                        <a:avLst/>
                      </a:prstGeom>
                      <a:noFill/>
                      <a:ln>
                        <a:noFill/>
                      </a:ln>
                    </pic:spPr>
                  </pic:pic>
                </a:graphicData>
              </a:graphic>
            </wp:inline>
          </w:drawing>
        </w:r>
        <w:r>
          <w:fldChar w:fldCharType="end"/>
        </w:r>
      </w:ins>
    </w:p>
    <w:p w14:paraId="18F7263F" w14:textId="755B7087" w:rsidR="00363AC8" w:rsidRDefault="00363AC8" w:rsidP="00363AC8">
      <w:pPr>
        <w:pStyle w:val="Caption"/>
        <w:jc w:val="left"/>
        <w:rPr>
          <w:ins w:id="415" w:author="Miguel Ferreira" w:date="2018-12-17T14:40:00Z"/>
        </w:rPr>
        <w:pPrChange w:id="416" w:author="Miguel Ferreira" w:date="2018-12-17T14:40:00Z">
          <w:pPr/>
        </w:pPrChange>
      </w:pPr>
      <w:bookmarkStart w:id="417" w:name="_Ref532822754"/>
      <w:ins w:id="418" w:author="Miguel Ferreira" w:date="2018-12-17T14:40:00Z">
        <w:r>
          <w:t xml:space="preserve">Figure </w:t>
        </w:r>
        <w:r>
          <w:fldChar w:fldCharType="begin"/>
        </w:r>
        <w:r>
          <w:instrText xml:space="preserve"> SEQ Figure \* ARABIC </w:instrText>
        </w:r>
      </w:ins>
      <w:r>
        <w:fldChar w:fldCharType="separate"/>
      </w:r>
      <w:ins w:id="419" w:author="Miguel Ferreira" w:date="2018-12-17T14:46:00Z">
        <w:r w:rsidR="009A4B40">
          <w:rPr>
            <w:noProof/>
          </w:rPr>
          <w:t>2</w:t>
        </w:r>
      </w:ins>
      <w:ins w:id="420" w:author="Miguel Ferreira" w:date="2018-12-17T14:40:00Z">
        <w:r>
          <w:fldChar w:fldCharType="end"/>
        </w:r>
        <w:bookmarkEnd w:id="417"/>
        <w:r>
          <w:t xml:space="preserve">: </w:t>
        </w:r>
      </w:ins>
      <w:ins w:id="421" w:author="Miguel Ferreira" w:date="2018-12-17T14:47:00Z">
        <w:r w:rsidR="00EB24DA">
          <w:t xml:space="preserve">Relations </w:t>
        </w:r>
      </w:ins>
      <w:ins w:id="422" w:author="Miguel Ferreira" w:date="2018-12-17T14:41:00Z">
        <w:r>
          <w:t>between all the specifications that compose the E-ARK Information Packages</w:t>
        </w:r>
      </w:ins>
      <w:ins w:id="423" w:author="Miguel Ferreira" w:date="2018-12-17T14:40:00Z">
        <w:r w:rsidRPr="00AF453E">
          <w:t>.</w:t>
        </w:r>
      </w:ins>
    </w:p>
    <w:p w14:paraId="70ED89D3" w14:textId="59AB51D9" w:rsidR="00D44879" w:rsidRPr="00F65186" w:rsidRDefault="00D44879" w:rsidP="00D44879">
      <w:pPr>
        <w:rPr>
          <w:ins w:id="424" w:author="Miguel Ferreira" w:date="2018-12-17T14:48:00Z"/>
        </w:rPr>
      </w:pPr>
      <w:commentRangeStart w:id="425"/>
      <w:ins w:id="426" w:author="Miguel Ferreira" w:date="2018-12-17T14:48:00Z">
        <w:r w:rsidRPr="00CB660B">
          <w:t>The Common Specification for Information Packages (CS</w:t>
        </w:r>
      </w:ins>
      <w:ins w:id="427" w:author="Miguel Ferreira" w:date="2018-12-17T15:10:00Z">
        <w:r w:rsidR="00F9776B">
          <w:t xml:space="preserve"> </w:t>
        </w:r>
      </w:ins>
      <w:ins w:id="428" w:author="Miguel Ferreira" w:date="2018-12-17T14:48:00Z">
        <w:r w:rsidRPr="00CB660B">
          <w:t>IP)</w:t>
        </w:r>
        <w:r w:rsidRPr="00F65186">
          <w:t xml:space="preserve"> identifies and standardises the common aspects of </w:t>
        </w:r>
        <w:r>
          <w:t xml:space="preserve">all </w:t>
        </w:r>
        <w:r w:rsidRPr="00F65186">
          <w:t>information packages (</w:t>
        </w:r>
        <w:r>
          <w:t xml:space="preserve">Submission, Archival and Dissemination Information Packages, i.e. </w:t>
        </w:r>
        <w:r w:rsidRPr="00F65186">
          <w:t>SIP</w:t>
        </w:r>
        <w:r>
          <w:t xml:space="preserve">, </w:t>
        </w:r>
        <w:r w:rsidRPr="00F65186">
          <w:t>AIP</w:t>
        </w:r>
        <w:r>
          <w:t xml:space="preserve"> and </w:t>
        </w:r>
        <w:r w:rsidRPr="00F65186">
          <w:t>DIP</w:t>
        </w:r>
        <w:r>
          <w:t>, respectively</w:t>
        </w:r>
        <w:r w:rsidRPr="00F65186">
          <w:t xml:space="preserve">) which are equally relevant and implemented by any of the functional entities of the overall digital preservation process (i.e. pre-ingest, ingest, long-term preservation and access). CSIP is a separate document. Therefore, the current specification does not aim largely repeating the information presented there – only the information that is absolutely necessary to understand the SIP specification will be mentioned here. </w:t>
        </w:r>
      </w:ins>
      <w:commentRangeEnd w:id="425"/>
      <w:ins w:id="429" w:author="Miguel Ferreira" w:date="2018-12-17T15:24:00Z">
        <w:r w:rsidR="00C57358">
          <w:rPr>
            <w:rStyle w:val="CommentReference"/>
          </w:rPr>
          <w:commentReference w:id="425"/>
        </w:r>
      </w:ins>
    </w:p>
    <w:p w14:paraId="41403440" w14:textId="6BB62673" w:rsidR="00363AC8" w:rsidRPr="00EB24DA" w:rsidDel="00EB24DA" w:rsidRDefault="000F500D" w:rsidP="00EB24DA">
      <w:pPr>
        <w:pStyle w:val="Caption"/>
        <w:jc w:val="left"/>
        <w:rPr>
          <w:del w:id="430" w:author="Miguel Ferreira" w:date="2018-12-17T14:47:00Z"/>
          <w:moveTo w:id="431" w:author="Miguel Ferreira" w:date="2018-12-17T14:36:00Z"/>
          <w:rPrChange w:id="432" w:author="Miguel Ferreira" w:date="2018-12-17T14:47:00Z">
            <w:rPr>
              <w:del w:id="433" w:author="Miguel Ferreira" w:date="2018-12-17T14:47:00Z"/>
              <w:moveTo w:id="434" w:author="Miguel Ferreira" w:date="2018-12-17T14:36:00Z"/>
              <w:lang w:val="en-GB"/>
            </w:rPr>
          </w:rPrChange>
        </w:rPr>
        <w:pPrChange w:id="435" w:author="Miguel Ferreira" w:date="2018-12-17T14:47:00Z">
          <w:pPr>
            <w:ind w:left="1304"/>
          </w:pPr>
        </w:pPrChange>
      </w:pPr>
      <w:ins w:id="436" w:author="Miguel Ferreira" w:date="2018-12-17T14:42:00Z">
        <w:r w:rsidRPr="000F500D">
          <w:t>In general, the E-ARK SIP specification reuse</w:t>
        </w:r>
        <w:r>
          <w:t xml:space="preserve">s </w:t>
        </w:r>
        <w:r w:rsidRPr="000F500D">
          <w:t>and appl</w:t>
        </w:r>
        <w:r>
          <w:t>ies</w:t>
        </w:r>
        <w:r w:rsidRPr="000F500D">
          <w:t xml:space="preserve"> fully all the requirements </w:t>
        </w:r>
      </w:ins>
      <w:ins w:id="437" w:author="Miguel Ferreira" w:date="2018-12-17T14:45:00Z">
        <w:r w:rsidR="001A7896">
          <w:t>laid out</w:t>
        </w:r>
      </w:ins>
      <w:ins w:id="438" w:author="Miguel Ferreira" w:date="2018-12-17T14:42:00Z">
        <w:r w:rsidRPr="000F500D">
          <w:t xml:space="preserve"> in </w:t>
        </w:r>
        <w:r>
          <w:t xml:space="preserve">the </w:t>
        </w:r>
        <w:r w:rsidRPr="000F500D">
          <w:t xml:space="preserve">Common Specification. However, </w:t>
        </w:r>
        <w:r>
          <w:t>it</w:t>
        </w:r>
        <w:r w:rsidRPr="000F500D">
          <w:t xml:space="preserve"> extend</w:t>
        </w:r>
      </w:ins>
      <w:ins w:id="439" w:author="Miguel Ferreira" w:date="2018-12-17T14:43:00Z">
        <w:r>
          <w:t>s</w:t>
        </w:r>
      </w:ins>
      <w:ins w:id="440" w:author="Miguel Ferreira" w:date="2018-12-17T14:42:00Z">
        <w:r w:rsidRPr="000F500D">
          <w:t xml:space="preserve"> it with aspects </w:t>
        </w:r>
      </w:ins>
      <w:ins w:id="441" w:author="Miguel Ferreira" w:date="2018-12-17T14:43:00Z">
        <w:r>
          <w:t xml:space="preserve">that are </w:t>
        </w:r>
      </w:ins>
      <w:ins w:id="442" w:author="Miguel Ferreira" w:date="2018-12-17T14:48:00Z">
        <w:r w:rsidR="00FB6EF1">
          <w:t>solely</w:t>
        </w:r>
      </w:ins>
      <w:ins w:id="443" w:author="Miguel Ferreira" w:date="2018-12-17T14:45:00Z">
        <w:r w:rsidR="001A7896" w:rsidRPr="000F500D">
          <w:t xml:space="preserve"> </w:t>
        </w:r>
      </w:ins>
      <w:ins w:id="444" w:author="Miguel Ferreira" w:date="2018-12-17T14:42:00Z">
        <w:r w:rsidRPr="000F500D">
          <w:t xml:space="preserve">relevant </w:t>
        </w:r>
      </w:ins>
      <w:ins w:id="445" w:author="Miguel Ferreira" w:date="2018-12-17T14:45:00Z">
        <w:r w:rsidR="001A7896">
          <w:t xml:space="preserve">to the </w:t>
        </w:r>
      </w:ins>
      <w:ins w:id="446" w:author="Miguel Ferreira" w:date="2018-12-17T14:42:00Z">
        <w:r w:rsidRPr="000F500D">
          <w:t xml:space="preserve">process </w:t>
        </w:r>
      </w:ins>
      <w:ins w:id="447" w:author="Miguel Ferreira" w:date="2018-12-17T14:43:00Z">
        <w:r>
          <w:t>of transmitting and ingesting submission information</w:t>
        </w:r>
      </w:ins>
      <w:ins w:id="448" w:author="Miguel Ferreira" w:date="2018-12-17T14:45:00Z">
        <w:r w:rsidR="00692083">
          <w:t xml:space="preserve"> into an archival environment</w:t>
        </w:r>
      </w:ins>
      <w:ins w:id="449" w:author="Miguel Ferreira" w:date="2018-12-17T14:43:00Z">
        <w:r>
          <w:t>.</w:t>
        </w:r>
      </w:ins>
      <w:ins w:id="450" w:author="Miguel Ferreira" w:date="2018-12-17T14:48:00Z">
        <w:r w:rsidR="00FB6EF1">
          <w:t xml:space="preserve"> </w:t>
        </w:r>
      </w:ins>
      <w:ins w:id="451" w:author="Miguel Ferreira" w:date="2018-12-17T14:42:00Z">
        <w:r w:rsidRPr="000F500D">
          <w:t xml:space="preserve">For example, the E-ARK SIP specification extends the </w:t>
        </w:r>
      </w:ins>
      <w:ins w:id="452" w:author="Miguel Ferreira" w:date="2018-12-17T14:44:00Z">
        <w:r w:rsidR="001A7896">
          <w:t>Common Specification for Information Packages (</w:t>
        </w:r>
      </w:ins>
      <w:ins w:id="453" w:author="Miguel Ferreira" w:date="2018-12-17T14:42:00Z">
        <w:r w:rsidRPr="000F500D">
          <w:t>CS IP</w:t>
        </w:r>
      </w:ins>
      <w:ins w:id="454" w:author="Miguel Ferreira" w:date="2018-12-17T14:44:00Z">
        <w:r w:rsidR="001A7896">
          <w:t>)</w:t>
        </w:r>
      </w:ins>
      <w:ins w:id="455" w:author="Miguel Ferreira" w:date="2018-12-17T14:42:00Z">
        <w:r w:rsidRPr="000F500D">
          <w:t xml:space="preserve"> with further requirements about recording relevant information on a submission agreement and </w:t>
        </w:r>
      </w:ins>
      <w:ins w:id="456" w:author="Miguel Ferreira" w:date="2018-12-17T14:46:00Z">
        <w:r w:rsidR="00692083">
          <w:t xml:space="preserve">information about the </w:t>
        </w:r>
      </w:ins>
      <w:ins w:id="457" w:author="Miguel Ferreira" w:date="2018-12-17T14:42:00Z">
        <w:r w:rsidRPr="000F500D">
          <w:t xml:space="preserve">actors </w:t>
        </w:r>
      </w:ins>
      <w:ins w:id="458" w:author="Miguel Ferreira" w:date="2018-12-17T14:46:00Z">
        <w:r w:rsidR="00692083">
          <w:t xml:space="preserve">involved in the </w:t>
        </w:r>
      </w:ins>
      <w:ins w:id="459" w:author="Miguel Ferreira" w:date="2018-12-17T14:42:00Z">
        <w:r w:rsidRPr="000F500D">
          <w:t>submission process.</w:t>
        </w:r>
        <w:bookmarkStart w:id="460" w:name="_GoBack"/>
        <w:bookmarkEnd w:id="460"/>
        <w:r w:rsidRPr="000F500D">
          <w:t xml:space="preserve"> </w:t>
        </w:r>
      </w:ins>
      <w:moveToRangeStart w:id="461" w:author="Miguel Ferreira" w:date="2018-12-17T14:36:00Z" w:name="move532820713"/>
      <w:moveTo w:id="462" w:author="Miguel Ferreira" w:date="2018-12-17T14:36:00Z">
        <w:del w:id="463" w:author="Miguel Ferreira" w:date="2018-12-17T14:47:00Z">
          <w:r w:rsidR="00363AC8" w:rsidRPr="00F65186" w:rsidDel="00EB24DA">
            <w:rPr>
              <w:noProof/>
              <w:lang w:val="en-GB"/>
            </w:rPr>
            <w:drawing>
              <wp:inline distT="0" distB="0" distL="0" distR="0" wp14:anchorId="363FD437" wp14:editId="49BD1CB8">
                <wp:extent cx="3462655" cy="185928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2655" cy="1859280"/>
                        </a:xfrm>
                        <a:prstGeom prst="rect">
                          <a:avLst/>
                        </a:prstGeom>
                        <a:noFill/>
                      </pic:spPr>
                    </pic:pic>
                  </a:graphicData>
                </a:graphic>
              </wp:inline>
            </w:drawing>
          </w:r>
        </w:del>
      </w:moveTo>
    </w:p>
    <w:p w14:paraId="57215ED4" w14:textId="23555797" w:rsidR="00363AC8" w:rsidRDefault="00363AC8" w:rsidP="00EB24DA">
      <w:pPr>
        <w:rPr>
          <w:ins w:id="464" w:author="Miguel Ferreira" w:date="2018-12-17T14:49:00Z"/>
        </w:rPr>
      </w:pPr>
      <w:moveTo w:id="465" w:author="Miguel Ferreira" w:date="2018-12-17T14:36:00Z">
        <w:del w:id="466" w:author="Miguel Ferreira" w:date="2018-12-17T14:46:00Z">
          <w:r w:rsidRPr="00F65186" w:rsidDel="009A4B40">
            <w:rPr>
              <w:noProof/>
            </w:rPr>
            <mc:AlternateContent>
              <mc:Choice Requires="wps">
                <w:drawing>
                  <wp:inline distT="0" distB="0" distL="0" distR="0" wp14:anchorId="77039768" wp14:editId="17154AED">
                    <wp:extent cx="5275580" cy="266700"/>
                    <wp:effectExtent l="0" t="0" r="0" b="0"/>
                    <wp:docPr id="2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75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C31901" w14:textId="71178D6A" w:rsidR="00E6244F" w:rsidRPr="001111E4" w:rsidRDefault="00E6244F" w:rsidP="00363AC8">
                                <w:pPr>
                                  <w:pStyle w:val="Caption"/>
                                </w:pPr>
                                <w:r>
                                  <w:t xml:space="preserve">Figure </w:t>
                                </w:r>
                                <w:r>
                                  <w:rPr>
                                    <w:noProof/>
                                  </w:rPr>
                                  <w:fldChar w:fldCharType="begin"/>
                                </w:r>
                                <w:r>
                                  <w:rPr>
                                    <w:noProof/>
                                  </w:rPr>
                                  <w:instrText xml:space="preserve"> SEQ Figure \* ARABIC </w:instrText>
                                </w:r>
                                <w:r>
                                  <w:rPr>
                                    <w:noProof/>
                                  </w:rPr>
                                  <w:fldChar w:fldCharType="separate"/>
                                </w:r>
                                <w:ins w:id="467" w:author="Miguel Ferreira" w:date="2018-12-17T14:46:00Z">
                                  <w:r>
                                    <w:rPr>
                                      <w:noProof/>
                                    </w:rPr>
                                    <w:t>4</w:t>
                                  </w:r>
                                </w:ins>
                                <w:del w:id="468" w:author="Miguel Ferreira" w:date="2018-12-17T14:39:00Z">
                                  <w:r w:rsidDel="00363AC8">
                                    <w:rPr>
                                      <w:noProof/>
                                    </w:rPr>
                                    <w:delText>1</w:delText>
                                  </w:r>
                                </w:del>
                                <w:r>
                                  <w:rPr>
                                    <w:noProof/>
                                  </w:rPr>
                                  <w:fldChar w:fldCharType="end"/>
                                </w:r>
                                <w:r>
                                  <w:t>: Relations between specifications</w:t>
                                </w:r>
                              </w:p>
                            </w:txbxContent>
                          </wps:txbx>
                          <wps:bodyPr rot="0" vert="horz" wrap="square" lIns="0" tIns="0" rIns="0" bIns="0" anchor="t" anchorCtr="0" upright="1">
                            <a:spAutoFit/>
                          </wps:bodyPr>
                        </wps:wsp>
                      </a:graphicData>
                    </a:graphic>
                  </wp:inline>
                </w:drawing>
              </mc:Choice>
              <mc:Fallback>
                <w:pict>
                  <v:shape w14:anchorId="77039768" id="Text Box 78" o:spid="_x0000_s1027" type="#_x0000_t202" style="width:415.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" stroked="f">
                    <v:path arrowok="t"/>
                    <v:textbox style="mso-fit-shape-to-text:t" inset="0,0,0,0">
                      <w:txbxContent>
                        <w:p w14:paraId="4AC31901" w14:textId="71178D6A" w:rsidR="00E6244F" w:rsidRPr="001111E4" w:rsidRDefault="00E6244F" w:rsidP="00363AC8">
                          <w:pPr>
                            <w:pStyle w:val="Caption"/>
                          </w:pPr>
                          <w:r>
                            <w:t xml:space="preserve">Figure </w:t>
                          </w:r>
                          <w:r>
                            <w:rPr>
                              <w:noProof/>
                            </w:rPr>
                            <w:fldChar w:fldCharType="begin"/>
                          </w:r>
                          <w:r>
                            <w:rPr>
                              <w:noProof/>
                            </w:rPr>
                            <w:instrText xml:space="preserve"> SEQ Figure \* ARABIC </w:instrText>
                          </w:r>
                          <w:r>
                            <w:rPr>
                              <w:noProof/>
                            </w:rPr>
                            <w:fldChar w:fldCharType="separate"/>
                          </w:r>
                          <w:ins w:id="469" w:author="Miguel Ferreira" w:date="2018-12-17T14:46:00Z">
                            <w:r>
                              <w:rPr>
                                <w:noProof/>
                              </w:rPr>
                              <w:t>4</w:t>
                            </w:r>
                          </w:ins>
                          <w:del w:id="470" w:author="Miguel Ferreira" w:date="2018-12-17T14:39:00Z">
                            <w:r w:rsidDel="00363AC8">
                              <w:rPr>
                                <w:noProof/>
                              </w:rPr>
                              <w:delText>1</w:delText>
                            </w:r>
                          </w:del>
                          <w:r>
                            <w:rPr>
                              <w:noProof/>
                            </w:rPr>
                            <w:fldChar w:fldCharType="end"/>
                          </w:r>
                          <w:r>
                            <w:t>: Relations between specifications</w:t>
                          </w:r>
                        </w:p>
                      </w:txbxContent>
                    </v:textbox>
                    <w10:anchorlock/>
                  </v:shape>
                </w:pict>
              </mc:Fallback>
            </mc:AlternateContent>
          </w:r>
        </w:del>
        <w:r w:rsidRPr="00F65186">
          <w:t xml:space="preserve"> </w:t>
        </w:r>
      </w:moveTo>
    </w:p>
    <w:p w14:paraId="1C0E1459" w14:textId="3A578381" w:rsidR="003A1C4B" w:rsidRPr="00F65186" w:rsidDel="003A1C4B" w:rsidRDefault="003A1C4B" w:rsidP="00EB24DA">
      <w:pPr>
        <w:rPr>
          <w:del w:id="471" w:author="Miguel Ferreira" w:date="2018-12-17T14:49:00Z"/>
          <w:moveTo w:id="472" w:author="Miguel Ferreira" w:date="2018-12-17T14:36:00Z"/>
        </w:rPr>
        <w:pPrChange w:id="473" w:author="Miguel Ferreira" w:date="2018-12-17T14:47:00Z">
          <w:pPr>
            <w:ind w:left="720"/>
          </w:pPr>
        </w:pPrChange>
      </w:pPr>
      <w:ins w:id="474" w:author="Miguel Ferreira" w:date="2018-12-17T14:49:00Z">
        <w:r>
          <w:t xml:space="preserve">An additional concept is also part of the set of specifications. That is the </w:t>
        </w:r>
      </w:ins>
    </w:p>
    <w:moveToRangeEnd w:id="461"/>
    <w:p w14:paraId="4593816F" w14:textId="439410C7" w:rsidR="00670A40" w:rsidRPr="00363AC8" w:rsidDel="00B1517C" w:rsidRDefault="00670A40" w:rsidP="00D44879">
      <w:pPr>
        <w:pStyle w:val="Heading2"/>
        <w:numPr>
          <w:ilvl w:val="0"/>
          <w:numId w:val="0"/>
        </w:numPr>
        <w:rPr>
          <w:del w:id="475" w:author="Miguel Ferreira" w:date="2018-12-17T14:35:00Z"/>
          <w:b w:val="0"/>
        </w:rPr>
        <w:pPrChange w:id="476" w:author="Miguel Ferreira" w:date="2018-12-17T14:49:00Z">
          <w:pPr>
            <w:pStyle w:val="Heading1"/>
            <w:numPr>
              <w:numId w:val="14"/>
            </w:numPr>
          </w:pPr>
        </w:pPrChange>
      </w:pPr>
    </w:p>
    <w:p w14:paraId="44E8EC87" w14:textId="1EA63206" w:rsidR="00A86262" w:rsidRPr="00363AC8" w:rsidDel="00363AC8" w:rsidRDefault="00A86262" w:rsidP="00D44879">
      <w:pPr>
        <w:pStyle w:val="Heading2"/>
        <w:numPr>
          <w:ilvl w:val="0"/>
          <w:numId w:val="0"/>
        </w:numPr>
        <w:rPr>
          <w:del w:id="477" w:author="Miguel Ferreira" w:date="2018-12-17T14:36:00Z"/>
          <w:b w:val="0"/>
          <w:lang w:val="en-GB"/>
        </w:rPr>
        <w:pPrChange w:id="478" w:author="Miguel Ferreira" w:date="2018-12-17T14:49:00Z">
          <w:pPr>
            <w:pStyle w:val="Heading2"/>
            <w:spacing w:before="240"/>
            <w:ind w:left="788" w:hanging="431"/>
          </w:pPr>
        </w:pPrChange>
      </w:pPr>
      <w:bookmarkStart w:id="479" w:name="_Toc532820053"/>
      <w:del w:id="480" w:author="Miguel Ferreira" w:date="2018-12-17T14:36:00Z">
        <w:r w:rsidRPr="00363AC8" w:rsidDel="00363AC8">
          <w:rPr>
            <w:b w:val="0"/>
            <w:lang w:val="en-GB"/>
          </w:rPr>
          <w:delText>Scope and purpose</w:delText>
        </w:r>
        <w:bookmarkEnd w:id="479"/>
      </w:del>
    </w:p>
    <w:p w14:paraId="36C6D4DB" w14:textId="3E55B9DD" w:rsidR="00082D48" w:rsidRPr="00363AC8" w:rsidDel="00363AC8" w:rsidRDefault="00082D48" w:rsidP="00D44879">
      <w:pPr>
        <w:rPr>
          <w:del w:id="481" w:author="Miguel Ferreira" w:date="2018-12-17T14:36:00Z"/>
        </w:rPr>
        <w:pPrChange w:id="482" w:author="Miguel Ferreira" w:date="2018-12-17T14:49:00Z">
          <w:pPr/>
        </w:pPrChange>
      </w:pPr>
      <w:del w:id="483" w:author="Miguel Ferreira" w:date="2018-12-17T14:36:00Z">
        <w:r w:rsidRPr="00363AC8" w:rsidDel="00363AC8">
          <w:delText>This document is a core / general SIP specification</w:delText>
        </w:r>
        <w:r w:rsidR="00E03DEC" w:rsidRPr="00363AC8" w:rsidDel="00363AC8">
          <w:delText xml:space="preserve"> which is guided by the following hierarchical model</w:delText>
        </w:r>
        <w:r w:rsidRPr="00363AC8" w:rsidDel="00363AC8">
          <w:delText xml:space="preserve"> (see </w:delText>
        </w:r>
        <w:r w:rsidRPr="00363AC8" w:rsidDel="00363AC8">
          <w:fldChar w:fldCharType="begin"/>
        </w:r>
        <w:r w:rsidRPr="00363AC8" w:rsidDel="00363AC8">
          <w:delInstrText xml:space="preserve"> REF _Ref436039282 \h </w:delInstrText>
        </w:r>
      </w:del>
      <w:r w:rsidR="00363AC8" w:rsidRPr="00363AC8">
        <w:rPr>
          <w:rPrChange w:id="484" w:author="Miguel Ferreira" w:date="2018-12-17T14:37:00Z">
            <w:rPr>
              <w:b/>
              <w:lang w:val="en-GB"/>
            </w:rPr>
          </w:rPrChange>
        </w:rPr>
        <w:instrText xml:space="preserve"> \* MERGEFORMAT </w:instrText>
      </w:r>
      <w:del w:id="485" w:author="Miguel Ferreira" w:date="2018-12-17T14:36:00Z">
        <w:r w:rsidRPr="00363AC8" w:rsidDel="00363AC8">
          <w:fldChar w:fldCharType="separate"/>
        </w:r>
        <w:r w:rsidR="00AB4736" w:rsidRPr="003E74F1" w:rsidDel="00363AC8">
          <w:delText xml:space="preserve">Figure </w:delText>
        </w:r>
        <w:r w:rsidR="00AB4736" w:rsidRPr="003E74F1" w:rsidDel="00363AC8">
          <w:rPr>
            <w:noProof/>
          </w:rPr>
          <w:delText>1</w:delText>
        </w:r>
        <w:r w:rsidRPr="00363AC8" w:rsidDel="00363AC8">
          <w:fldChar w:fldCharType="end"/>
        </w:r>
        <w:r w:rsidRPr="00363AC8" w:rsidDel="00363AC8">
          <w:delText>):</w:delText>
        </w:r>
      </w:del>
    </w:p>
    <w:p w14:paraId="04E098EC" w14:textId="769A675A" w:rsidR="00B4690A" w:rsidRPr="00363AC8" w:rsidDel="00363AC8" w:rsidRDefault="00B21432" w:rsidP="00D44879">
      <w:pPr>
        <w:rPr>
          <w:del w:id="486" w:author="Miguel Ferreira" w:date="2018-12-17T14:36:00Z"/>
          <w:moveFrom w:id="487" w:author="Miguel Ferreira" w:date="2018-12-17T14:36:00Z"/>
        </w:rPr>
        <w:pPrChange w:id="488" w:author="Miguel Ferreira" w:date="2018-12-17T14:49:00Z">
          <w:pPr>
            <w:ind w:left="1304"/>
          </w:pPr>
        </w:pPrChange>
      </w:pPr>
      <w:del w:id="489" w:author="Miguel Ferreira" w:date="2018-12-17T14:36:00Z">
        <w:r w:rsidRPr="00363AC8" w:rsidDel="00363AC8">
          <w:delText xml:space="preserve">       </w:delText>
        </w:r>
      </w:del>
      <w:moveFromRangeStart w:id="490" w:author="Miguel Ferreira" w:date="2018-12-17T14:36:00Z" w:name="move532820713"/>
      <w:moveFrom w:id="491" w:author="Miguel Ferreira" w:date="2018-12-17T14:36:00Z">
        <w:del w:id="492" w:author="Miguel Ferreira" w:date="2018-12-17T14:36:00Z">
          <w:r w:rsidR="00A431A8" w:rsidRPr="00363AC8" w:rsidDel="00363AC8">
            <w:rPr>
              <w:noProof/>
            </w:rPr>
            <w:drawing>
              <wp:inline distT="0" distB="0" distL="0" distR="0" wp14:anchorId="276A5874" wp14:editId="35D03208">
                <wp:extent cx="3462655" cy="1859280"/>
                <wp:effectExtent l="0" t="0" r="0" b="0"/>
                <wp:docPr id="175"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2655" cy="1859280"/>
                        </a:xfrm>
                        <a:prstGeom prst="rect">
                          <a:avLst/>
                        </a:prstGeom>
                        <a:noFill/>
                      </pic:spPr>
                    </pic:pic>
                  </a:graphicData>
                </a:graphic>
              </wp:inline>
            </w:drawing>
          </w:r>
        </w:del>
      </w:moveFrom>
    </w:p>
    <w:p w14:paraId="37575486" w14:textId="599307AE" w:rsidR="00082D48" w:rsidRPr="00363AC8" w:rsidDel="00363AC8" w:rsidRDefault="00A431A8" w:rsidP="00D44879">
      <w:pPr>
        <w:rPr>
          <w:del w:id="493" w:author="Miguel Ferreira" w:date="2018-12-17T14:36:00Z"/>
          <w:moveFrom w:id="494" w:author="Miguel Ferreira" w:date="2018-12-17T14:36:00Z"/>
        </w:rPr>
        <w:pPrChange w:id="495" w:author="Miguel Ferreira" w:date="2018-12-17T14:49:00Z">
          <w:pPr>
            <w:ind w:left="720"/>
          </w:pPr>
        </w:pPrChange>
      </w:pPr>
      <w:moveFrom w:id="496" w:author="Miguel Ferreira" w:date="2018-12-17T14:36:00Z">
        <w:del w:id="497" w:author="Miguel Ferreira" w:date="2018-12-17T14:36:00Z">
          <w:r w:rsidRPr="00363AC8" w:rsidDel="00363AC8">
            <w:rPr>
              <w:noProof/>
            </w:rPr>
            <mc:AlternateContent>
              <mc:Choice Requires="wps">
                <w:drawing>
                  <wp:inline distT="0" distB="0" distL="0" distR="0" wp14:anchorId="0F1C3939" wp14:editId="48CBEACA">
                    <wp:extent cx="5275580" cy="266700"/>
                    <wp:effectExtent l="0" t="0" r="0" b="0"/>
                    <wp:docPr id="2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75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535E38" w14:textId="406261A1" w:rsidR="00E6244F" w:rsidRPr="001111E4" w:rsidRDefault="00E6244F" w:rsidP="00195DC0">
                                <w:pPr>
                                  <w:pStyle w:val="Caption"/>
                                </w:pPr>
                                <w:bookmarkStart w:id="498" w:name="_Ref436039282"/>
                                <w:bookmarkStart w:id="499" w:name="_Toc473623492"/>
                                <w:r>
                                  <w:t xml:space="preserve">Figure </w:t>
                                </w:r>
                                <w:r>
                                  <w:rPr>
                                    <w:noProof/>
                                  </w:rPr>
                                  <w:fldChar w:fldCharType="begin"/>
                                </w:r>
                                <w:r>
                                  <w:rPr>
                                    <w:noProof/>
                                  </w:rPr>
                                  <w:instrText xml:space="preserve"> SEQ Figure \* ARABIC </w:instrText>
                                </w:r>
                                <w:r>
                                  <w:rPr>
                                    <w:noProof/>
                                  </w:rPr>
                                  <w:fldChar w:fldCharType="separate"/>
                                </w:r>
                                <w:ins w:id="500" w:author="Miguel Ferreira" w:date="2018-12-17T14:46:00Z">
                                  <w:r>
                                    <w:rPr>
                                      <w:noProof/>
                                    </w:rPr>
                                    <w:t>5</w:t>
                                  </w:r>
                                </w:ins>
                                <w:del w:id="501" w:author="Miguel Ferreira" w:date="2018-12-17T14:39:00Z">
                                  <w:r w:rsidDel="00363AC8">
                                    <w:rPr>
                                      <w:noProof/>
                                    </w:rPr>
                                    <w:delText>1</w:delText>
                                  </w:r>
                                </w:del>
                                <w:r>
                                  <w:rPr>
                                    <w:noProof/>
                                  </w:rPr>
                                  <w:fldChar w:fldCharType="end"/>
                                </w:r>
                                <w:bookmarkEnd w:id="498"/>
                                <w:r>
                                  <w:t>: Relations between specifications</w:t>
                                </w:r>
                                <w:bookmarkEnd w:id="499"/>
                              </w:p>
                            </w:txbxContent>
                          </wps:txbx>
                          <wps:bodyPr rot="0" vert="horz" wrap="square" lIns="0" tIns="0" rIns="0" bIns="0" anchor="t" anchorCtr="0" upright="1">
                            <a:spAutoFit/>
                          </wps:bodyPr>
                        </wps:wsp>
                      </a:graphicData>
                    </a:graphic>
                  </wp:inline>
                </w:drawing>
              </mc:Choice>
              <mc:Fallback>
                <w:pict>
                  <v:shape w14:anchorId="0F1C3939" id="_x0000_s1028" type="#_x0000_t202" style="width:415.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" stroked="f">
                    <v:path arrowok="t"/>
                    <v:textbox style="mso-fit-shape-to-text:t" inset="0,0,0,0">
                      <w:txbxContent>
                        <w:p w14:paraId="5C535E38" w14:textId="406261A1" w:rsidR="00E6244F" w:rsidRPr="001111E4" w:rsidRDefault="00E6244F" w:rsidP="00195DC0">
                          <w:pPr>
                            <w:pStyle w:val="Caption"/>
                          </w:pPr>
                          <w:bookmarkStart w:id="502" w:name="_Ref436039282"/>
                          <w:bookmarkStart w:id="503" w:name="_Toc473623492"/>
                          <w:r>
                            <w:t xml:space="preserve">Figure </w:t>
                          </w:r>
                          <w:r>
                            <w:rPr>
                              <w:noProof/>
                            </w:rPr>
                            <w:fldChar w:fldCharType="begin"/>
                          </w:r>
                          <w:r>
                            <w:rPr>
                              <w:noProof/>
                            </w:rPr>
                            <w:instrText xml:space="preserve"> SEQ Figure \* ARABIC </w:instrText>
                          </w:r>
                          <w:r>
                            <w:rPr>
                              <w:noProof/>
                            </w:rPr>
                            <w:fldChar w:fldCharType="separate"/>
                          </w:r>
                          <w:ins w:id="504" w:author="Miguel Ferreira" w:date="2018-12-17T14:46:00Z">
                            <w:r>
                              <w:rPr>
                                <w:noProof/>
                              </w:rPr>
                              <w:t>5</w:t>
                            </w:r>
                          </w:ins>
                          <w:del w:id="505" w:author="Miguel Ferreira" w:date="2018-12-17T14:39:00Z">
                            <w:r w:rsidDel="00363AC8">
                              <w:rPr>
                                <w:noProof/>
                              </w:rPr>
                              <w:delText>1</w:delText>
                            </w:r>
                          </w:del>
                          <w:r>
                            <w:rPr>
                              <w:noProof/>
                            </w:rPr>
                            <w:fldChar w:fldCharType="end"/>
                          </w:r>
                          <w:bookmarkEnd w:id="502"/>
                          <w:r>
                            <w:t>: Relations between specifications</w:t>
                          </w:r>
                          <w:bookmarkEnd w:id="503"/>
                        </w:p>
                      </w:txbxContent>
                    </v:textbox>
                    <w10:anchorlock/>
                  </v:shape>
                </w:pict>
              </mc:Fallback>
            </mc:AlternateContent>
          </w:r>
          <w:r w:rsidR="00082D48" w:rsidRPr="00363AC8" w:rsidDel="00363AC8">
            <w:delText xml:space="preserve"> </w:delText>
          </w:r>
        </w:del>
      </w:moveFrom>
    </w:p>
    <w:moveFromRangeEnd w:id="490"/>
    <w:p w14:paraId="2C527AC3" w14:textId="6F6EED6C" w:rsidR="00E03DEC" w:rsidRPr="00F65186" w:rsidDel="00D44879" w:rsidRDefault="00E03DEC" w:rsidP="00D44879">
      <w:pPr>
        <w:rPr>
          <w:del w:id="506" w:author="Miguel Ferreira" w:date="2018-12-17T14:48:00Z"/>
        </w:rPr>
        <w:pPrChange w:id="507" w:author="Miguel Ferreira" w:date="2018-12-17T14:49:00Z">
          <w:pPr>
            <w:numPr>
              <w:numId w:val="3"/>
            </w:numPr>
            <w:ind w:left="720" w:hanging="360"/>
          </w:pPr>
        </w:pPrChange>
      </w:pPr>
      <w:del w:id="508" w:author="Miguel Ferreira" w:date="2018-12-17T14:36:00Z">
        <w:r w:rsidRPr="00363AC8" w:rsidDel="00363AC8">
          <w:rPr>
            <w:rPrChange w:id="509" w:author="Miguel Ferreira" w:date="2018-12-17T14:37:00Z">
              <w:rPr>
                <w:b/>
                <w:lang w:val="en-GB"/>
              </w:rPr>
            </w:rPrChange>
          </w:rPr>
          <w:delText>C</w:delText>
        </w:r>
      </w:del>
      <w:del w:id="510" w:author="Miguel Ferreira" w:date="2018-12-17T14:48:00Z">
        <w:r w:rsidRPr="00363AC8" w:rsidDel="00D44879">
          <w:rPr>
            <w:rPrChange w:id="511" w:author="Miguel Ferreira" w:date="2018-12-17T14:37:00Z">
              <w:rPr>
                <w:b/>
                <w:lang w:val="en-GB"/>
              </w:rPr>
            </w:rPrChange>
          </w:rPr>
          <w:delText xml:space="preserve">ommon Specification for Information Packages </w:delText>
        </w:r>
        <w:r w:rsidR="00195DC0" w:rsidRPr="00363AC8" w:rsidDel="00D44879">
          <w:rPr>
            <w:lang w:val="en-GB"/>
            <w:rPrChange w:id="512" w:author="Miguel Ferreira" w:date="2018-12-17T14:37:00Z">
              <w:rPr>
                <w:b/>
                <w:lang w:val="en-GB"/>
              </w:rPr>
            </w:rPrChange>
          </w:rPr>
          <w:delText>(CSIP)</w:delText>
        </w:r>
        <w:r w:rsidR="00195DC0" w:rsidRPr="00F65186" w:rsidDel="00D44879">
          <w:delText xml:space="preserve"> identifies and standardises the common aspects of information packages (SIP</w:delText>
        </w:r>
      </w:del>
      <w:del w:id="513" w:author="Miguel Ferreira" w:date="2018-12-17T14:37:00Z">
        <w:r w:rsidR="00195DC0" w:rsidRPr="00F65186" w:rsidDel="00363AC8">
          <w:delText>/</w:delText>
        </w:r>
      </w:del>
      <w:del w:id="514" w:author="Miguel Ferreira" w:date="2018-12-17T14:48:00Z">
        <w:r w:rsidR="00195DC0" w:rsidRPr="00F65186" w:rsidDel="00D44879">
          <w:delText>AIP</w:delText>
        </w:r>
      </w:del>
      <w:del w:id="515" w:author="Miguel Ferreira" w:date="2018-12-17T14:37:00Z">
        <w:r w:rsidR="00195DC0" w:rsidRPr="00F65186" w:rsidDel="00363AC8">
          <w:delText>/</w:delText>
        </w:r>
      </w:del>
      <w:del w:id="516" w:author="Miguel Ferreira" w:date="2018-12-17T14:48:00Z">
        <w:r w:rsidR="00195DC0" w:rsidRPr="00F65186" w:rsidDel="00D44879">
          <w:delText xml:space="preserve">DIP) which are equally relevant and implemented by any of the functional entities of the overall digital preservation process (i.e. pre-ingest, ingest, long-term preservation and access). CSIP is a separate document. Therefore, </w:delText>
        </w:r>
        <w:r w:rsidRPr="00F65186" w:rsidDel="00D44879">
          <w:delText xml:space="preserve">the current specification does not aim largely repeating the information presented there – only the information that is absolutely necessary to understand the SIP specification will be mentioned here. </w:delText>
        </w:r>
      </w:del>
    </w:p>
    <w:p w14:paraId="733C5BC2" w14:textId="1570C9E8" w:rsidR="00E03DEC" w:rsidRPr="00F65186" w:rsidDel="00D44879" w:rsidRDefault="00195DC0" w:rsidP="00D44879">
      <w:pPr>
        <w:rPr>
          <w:del w:id="517" w:author="Miguel Ferreira" w:date="2018-12-17T14:49:00Z"/>
        </w:rPr>
        <w:pPrChange w:id="518" w:author="Miguel Ferreira" w:date="2018-12-17T14:49:00Z">
          <w:pPr>
            <w:numPr>
              <w:numId w:val="3"/>
            </w:numPr>
            <w:ind w:left="720" w:hanging="360"/>
          </w:pPr>
        </w:pPrChange>
      </w:pPr>
      <w:del w:id="519" w:author="Miguel Ferreira" w:date="2018-12-17T14:49:00Z">
        <w:r w:rsidRPr="00F65186" w:rsidDel="00D44879">
          <w:delText xml:space="preserve">General SIP Specification. </w:delText>
        </w:r>
        <w:r w:rsidR="00D4513C" w:rsidRPr="00F65186" w:rsidDel="00D44879">
          <w:delText>This is the c</w:delText>
        </w:r>
        <w:r w:rsidRPr="00F65186" w:rsidDel="00D44879">
          <w:delText xml:space="preserve">urrent document which </w:delText>
        </w:r>
        <w:r w:rsidR="00E03DEC" w:rsidRPr="00F65186" w:rsidDel="00D44879">
          <w:delText>describes the SIP package structure and minimum set of required metadata for SIP delivery to the archive.</w:delText>
        </w:r>
      </w:del>
    </w:p>
    <w:p w14:paraId="6D992845" w14:textId="56F6C20C" w:rsidR="00082D48" w:rsidRDefault="00195DC0" w:rsidP="00D44879">
      <w:pPr>
        <w:rPr>
          <w:ins w:id="520" w:author="Miguel Ferreira" w:date="2018-12-17T14:52:00Z"/>
        </w:rPr>
      </w:pPr>
      <w:r w:rsidRPr="00F65186">
        <w:t>C</w:t>
      </w:r>
      <w:r w:rsidR="00082D48" w:rsidRPr="00F65186">
        <w:t xml:space="preserve">ontent </w:t>
      </w:r>
      <w:r w:rsidRPr="00F65186">
        <w:t>Information T</w:t>
      </w:r>
      <w:r w:rsidR="00082D48" w:rsidRPr="00F65186">
        <w:t xml:space="preserve">ype </w:t>
      </w:r>
      <w:r w:rsidRPr="00F65186">
        <w:t>S</w:t>
      </w:r>
      <w:r w:rsidR="00082D48" w:rsidRPr="00F65186">
        <w:t>pecifications</w:t>
      </w:r>
      <w:ins w:id="521" w:author="Miguel Ferreira" w:date="2018-12-17T14:50:00Z">
        <w:r w:rsidR="003A1C4B">
          <w:t>. These</w:t>
        </w:r>
      </w:ins>
      <w:r w:rsidR="00082D48" w:rsidRPr="00F65186">
        <w:t xml:space="preserve"> </w:t>
      </w:r>
      <w:r w:rsidRPr="00F65186">
        <w:t xml:space="preserve">are content-dependent specifications which include detailed information on how content, metadata, and documentation for specific content types </w:t>
      </w:r>
      <w:del w:id="522" w:author="Miguel Ferreira" w:date="2018-12-17T14:50:00Z">
        <w:r w:rsidRPr="00F65186" w:rsidDel="003A1C4B">
          <w:delText xml:space="preserve">(for example </w:delText>
        </w:r>
        <w:r w:rsidR="006A4DC5" w:rsidRPr="00F65186" w:rsidDel="003A1C4B">
          <w:delText xml:space="preserve">ERMS or </w:delText>
        </w:r>
        <w:r w:rsidRPr="00F65186" w:rsidDel="003A1C4B">
          <w:delText xml:space="preserve">relational databases) </w:delText>
        </w:r>
      </w:del>
      <w:r w:rsidR="006A4DC5" w:rsidRPr="00F65186">
        <w:t>can</w:t>
      </w:r>
      <w:r w:rsidRPr="00F65186">
        <w:t xml:space="preserve"> to be handled within</w:t>
      </w:r>
      <w:r w:rsidR="006A4DC5" w:rsidRPr="00F65186">
        <w:t xml:space="preserve"> the SIP. At the moment, there are 3 such specifications:</w:t>
      </w:r>
    </w:p>
    <w:p w14:paraId="2AD8E788" w14:textId="4ACE86A3" w:rsidR="003A1C4B" w:rsidRPr="003A1C4B" w:rsidRDefault="003A1C4B" w:rsidP="003A1C4B">
      <w:pPr>
        <w:numPr>
          <w:ilvl w:val="0"/>
          <w:numId w:val="56"/>
        </w:numPr>
        <w:rPr>
          <w:ins w:id="523" w:author="Miguel Ferreira" w:date="2018-12-17T14:52:00Z"/>
          <w:lang w:val="en-US"/>
        </w:rPr>
      </w:pPr>
      <w:ins w:id="524" w:author="Miguel Ferreira" w:date="2018-12-17T14:52:00Z">
        <w:r w:rsidRPr="003A1C4B">
          <w:rPr>
            <w:lang w:val="en-US"/>
          </w:rPr>
          <w:t xml:space="preserve">E-ARK ERMS: Content Information Type Specification </w:t>
        </w:r>
        <w:r>
          <w:rPr>
            <w:lang w:val="en-US"/>
          </w:rPr>
          <w:t xml:space="preserve">for </w:t>
        </w:r>
        <w:r w:rsidRPr="003A1C4B">
          <w:rPr>
            <w:lang w:val="en-US"/>
          </w:rPr>
          <w:t xml:space="preserve">Electronic Records Management Systems. </w:t>
        </w:r>
      </w:ins>
    </w:p>
    <w:p w14:paraId="5E37128A" w14:textId="1B979674" w:rsidR="003A1C4B" w:rsidRPr="003A1C4B" w:rsidRDefault="003A1C4B" w:rsidP="003A1C4B">
      <w:pPr>
        <w:numPr>
          <w:ilvl w:val="0"/>
          <w:numId w:val="56"/>
        </w:numPr>
        <w:rPr>
          <w:ins w:id="525" w:author="Miguel Ferreira" w:date="2018-12-17T14:52:00Z"/>
          <w:lang w:val="en-US"/>
        </w:rPr>
      </w:pPr>
      <w:ins w:id="526" w:author="Miguel Ferreira" w:date="2018-12-17T14:52:00Z">
        <w:r w:rsidRPr="003A1C4B">
          <w:rPr>
            <w:lang w:val="en-US"/>
          </w:rPr>
          <w:t>E-ARK Geodata: Content Information Type specification</w:t>
        </w:r>
        <w:r>
          <w:rPr>
            <w:lang w:val="en-US"/>
          </w:rPr>
          <w:t xml:space="preserve"> for</w:t>
        </w:r>
        <w:r w:rsidRPr="003A1C4B">
          <w:rPr>
            <w:lang w:val="en-US"/>
          </w:rPr>
          <w:t xml:space="preserve"> geospatial information;</w:t>
        </w:r>
      </w:ins>
    </w:p>
    <w:p w14:paraId="01CF1293" w14:textId="582AE5F8" w:rsidR="003A1C4B" w:rsidRDefault="003A1C4B" w:rsidP="003A1C4B">
      <w:pPr>
        <w:numPr>
          <w:ilvl w:val="0"/>
          <w:numId w:val="56"/>
        </w:numPr>
        <w:rPr>
          <w:ins w:id="527" w:author="Miguel Ferreira" w:date="2018-12-17T14:53:00Z"/>
          <w:lang w:val="en-US"/>
        </w:rPr>
      </w:pPr>
      <w:ins w:id="528" w:author="Miguel Ferreira" w:date="2018-12-17T14:52:00Z">
        <w:r w:rsidRPr="003A1C4B">
          <w:rPr>
            <w:lang w:val="en-US"/>
          </w:rPr>
          <w:lastRenderedPageBreak/>
          <w:t xml:space="preserve">E-ARK SIARD (SIARD1, SIARD2 and SIARDDK): Content Information Type specification </w:t>
        </w:r>
      </w:ins>
      <w:ins w:id="529" w:author="Miguel Ferreira" w:date="2018-12-17T14:53:00Z">
        <w:r>
          <w:rPr>
            <w:lang w:val="en-US"/>
          </w:rPr>
          <w:t xml:space="preserve">for </w:t>
        </w:r>
      </w:ins>
      <w:ins w:id="530" w:author="Miguel Ferreira" w:date="2018-12-17T14:52:00Z">
        <w:r w:rsidRPr="003A1C4B">
          <w:rPr>
            <w:lang w:val="en-US"/>
          </w:rPr>
          <w:t>the archiving, preservation and reuse of relational databases</w:t>
        </w:r>
      </w:ins>
      <w:ins w:id="531" w:author="Miguel Ferreira" w:date="2018-12-17T14:53:00Z">
        <w:r>
          <w:rPr>
            <w:lang w:val="en-US"/>
          </w:rPr>
          <w:t>.</w:t>
        </w:r>
      </w:ins>
    </w:p>
    <w:p w14:paraId="00C538D5" w14:textId="72CF917E" w:rsidR="003A1C4B" w:rsidRDefault="003A1C4B" w:rsidP="003A1C4B">
      <w:pPr>
        <w:rPr>
          <w:ins w:id="532" w:author="Miguel Ferreira" w:date="2018-12-17T15:14:00Z"/>
          <w:lang w:val="en-US"/>
        </w:rPr>
      </w:pPr>
      <w:ins w:id="533" w:author="Miguel Ferreira" w:date="2018-12-17T14:53:00Z">
        <w:r>
          <w:rPr>
            <w:lang w:val="en-US"/>
          </w:rPr>
          <w:t xml:space="preserve">For more information about </w:t>
        </w:r>
        <w:r w:rsidRPr="003A1C4B">
          <w:rPr>
            <w:lang w:val="en-US"/>
          </w:rPr>
          <w:t>Content Information Type specification</w:t>
        </w:r>
        <w:r>
          <w:rPr>
            <w:lang w:val="en-US"/>
          </w:rPr>
          <w:t>s, please refer to the Common Specification for Information Packages</w:t>
        </w:r>
      </w:ins>
      <w:ins w:id="534" w:author="Miguel Ferreira" w:date="2018-12-17T14:56:00Z">
        <w:r>
          <w:rPr>
            <w:lang w:val="en-US"/>
          </w:rPr>
          <w:t>.</w:t>
        </w:r>
      </w:ins>
    </w:p>
    <w:p w14:paraId="4C40B9E4" w14:textId="1E7C61B4" w:rsidR="00B51969" w:rsidRDefault="00B51969" w:rsidP="00B51969">
      <w:pPr>
        <w:pStyle w:val="Heading2"/>
        <w:pBdr>
          <w:bottom w:val="single" w:sz="6" w:space="4" w:color="EAECEF"/>
        </w:pBdr>
        <w:shd w:val="clear" w:color="auto" w:fill="FFFFFF"/>
        <w:spacing w:before="360"/>
        <w:rPr>
          <w:ins w:id="535" w:author="Miguel Ferreira" w:date="2018-12-17T15:14:00Z"/>
          <w:rFonts w:ascii="Segoe UI" w:hAnsi="Segoe UI" w:cs="Segoe UI"/>
          <w:color w:val="24292E"/>
          <w:sz w:val="36"/>
          <w:szCs w:val="36"/>
        </w:rPr>
      </w:pPr>
      <w:ins w:id="536" w:author="Miguel Ferreira" w:date="2018-12-17T15:14:00Z">
        <w:r>
          <w:rPr>
            <w:rFonts w:ascii="Segoe UI" w:hAnsi="Segoe UI" w:cs="Segoe UI"/>
            <w:color w:val="24292E"/>
          </w:rPr>
          <w:t xml:space="preserve">Definition of </w:t>
        </w:r>
        <w:r>
          <w:rPr>
            <w:rFonts w:ascii="Segoe UI" w:hAnsi="Segoe UI" w:cs="Segoe UI"/>
            <w:color w:val="24292E"/>
          </w:rPr>
          <w:t>a SIP</w:t>
        </w:r>
      </w:ins>
    </w:p>
    <w:p w14:paraId="1FFEEF3B" w14:textId="27C77C0A" w:rsidR="00B51969" w:rsidRPr="00B51969" w:rsidRDefault="00B51969" w:rsidP="00B51969">
      <w:pPr>
        <w:rPr>
          <w:ins w:id="537" w:author="Miguel Ferreira" w:date="2018-12-17T15:17:00Z"/>
          <w:lang w:val="en-US"/>
        </w:rPr>
      </w:pPr>
      <w:ins w:id="538" w:author="Miguel Ferreira" w:date="2018-12-17T15:17:00Z">
        <w:r w:rsidRPr="00B51969">
          <w:rPr>
            <w:lang w:val="en-US"/>
          </w:rPr>
          <w:t xml:space="preserve">The OAIS reference model defines a </w:t>
        </w:r>
        <w:r>
          <w:rPr>
            <w:lang w:val="en-US"/>
          </w:rPr>
          <w:t>S</w:t>
        </w:r>
        <w:r w:rsidRPr="00B51969">
          <w:rPr>
            <w:lang w:val="en-US"/>
          </w:rPr>
          <w:t>IP as:</w:t>
        </w:r>
      </w:ins>
    </w:p>
    <w:p w14:paraId="0A2B4BB1" w14:textId="45AC1B75" w:rsidR="00B51969" w:rsidRPr="00B51969" w:rsidRDefault="00B51969" w:rsidP="00B51969">
      <w:pPr>
        <w:rPr>
          <w:ins w:id="539" w:author="Miguel Ferreira" w:date="2018-12-17T15:16:00Z"/>
          <w:i/>
          <w:lang w:val="en-US"/>
          <w:rPrChange w:id="540" w:author="Miguel Ferreira" w:date="2018-12-17T15:17:00Z">
            <w:rPr>
              <w:ins w:id="541" w:author="Miguel Ferreira" w:date="2018-12-17T15:16:00Z"/>
              <w:lang w:val="en-US"/>
            </w:rPr>
          </w:rPrChange>
        </w:rPr>
      </w:pPr>
      <w:ins w:id="542" w:author="Miguel Ferreira" w:date="2018-12-17T15:16:00Z">
        <w:r w:rsidRPr="00B51969">
          <w:rPr>
            <w:i/>
            <w:lang w:val="en-US"/>
            <w:rPrChange w:id="543" w:author="Miguel Ferreira" w:date="2018-12-17T15:17:00Z">
              <w:rPr>
                <w:lang w:val="en-US"/>
              </w:rPr>
            </w:rPrChange>
          </w:rPr>
          <w:t xml:space="preserve">An Information Package that is delivered by the Producer to the OAIS for use in the construction or update of one or more AIPs and/or the associated Descriptive Information. </w:t>
        </w:r>
      </w:ins>
    </w:p>
    <w:p w14:paraId="1846BC1A" w14:textId="44E20583" w:rsidR="00B51969" w:rsidRPr="00B51969" w:rsidRDefault="00CE045A" w:rsidP="00B51969">
      <w:pPr>
        <w:rPr>
          <w:ins w:id="544" w:author="Miguel Ferreira" w:date="2018-12-17T15:17:00Z"/>
          <w:lang w:val="en-US"/>
        </w:rPr>
        <w:pPrChange w:id="545" w:author="Miguel Ferreira" w:date="2018-12-17T15:18:00Z">
          <w:pPr>
            <w:numPr>
              <w:numId w:val="59"/>
            </w:numPr>
            <w:tabs>
              <w:tab w:val="num" w:pos="720"/>
            </w:tabs>
            <w:ind w:left="720" w:hanging="360"/>
            <w:jc w:val="both"/>
          </w:pPr>
        </w:pPrChange>
      </w:pPr>
      <w:ins w:id="546" w:author="Miguel Ferreira" w:date="2018-12-17T15:19:00Z">
        <w:r>
          <w:rPr>
            <w:lang w:val="en-US"/>
          </w:rPr>
          <w:t>A</w:t>
        </w:r>
      </w:ins>
      <w:ins w:id="547" w:author="Miguel Ferreira" w:date="2018-12-17T15:17:00Z">
        <w:r w:rsidR="00B51969" w:rsidRPr="00B51969">
          <w:rPr>
            <w:lang w:val="en-US"/>
          </w:rPr>
          <w:t xml:space="preserve">n E-ARK </w:t>
        </w:r>
        <w:r w:rsidR="00B51969">
          <w:rPr>
            <w:lang w:val="en-US"/>
          </w:rPr>
          <w:t>S</w:t>
        </w:r>
        <w:r w:rsidR="00B51969" w:rsidRPr="00B51969">
          <w:rPr>
            <w:lang w:val="en-US"/>
          </w:rPr>
          <w:t xml:space="preserve">IP is </w:t>
        </w:r>
      </w:ins>
      <w:ins w:id="548" w:author="Miguel Ferreira" w:date="2018-12-17T15:19:00Z">
        <w:r>
          <w:rPr>
            <w:lang w:val="en-US"/>
          </w:rPr>
          <w:t>built on top of the Common Specification for Information Packages</w:t>
        </w:r>
      </w:ins>
      <w:ins w:id="549" w:author="Miguel Ferreira" w:date="2018-12-17T15:20:00Z">
        <w:r>
          <w:rPr>
            <w:lang w:val="en-US"/>
          </w:rPr>
          <w:t xml:space="preserve"> and extends it to </w:t>
        </w:r>
        <w:proofErr w:type="gramStart"/>
        <w:r>
          <w:rPr>
            <w:lang w:val="en-US"/>
          </w:rPr>
          <w:t xml:space="preserve">support </w:t>
        </w:r>
      </w:ins>
      <w:ins w:id="550" w:author="Miguel Ferreira" w:date="2018-12-17T15:19:00Z">
        <w:r>
          <w:rPr>
            <w:lang w:val="en-US"/>
          </w:rPr>
          <w:t>.</w:t>
        </w:r>
        <w:proofErr w:type="gramEnd"/>
        <w:r>
          <w:rPr>
            <w:lang w:val="en-US"/>
          </w:rPr>
          <w:t xml:space="preserve"> It constitutes a package of information that is </w:t>
        </w:r>
      </w:ins>
      <w:ins w:id="551" w:author="Miguel Ferreira" w:date="2018-12-17T15:17:00Z">
        <w:r w:rsidR="00B51969" w:rsidRPr="00B51969">
          <w:rPr>
            <w:lang w:val="en-US"/>
          </w:rPr>
          <w:t xml:space="preserve">ready to be </w:t>
        </w:r>
      </w:ins>
      <w:ins w:id="552" w:author="Miguel Ferreira" w:date="2018-12-17T15:18:00Z">
        <w:r w:rsidR="00B51969">
          <w:rPr>
            <w:lang w:val="en-US"/>
          </w:rPr>
          <w:t>ingested</w:t>
        </w:r>
      </w:ins>
      <w:ins w:id="553" w:author="Miguel Ferreira" w:date="2018-12-17T15:17:00Z">
        <w:r w:rsidR="00B51969" w:rsidRPr="00B51969">
          <w:rPr>
            <w:lang w:val="en-US"/>
          </w:rPr>
          <w:t xml:space="preserve"> by </w:t>
        </w:r>
      </w:ins>
      <w:ins w:id="554" w:author="Miguel Ferreira" w:date="2018-12-17T15:18:00Z">
        <w:r w:rsidR="00B51969">
          <w:rPr>
            <w:lang w:val="en-US"/>
          </w:rPr>
          <w:t>an OAIS</w:t>
        </w:r>
      </w:ins>
      <w:ins w:id="555" w:author="Miguel Ferreira" w:date="2018-12-17T15:20:00Z">
        <w:r>
          <w:rPr>
            <w:lang w:val="en-US"/>
          </w:rPr>
          <w:t>.</w:t>
        </w:r>
      </w:ins>
      <w:ins w:id="556" w:author="Miguel Ferreira" w:date="2018-12-17T15:17:00Z">
        <w:r w:rsidR="00B51969" w:rsidRPr="00B51969">
          <w:rPr>
            <w:lang w:val="en-US"/>
          </w:rPr>
          <w:t xml:space="preserve"> </w:t>
        </w:r>
      </w:ins>
    </w:p>
    <w:p w14:paraId="6CAAEA17" w14:textId="77777777" w:rsidR="00B51969" w:rsidRPr="00B51969" w:rsidRDefault="00B51969" w:rsidP="00B51969">
      <w:pPr>
        <w:rPr>
          <w:ins w:id="557" w:author="Miguel Ferreira" w:date="2018-12-17T15:17:00Z"/>
          <w:lang w:val="en-US"/>
        </w:rPr>
      </w:pPr>
      <w:ins w:id="558" w:author="Miguel Ferreira" w:date="2018-12-17T15:17:00Z">
        <w:r w:rsidRPr="00B51969">
          <w:rPr>
            <w:lang w:val="en-US"/>
          </w:rPr>
          <w:t xml:space="preserve">First of all, the DIP looks like the AIP: It replicates the structure of the AIP from which it is derived. It also inherits metadata as well as the intellectual entities of the AIP. An E-ARK AIP may therefore also be </w:t>
        </w:r>
        <w:proofErr w:type="gramStart"/>
        <w:r w:rsidRPr="00B51969">
          <w:rPr>
            <w:lang w:val="en-US"/>
          </w:rPr>
          <w:t>a</w:t>
        </w:r>
        <w:proofErr w:type="gramEnd"/>
        <w:r w:rsidRPr="00B51969">
          <w:rPr>
            <w:lang w:val="en-US"/>
          </w:rPr>
          <w:t xml:space="preserve"> E-ARK DIP, however in most cases it is necessary to convert from an AIP to a DIP. The DIP allows for example for the inclusion of new DIP representation formats, which are more user-friendly than the AIP formats that are intended for long-term preservation purposes. It also allows for the updating of the metadata as well as for the addition of new metadata elements. Representation Information, which is required for rendering and understanding the intellectual content, might also be added, and as a direct consequence, there may be a need for new folders and files, for example within the ‘Documentation’ folder.</w:t>
        </w:r>
      </w:ins>
    </w:p>
    <w:p w14:paraId="200D816A" w14:textId="437054D5" w:rsidR="00B51969" w:rsidRDefault="00B51969" w:rsidP="003A1C4B">
      <w:pPr>
        <w:rPr>
          <w:ins w:id="559" w:author="Miguel Ferreira" w:date="2018-12-17T15:14:00Z"/>
          <w:lang w:val="en-US"/>
        </w:rPr>
      </w:pPr>
    </w:p>
    <w:p w14:paraId="47733C41" w14:textId="77777777" w:rsidR="00B51969" w:rsidRPr="003A1C4B" w:rsidRDefault="00B51969" w:rsidP="003A1C4B">
      <w:pPr>
        <w:rPr>
          <w:ins w:id="560" w:author="Miguel Ferreira" w:date="2018-12-17T14:52:00Z"/>
          <w:lang w:val="en-US"/>
        </w:rPr>
        <w:pPrChange w:id="561" w:author="Miguel Ferreira" w:date="2018-12-17T14:53:00Z">
          <w:pPr>
            <w:numPr>
              <w:numId w:val="56"/>
            </w:numPr>
            <w:tabs>
              <w:tab w:val="num" w:pos="720"/>
            </w:tabs>
            <w:ind w:left="720" w:hanging="360"/>
          </w:pPr>
        </w:pPrChange>
      </w:pPr>
    </w:p>
    <w:p w14:paraId="713D143A" w14:textId="71BBF19E" w:rsidR="003A1C4B" w:rsidRPr="00846EB1" w:rsidDel="00846EB1" w:rsidRDefault="003A1C4B" w:rsidP="00846EB1">
      <w:pPr>
        <w:pStyle w:val="Heading2"/>
        <w:rPr>
          <w:del w:id="562" w:author="Miguel Ferreira" w:date="2018-12-17T14:56:00Z"/>
          <w:rPrChange w:id="563" w:author="Miguel Ferreira" w:date="2018-12-17T14:56:00Z">
            <w:rPr>
              <w:del w:id="564" w:author="Miguel Ferreira" w:date="2018-12-17T14:56:00Z"/>
              <w:lang w:val="en-GB"/>
            </w:rPr>
          </w:rPrChange>
        </w:rPr>
        <w:pPrChange w:id="565" w:author="Miguel Ferreira" w:date="2018-12-17T14:57:00Z">
          <w:pPr>
            <w:numPr>
              <w:numId w:val="3"/>
            </w:numPr>
            <w:ind w:left="720" w:hanging="360"/>
          </w:pPr>
        </w:pPrChange>
      </w:pPr>
    </w:p>
    <w:p w14:paraId="27AAD694" w14:textId="0CA81F40" w:rsidR="00082D48" w:rsidRPr="00846EB1" w:rsidDel="003A1C4B" w:rsidRDefault="006A4DC5" w:rsidP="00846EB1">
      <w:pPr>
        <w:pStyle w:val="Heading2"/>
        <w:rPr>
          <w:del w:id="566" w:author="Miguel Ferreira" w:date="2018-12-17T14:49:00Z"/>
          <w:rPrChange w:id="567" w:author="Miguel Ferreira" w:date="2018-12-17T14:56:00Z">
            <w:rPr>
              <w:del w:id="568" w:author="Miguel Ferreira" w:date="2018-12-17T14:49:00Z"/>
              <w:lang w:val="en-GB"/>
            </w:rPr>
          </w:rPrChange>
        </w:rPr>
        <w:pPrChange w:id="569" w:author="Miguel Ferreira" w:date="2018-12-17T14:57:00Z">
          <w:pPr>
            <w:numPr>
              <w:ilvl w:val="1"/>
              <w:numId w:val="3"/>
            </w:numPr>
            <w:ind w:left="1440" w:hanging="360"/>
          </w:pPr>
        </w:pPrChange>
      </w:pPr>
      <w:del w:id="570" w:author="Miguel Ferreira" w:date="2018-12-17T14:49:00Z">
        <w:r w:rsidRPr="00846EB1" w:rsidDel="003A1C4B">
          <w:rPr>
            <w:rPrChange w:id="571" w:author="Miguel Ferreira" w:date="2018-12-17T14:56:00Z">
              <w:rPr>
                <w:lang w:val="en-GB"/>
              </w:rPr>
            </w:rPrChange>
          </w:rPr>
          <w:delText>SIARD 2.0</w:delText>
        </w:r>
        <w:r w:rsidR="00082D48" w:rsidRPr="00846EB1" w:rsidDel="003A1C4B">
          <w:rPr>
            <w:rPrChange w:id="572" w:author="Miguel Ferreira" w:date="2018-12-17T14:56:00Z">
              <w:rPr>
                <w:lang w:val="en-GB"/>
              </w:rPr>
            </w:rPrChange>
          </w:rPr>
          <w:delText xml:space="preserve"> for relational databases</w:delText>
        </w:r>
        <w:r w:rsidR="00082D48" w:rsidRPr="00846EB1" w:rsidDel="003A1C4B">
          <w:rPr>
            <w:rStyle w:val="FootnoteReference"/>
            <w:rFonts w:cs="Mangal"/>
            <w:vertAlign w:val="baseline"/>
            <w:rPrChange w:id="573" w:author="Miguel Ferreira" w:date="2018-12-17T14:56:00Z">
              <w:rPr>
                <w:rStyle w:val="FootnoteReference"/>
                <w:lang w:val="en-GB"/>
              </w:rPr>
            </w:rPrChange>
          </w:rPr>
          <w:footnoteReference w:id="10"/>
        </w:r>
        <w:r w:rsidR="00082D48" w:rsidRPr="00846EB1" w:rsidDel="003A1C4B">
          <w:rPr>
            <w:rPrChange w:id="576" w:author="Miguel Ferreira" w:date="2018-12-17T14:56:00Z">
              <w:rPr>
                <w:lang w:val="en-GB"/>
              </w:rPr>
            </w:rPrChange>
          </w:rPr>
          <w:delText xml:space="preserve"> </w:delText>
        </w:r>
      </w:del>
    </w:p>
    <w:p w14:paraId="5FF6BAD0" w14:textId="68EC3B0B" w:rsidR="00082D48" w:rsidRPr="00846EB1" w:rsidDel="003A1C4B" w:rsidRDefault="006A4DC5" w:rsidP="00846EB1">
      <w:pPr>
        <w:pStyle w:val="Heading2"/>
        <w:rPr>
          <w:del w:id="577" w:author="Miguel Ferreira" w:date="2018-12-17T14:49:00Z"/>
          <w:rPrChange w:id="578" w:author="Miguel Ferreira" w:date="2018-12-17T14:56:00Z">
            <w:rPr>
              <w:del w:id="579" w:author="Miguel Ferreira" w:date="2018-12-17T14:49:00Z"/>
              <w:lang w:val="en-GB"/>
            </w:rPr>
          </w:rPrChange>
        </w:rPr>
        <w:pPrChange w:id="580" w:author="Miguel Ferreira" w:date="2018-12-17T14:57:00Z">
          <w:pPr>
            <w:numPr>
              <w:ilvl w:val="1"/>
              <w:numId w:val="3"/>
            </w:numPr>
            <w:ind w:left="1440" w:hanging="360"/>
          </w:pPr>
        </w:pPrChange>
      </w:pPr>
      <w:del w:id="581" w:author="Miguel Ferreira" w:date="2018-12-17T14:49:00Z">
        <w:r w:rsidRPr="00846EB1" w:rsidDel="003A1C4B">
          <w:rPr>
            <w:rPrChange w:id="582" w:author="Miguel Ferreira" w:date="2018-12-17T14:56:00Z">
              <w:rPr>
                <w:lang w:val="en-GB"/>
              </w:rPr>
            </w:rPrChange>
          </w:rPr>
          <w:delText>SMURF ERMS</w:delText>
        </w:r>
        <w:r w:rsidR="00082D48" w:rsidRPr="00846EB1" w:rsidDel="003A1C4B">
          <w:rPr>
            <w:rPrChange w:id="583" w:author="Miguel Ferreira" w:date="2018-12-17T14:56:00Z">
              <w:rPr>
                <w:lang w:val="en-GB"/>
              </w:rPr>
            </w:rPrChange>
          </w:rPr>
          <w:delText xml:space="preserve"> for electronic records management systems</w:delText>
        </w:r>
        <w:r w:rsidR="00082D48" w:rsidRPr="00846EB1" w:rsidDel="003A1C4B">
          <w:rPr>
            <w:rStyle w:val="FootnoteReference"/>
            <w:rFonts w:cs="Mangal"/>
            <w:vertAlign w:val="baseline"/>
            <w:rPrChange w:id="584" w:author="Miguel Ferreira" w:date="2018-12-17T14:56:00Z">
              <w:rPr>
                <w:rStyle w:val="FootnoteReference"/>
                <w:lang w:val="en-GB"/>
              </w:rPr>
            </w:rPrChange>
          </w:rPr>
          <w:footnoteReference w:id="11"/>
        </w:r>
        <w:r w:rsidR="00082D48" w:rsidRPr="00846EB1" w:rsidDel="003A1C4B">
          <w:rPr>
            <w:rPrChange w:id="587" w:author="Miguel Ferreira" w:date="2018-12-17T14:56:00Z">
              <w:rPr>
                <w:lang w:val="en-GB"/>
              </w:rPr>
            </w:rPrChange>
          </w:rPr>
          <w:delText xml:space="preserve"> </w:delText>
        </w:r>
      </w:del>
    </w:p>
    <w:p w14:paraId="1769AF9B" w14:textId="34155A09" w:rsidR="00082D48" w:rsidRPr="00846EB1" w:rsidDel="003A1C4B" w:rsidRDefault="006A4DC5" w:rsidP="00846EB1">
      <w:pPr>
        <w:pStyle w:val="Heading2"/>
        <w:rPr>
          <w:del w:id="588" w:author="Miguel Ferreira" w:date="2018-12-17T14:49:00Z"/>
          <w:rPrChange w:id="589" w:author="Miguel Ferreira" w:date="2018-12-17T14:56:00Z">
            <w:rPr>
              <w:del w:id="590" w:author="Miguel Ferreira" w:date="2018-12-17T14:49:00Z"/>
              <w:lang w:val="en-GB"/>
            </w:rPr>
          </w:rPrChange>
        </w:rPr>
        <w:pPrChange w:id="591" w:author="Miguel Ferreira" w:date="2018-12-17T14:57:00Z">
          <w:pPr>
            <w:numPr>
              <w:ilvl w:val="1"/>
              <w:numId w:val="3"/>
            </w:numPr>
            <w:ind w:left="1440" w:hanging="360"/>
          </w:pPr>
        </w:pPrChange>
      </w:pPr>
      <w:del w:id="592" w:author="Miguel Ferreira" w:date="2018-12-17T14:49:00Z">
        <w:r w:rsidRPr="00846EB1" w:rsidDel="003A1C4B">
          <w:rPr>
            <w:rPrChange w:id="593" w:author="Miguel Ferreira" w:date="2018-12-17T14:56:00Z">
              <w:rPr>
                <w:lang w:val="en-GB"/>
              </w:rPr>
            </w:rPrChange>
          </w:rPr>
          <w:delText>SMURF SFSB</w:delText>
        </w:r>
        <w:r w:rsidR="00082D48" w:rsidRPr="00846EB1" w:rsidDel="003A1C4B">
          <w:rPr>
            <w:rPrChange w:id="594" w:author="Miguel Ferreira" w:date="2018-12-17T14:56:00Z">
              <w:rPr>
                <w:lang w:val="en-GB"/>
              </w:rPr>
            </w:rPrChange>
          </w:rPr>
          <w:delText xml:space="preserve"> for simple file system based records</w:delText>
        </w:r>
        <w:r w:rsidR="00082D48" w:rsidRPr="00846EB1" w:rsidDel="003A1C4B">
          <w:rPr>
            <w:rStyle w:val="FootnoteReference"/>
            <w:rFonts w:cs="Mangal"/>
            <w:vertAlign w:val="baseline"/>
            <w:rPrChange w:id="595" w:author="Miguel Ferreira" w:date="2018-12-17T14:56:00Z">
              <w:rPr>
                <w:rStyle w:val="FootnoteReference"/>
                <w:lang w:val="en-GB"/>
              </w:rPr>
            </w:rPrChange>
          </w:rPr>
          <w:footnoteReference w:id="12"/>
        </w:r>
      </w:del>
    </w:p>
    <w:p w14:paraId="4C829251" w14:textId="77777777" w:rsidR="009974A6" w:rsidRPr="00846EB1" w:rsidRDefault="009974A6" w:rsidP="00846EB1">
      <w:pPr>
        <w:pStyle w:val="Heading2"/>
        <w:rPr>
          <w:rPrChange w:id="599" w:author="Miguel Ferreira" w:date="2018-12-17T14:56:00Z">
            <w:rPr>
              <w:lang w:val="en-GB"/>
            </w:rPr>
          </w:rPrChange>
        </w:rPr>
        <w:pPrChange w:id="600" w:author="Miguel Ferreira" w:date="2018-12-17T14:57:00Z">
          <w:pPr>
            <w:pStyle w:val="Heading2"/>
            <w:spacing w:before="240"/>
            <w:ind w:left="788" w:hanging="431"/>
          </w:pPr>
        </w:pPrChange>
      </w:pPr>
      <w:bookmarkStart w:id="601" w:name="_Toc532820054"/>
      <w:r w:rsidRPr="00846EB1">
        <w:rPr>
          <w:rPrChange w:id="602" w:author="Miguel Ferreira" w:date="2018-12-17T14:56:00Z">
            <w:rPr>
              <w:lang w:val="en-GB"/>
            </w:rPr>
          </w:rPrChange>
        </w:rPr>
        <w:t>Related work</w:t>
      </w:r>
      <w:bookmarkEnd w:id="601"/>
    </w:p>
    <w:p w14:paraId="4834126E" w14:textId="77777777" w:rsidR="009974A6" w:rsidRPr="00F65186" w:rsidRDefault="009974A6" w:rsidP="009974A6">
      <w:r w:rsidRPr="00F65186">
        <w:t xml:space="preserve">This </w:t>
      </w:r>
      <w:r w:rsidR="005D33C4" w:rsidRPr="00F65186">
        <w:t>document</w:t>
      </w:r>
      <w:r w:rsidRPr="00F65186">
        <w:t xml:space="preserve"> is based on</w:t>
      </w:r>
      <w:r w:rsidR="00E330BB" w:rsidRPr="00F65186">
        <w:t xml:space="preserve"> or influenced by</w:t>
      </w:r>
      <w:r w:rsidRPr="00F65186">
        <w:t xml:space="preserve"> the following documents and best practices: </w:t>
      </w:r>
    </w:p>
    <w:p w14:paraId="10B3DA1C" w14:textId="3B61D544" w:rsidR="009974A6" w:rsidRPr="003E74F1" w:rsidDel="001456C9" w:rsidRDefault="001A5177" w:rsidP="001456C9">
      <w:pPr>
        <w:rPr>
          <w:del w:id="603" w:author="Miguel Ferreira" w:date="2018-12-17T14:58:00Z"/>
          <w:lang w:val="da-DK"/>
        </w:rPr>
        <w:pPrChange w:id="604" w:author="Miguel Ferreira" w:date="2018-12-17T14:59:00Z">
          <w:pPr/>
        </w:pPrChange>
      </w:pPr>
      <w:commentRangeStart w:id="605"/>
      <w:ins w:id="606" w:author="Miguel Ferreira" w:date="2018-12-17T14:57:00Z">
        <w:r w:rsidRPr="001456C9">
          <w:rPr>
            <w:rPrChange w:id="607" w:author="Miguel Ferreira" w:date="2018-12-17T14:59:00Z">
              <w:rPr>
                <w:b/>
                <w:lang w:val="en-GB"/>
              </w:rPr>
            </w:rPrChange>
          </w:rPr>
          <w:t xml:space="preserve">E-ARK </w:t>
        </w:r>
      </w:ins>
      <w:del w:id="608" w:author="Miguel Ferreira" w:date="2018-12-17T14:57:00Z">
        <w:r w:rsidR="009974A6" w:rsidRPr="001456C9" w:rsidDel="001A5177">
          <w:rPr>
            <w:lang w:val="en-GB"/>
            <w:rPrChange w:id="609" w:author="Miguel Ferreira" w:date="2018-12-17T14:59:00Z">
              <w:rPr>
                <w:b/>
                <w:lang w:val="en-GB"/>
              </w:rPr>
            </w:rPrChange>
          </w:rPr>
          <w:delText>D</w:delText>
        </w:r>
      </w:del>
      <w:proofErr w:type="spellStart"/>
      <w:ins w:id="610" w:author="Miguel Ferreira" w:date="2018-12-17T14:57:00Z">
        <w:r w:rsidRPr="001456C9">
          <w:rPr>
            <w:rPrChange w:id="611" w:author="Miguel Ferreira" w:date="2018-12-17T14:59:00Z">
              <w:rPr>
                <w:b/>
                <w:lang w:val="en-GB"/>
              </w:rPr>
            </w:rPrChange>
          </w:rPr>
          <w:t>D</w:t>
        </w:r>
      </w:ins>
      <w:r w:rsidR="009974A6" w:rsidRPr="001456C9">
        <w:rPr>
          <w:rPrChange w:id="612" w:author="Miguel Ferreira" w:date="2018-12-17T14:59:00Z">
            <w:rPr>
              <w:b/>
              <w:lang w:val="en-GB"/>
            </w:rPr>
          </w:rPrChange>
        </w:rPr>
        <w:t>eliverable</w:t>
      </w:r>
      <w:proofErr w:type="spellEnd"/>
      <w:r w:rsidR="009974A6" w:rsidRPr="001456C9">
        <w:rPr>
          <w:rPrChange w:id="613" w:author="Miguel Ferreira" w:date="2018-12-17T14:59:00Z">
            <w:rPr>
              <w:b/>
              <w:lang w:val="en-GB"/>
            </w:rPr>
          </w:rPrChange>
        </w:rPr>
        <w:t xml:space="preserve"> D3.1</w:t>
      </w:r>
      <w:ins w:id="614" w:author="Miguel Ferreira" w:date="2018-12-17T14:57:00Z">
        <w:r w:rsidRPr="001456C9">
          <w:rPr>
            <w:lang w:val="en-GB"/>
            <w:rPrChange w:id="615" w:author="Miguel Ferreira" w:date="2018-12-17T14:59:00Z">
              <w:rPr>
                <w:b/>
                <w:lang w:val="en-GB"/>
              </w:rPr>
            </w:rPrChange>
          </w:rPr>
          <w:t xml:space="preserve"> - </w:t>
        </w:r>
      </w:ins>
      <w:del w:id="616" w:author="Miguel Ferreira" w:date="2018-12-17T14:57:00Z">
        <w:r w:rsidR="009974A6" w:rsidRPr="003E74F1" w:rsidDel="001A5177">
          <w:delText xml:space="preserve">  E-ARK </w:delText>
        </w:r>
      </w:del>
      <w:r w:rsidR="009974A6" w:rsidRPr="003E74F1">
        <w:t xml:space="preserve">Report on </w:t>
      </w:r>
      <w:proofErr w:type="spellStart"/>
      <w:r w:rsidR="009974A6" w:rsidRPr="003E74F1">
        <w:t>Available</w:t>
      </w:r>
      <w:proofErr w:type="spellEnd"/>
      <w:r w:rsidR="009974A6" w:rsidRPr="003E74F1">
        <w:t xml:space="preserve"> Best </w:t>
      </w:r>
      <w:proofErr w:type="spellStart"/>
      <w:r w:rsidR="009974A6" w:rsidRPr="003E74F1">
        <w:t>Practices</w:t>
      </w:r>
      <w:proofErr w:type="spellEnd"/>
      <w:r w:rsidR="009974A6" w:rsidRPr="003E74F1">
        <w:t xml:space="preserve">, 2014, </w:t>
      </w:r>
      <w:r w:rsidR="00581988" w:rsidRPr="001456C9">
        <w:rPr>
          <w:rPrChange w:id="617" w:author="Miguel Ferreira" w:date="2018-12-17T14:59:00Z">
            <w:rPr>
              <w:rStyle w:val="Hyperlink"/>
              <w:lang w:val="en-GB"/>
            </w:rPr>
          </w:rPrChange>
        </w:rPr>
        <w:fldChar w:fldCharType="begin"/>
      </w:r>
      <w:r w:rsidR="00581988" w:rsidRPr="001456C9">
        <w:rPr>
          <w:rPrChange w:id="618" w:author="Miguel Ferreira" w:date="2018-12-17T14:59:00Z">
            <w:rPr>
              <w:rStyle w:val="Hyperlink"/>
              <w:lang w:val="en-GB"/>
            </w:rPr>
          </w:rPrChange>
        </w:rPr>
        <w:instrText xml:space="preserve"> HYPERLINK "http://eark-project.com/resources/project-deliverables/6-d31-e-ark-report-on-available-best-practices" </w:instrText>
      </w:r>
      <w:r w:rsidR="00581988" w:rsidRPr="001456C9">
        <w:rPr>
          <w:rPrChange w:id="619" w:author="Miguel Ferreira" w:date="2018-12-17T14:59:00Z">
            <w:rPr>
              <w:rStyle w:val="Hyperlink"/>
              <w:lang w:val="en-GB"/>
            </w:rPr>
          </w:rPrChange>
        </w:rPr>
        <w:fldChar w:fldCharType="separate"/>
      </w:r>
      <w:r w:rsidR="009974A6" w:rsidRPr="003E74F1">
        <w:rPr>
          <w:rStyle w:val="Hyperlink"/>
        </w:rPr>
        <w:t>http://eark-project.com/resources/project-d</w:t>
      </w:r>
      <w:r w:rsidR="009974A6" w:rsidRPr="003E74F1">
        <w:rPr>
          <w:rStyle w:val="Hyperlink"/>
        </w:rPr>
        <w:t>e</w:t>
      </w:r>
      <w:r w:rsidR="009974A6" w:rsidRPr="003E74F1">
        <w:rPr>
          <w:rStyle w:val="Hyperlink"/>
        </w:rPr>
        <w:t>liverables/6-d31-e-ark-report-on-availab</w:t>
      </w:r>
      <w:r w:rsidR="009974A6" w:rsidRPr="003E74F1">
        <w:rPr>
          <w:rStyle w:val="Hyperlink"/>
        </w:rPr>
        <w:t>l</w:t>
      </w:r>
      <w:r w:rsidR="009974A6" w:rsidRPr="003E74F1">
        <w:rPr>
          <w:rStyle w:val="Hyperlink"/>
        </w:rPr>
        <w:t>e-best-practices</w:t>
      </w:r>
      <w:r w:rsidR="00581988" w:rsidRPr="001456C9">
        <w:rPr>
          <w:rPrChange w:id="620" w:author="Miguel Ferreira" w:date="2018-12-17T14:59:00Z">
            <w:rPr>
              <w:rStyle w:val="Hyperlink"/>
              <w:lang w:val="en-GB"/>
            </w:rPr>
          </w:rPrChange>
        </w:rPr>
        <w:fldChar w:fldCharType="end"/>
      </w:r>
      <w:r w:rsidR="009974A6" w:rsidRPr="003E74F1">
        <w:t xml:space="preserve"> </w:t>
      </w:r>
      <w:commentRangeEnd w:id="605"/>
      <w:r w:rsidR="00F06E19" w:rsidRPr="001456C9">
        <w:rPr>
          <w:rPrChange w:id="621" w:author="Miguel Ferreira" w:date="2018-12-17T14:59:00Z">
            <w:rPr>
              <w:rStyle w:val="CommentReference"/>
            </w:rPr>
          </w:rPrChange>
        </w:rPr>
        <w:commentReference w:id="605"/>
      </w:r>
    </w:p>
    <w:p w14:paraId="333F57B0" w14:textId="77777777" w:rsidR="001456C9" w:rsidRPr="003E74F1" w:rsidRDefault="001456C9" w:rsidP="001456C9">
      <w:pPr>
        <w:rPr>
          <w:ins w:id="622" w:author="Miguel Ferreira" w:date="2018-12-17T14:59:00Z"/>
        </w:rPr>
        <w:pPrChange w:id="623" w:author="Miguel Ferreira" w:date="2018-12-17T14:59:00Z">
          <w:pPr>
            <w:pStyle w:val="ListParagraph1"/>
            <w:spacing w:before="240"/>
            <w:ind w:left="0"/>
            <w:contextualSpacing w:val="0"/>
          </w:pPr>
        </w:pPrChange>
      </w:pPr>
    </w:p>
    <w:p w14:paraId="5EC316F9" w14:textId="1B0F54E2" w:rsidR="00FA3C5C" w:rsidRPr="001456C9" w:rsidDel="001456C9" w:rsidRDefault="001456C9" w:rsidP="001456C9">
      <w:pPr>
        <w:pStyle w:val="ListParagraph1"/>
        <w:spacing w:after="240"/>
        <w:ind w:left="0"/>
        <w:contextualSpacing w:val="0"/>
        <w:rPr>
          <w:del w:id="624" w:author="Miguel Ferreira" w:date="2018-12-17T14:58:00Z"/>
        </w:rPr>
        <w:pPrChange w:id="625" w:author="Miguel Ferreira" w:date="2018-12-17T14:59:00Z">
          <w:pPr>
            <w:pStyle w:val="ListParagraph1"/>
            <w:spacing w:before="240"/>
            <w:contextualSpacing w:val="0"/>
          </w:pPr>
        </w:pPrChange>
      </w:pPr>
      <w:ins w:id="626" w:author="Miguel Ferreira" w:date="2018-12-17T14:59:00Z">
        <w:r w:rsidRPr="001456C9">
          <w:t xml:space="preserve">E-ARK </w:t>
        </w:r>
      </w:ins>
      <w:del w:id="627" w:author="Miguel Ferreira" w:date="2018-12-17T14:58:00Z">
        <w:r w:rsidR="00FA3C5C" w:rsidRPr="001456C9" w:rsidDel="001456C9">
          <w:delText xml:space="preserve">D3.1 </w:delText>
        </w:r>
        <w:r w:rsidR="00562CA6" w:rsidRPr="001456C9" w:rsidDel="001456C9">
          <w:delText>was one of the inputs to the deliverable D3.2</w:delText>
        </w:r>
        <w:r w:rsidR="00B01E71" w:rsidRPr="001456C9" w:rsidDel="001456C9">
          <w:delText xml:space="preserve"> and t</w:delText>
        </w:r>
        <w:r w:rsidR="00FA3C5C" w:rsidRPr="001456C9" w:rsidDel="001456C9">
          <w:delText xml:space="preserve">he D3.2 </w:delText>
        </w:r>
        <w:r w:rsidR="00B01E71" w:rsidRPr="001456C9" w:rsidDel="001456C9">
          <w:delText>to</w:delText>
        </w:r>
        <w:r w:rsidR="00FA3C5C" w:rsidRPr="001456C9" w:rsidDel="001456C9">
          <w:delText xml:space="preserve"> the D3.3.</w:delText>
        </w:r>
      </w:del>
    </w:p>
    <w:p w14:paraId="7D552E23" w14:textId="345C95B3" w:rsidR="009974A6" w:rsidRPr="00FE1CEF" w:rsidRDefault="009974A6" w:rsidP="001456C9">
      <w:pPr>
        <w:pStyle w:val="ListParagraph1"/>
        <w:spacing w:before="240"/>
        <w:ind w:left="0"/>
        <w:contextualSpacing w:val="0"/>
        <w:pPrChange w:id="628" w:author="Miguel Ferreira" w:date="2018-12-17T14:59:00Z">
          <w:pPr>
            <w:pStyle w:val="ListParagraph1"/>
            <w:numPr>
              <w:numId w:val="1"/>
            </w:numPr>
            <w:spacing w:before="240"/>
            <w:ind w:left="714" w:hanging="357"/>
            <w:contextualSpacing w:val="0"/>
          </w:pPr>
        </w:pPrChange>
      </w:pPr>
      <w:r w:rsidRPr="001456C9">
        <w:rPr>
          <w:rPrChange w:id="629" w:author="Miguel Ferreira" w:date="2018-12-17T14:59:00Z">
            <w:rPr>
              <w:b/>
            </w:rPr>
          </w:rPrChange>
        </w:rPr>
        <w:t xml:space="preserve">Deliverable D2.1 </w:t>
      </w:r>
      <w:ins w:id="630" w:author="Miguel Ferreira" w:date="2018-12-17T14:59:00Z">
        <w:r w:rsidR="001456C9" w:rsidRPr="001456C9">
          <w:rPr>
            <w:rPrChange w:id="631" w:author="Miguel Ferreira" w:date="2018-12-17T14:59:00Z">
              <w:rPr>
                <w:b/>
              </w:rPr>
            </w:rPrChange>
          </w:rPr>
          <w:t>-</w:t>
        </w:r>
        <w:r w:rsidR="001456C9">
          <w:rPr>
            <w:b/>
          </w:rPr>
          <w:t xml:space="preserve"> </w:t>
        </w:r>
      </w:ins>
      <w:r w:rsidRPr="00F65186">
        <w:t xml:space="preserve">General pilot model and use case definition, 2014, </w:t>
      </w:r>
      <w:r w:rsidR="00581988" w:rsidRPr="00FE1CEF">
        <w:rPr>
          <w:rStyle w:val="Hyperlink"/>
        </w:rPr>
        <w:fldChar w:fldCharType="begin"/>
      </w:r>
      <w:r w:rsidR="00581988" w:rsidRPr="00FE1CEF">
        <w:rPr>
          <w:rStyle w:val="Hyperlink"/>
        </w:rPr>
        <w:instrText xml:space="preserve"> HYPERLINK "http://eark-project.com/resources/project-deliverables/5-d21-e-ark-general-pilot-model-and-use-case-definition" </w:instrText>
      </w:r>
      <w:r w:rsidR="00581988" w:rsidRPr="00FE1CEF">
        <w:rPr>
          <w:rStyle w:val="Hyperlink"/>
        </w:rPr>
        <w:fldChar w:fldCharType="separate"/>
      </w:r>
      <w:r w:rsidR="00FA3C5C" w:rsidRPr="00FE1CEF">
        <w:rPr>
          <w:rStyle w:val="Hyperlink"/>
        </w:rPr>
        <w:t>http://eark-project.com/resources/project-deliverables/5-d21-e-ark-general-pilot-model-and-use-case-definition</w:t>
      </w:r>
      <w:r w:rsidR="00581988" w:rsidRPr="00FE1CEF">
        <w:rPr>
          <w:rStyle w:val="Hyperlink"/>
        </w:rPr>
        <w:fldChar w:fldCharType="end"/>
      </w:r>
      <w:r w:rsidR="00FA3C5C" w:rsidRPr="00FE1CEF">
        <w:t>.</w:t>
      </w:r>
    </w:p>
    <w:p w14:paraId="47D7F332" w14:textId="088F4978" w:rsidR="00FA3C5C" w:rsidRPr="00FE1CEF" w:rsidDel="001456C9" w:rsidRDefault="00FA3C5C" w:rsidP="00FA3C5C">
      <w:pPr>
        <w:pStyle w:val="ListParagraph1"/>
        <w:spacing w:before="240"/>
        <w:ind w:left="714"/>
        <w:contextualSpacing w:val="0"/>
        <w:rPr>
          <w:del w:id="632" w:author="Miguel Ferreira" w:date="2018-12-17T14:59:00Z"/>
        </w:rPr>
      </w:pPr>
      <w:del w:id="633" w:author="Miguel Ferreira" w:date="2018-12-17T14:59:00Z">
        <w:r w:rsidRPr="00FE1CEF" w:rsidDel="001456C9">
          <w:delText xml:space="preserve">We have developed the </w:delText>
        </w:r>
        <w:r w:rsidR="00AB2F82" w:rsidRPr="00FE1CEF" w:rsidDel="001456C9">
          <w:delText xml:space="preserve">SIP </w:delText>
        </w:r>
        <w:r w:rsidRPr="00FE1CEF" w:rsidDel="001456C9">
          <w:delText>specification to support the workflows defined in the general model.</w:delText>
        </w:r>
      </w:del>
    </w:p>
    <w:p w14:paraId="42999005" w14:textId="77777777" w:rsidR="009974A6" w:rsidRPr="00FE1CEF" w:rsidRDefault="009974A6" w:rsidP="001456C9">
      <w:pPr>
        <w:pStyle w:val="ListParagraph1"/>
        <w:ind w:left="0"/>
        <w:pPrChange w:id="634" w:author="Miguel Ferreira" w:date="2018-12-17T14:59:00Z">
          <w:pPr>
            <w:pStyle w:val="ListParagraph1"/>
            <w:numPr>
              <w:numId w:val="1"/>
            </w:numPr>
            <w:ind w:hanging="360"/>
          </w:pPr>
        </w:pPrChange>
      </w:pPr>
      <w:r w:rsidRPr="00FE1CEF">
        <w:rPr>
          <w:rPrChange w:id="635" w:author="Miguel Ferreira" w:date="2018-12-17T15:01:00Z">
            <w:rPr>
              <w:b/>
            </w:rPr>
          </w:rPrChange>
        </w:rPr>
        <w:t xml:space="preserve">FGS package </w:t>
      </w:r>
      <w:proofErr w:type="gramStart"/>
      <w:r w:rsidRPr="00FE1CEF">
        <w:rPr>
          <w:rPrChange w:id="636" w:author="Miguel Ferreira" w:date="2018-12-17T15:01:00Z">
            <w:rPr>
              <w:b/>
            </w:rPr>
          </w:rPrChange>
        </w:rPr>
        <w:t>structure</w:t>
      </w:r>
      <w:r w:rsidRPr="00FE1CEF">
        <w:t>,  2013</w:t>
      </w:r>
      <w:proofErr w:type="gramEnd"/>
      <w:r w:rsidRPr="00FE1CEF">
        <w:t xml:space="preserve">, </w:t>
      </w:r>
      <w:r w:rsidR="00581988" w:rsidRPr="00FE1CEF">
        <w:rPr>
          <w:rStyle w:val="Hyperlink"/>
        </w:rPr>
        <w:fldChar w:fldCharType="begin"/>
      </w:r>
      <w:r w:rsidR="00581988" w:rsidRPr="00FE1CEF">
        <w:rPr>
          <w:rStyle w:val="Hyperlink"/>
        </w:rPr>
        <w:instrText xml:space="preserve"> HYPERLINK "https://riksarkivet.se/Media/pdf-filer/Projekt/FGS_Earkiv_Paket.pdf" </w:instrText>
      </w:r>
      <w:r w:rsidR="00581988" w:rsidRPr="00FE1CEF">
        <w:rPr>
          <w:rStyle w:val="Hyperlink"/>
        </w:rPr>
        <w:fldChar w:fldCharType="separate"/>
      </w:r>
      <w:r w:rsidRPr="00FE1CEF">
        <w:rPr>
          <w:rStyle w:val="Hyperlink"/>
        </w:rPr>
        <w:t>https://riksarkivet.se/Media/pdf-filer/Projekt/FGS_Earkiv_Paket.pdf</w:t>
      </w:r>
      <w:r w:rsidR="00581988" w:rsidRPr="00FE1CEF">
        <w:rPr>
          <w:rStyle w:val="Hyperlink"/>
        </w:rPr>
        <w:fldChar w:fldCharType="end"/>
      </w:r>
      <w:r w:rsidRPr="00FE1CEF">
        <w:t xml:space="preserve"> </w:t>
      </w:r>
    </w:p>
    <w:p w14:paraId="1836D4E7" w14:textId="2C988062" w:rsidR="00FA3C5C" w:rsidRPr="00FE1CEF" w:rsidDel="001456C9" w:rsidRDefault="00FA3C5C" w:rsidP="001456C9">
      <w:pPr>
        <w:pStyle w:val="ListParagraph1"/>
        <w:spacing w:before="240" w:after="240"/>
        <w:ind w:left="0"/>
        <w:contextualSpacing w:val="0"/>
        <w:rPr>
          <w:del w:id="637" w:author="Miguel Ferreira" w:date="2018-12-17T15:00:00Z"/>
        </w:rPr>
        <w:pPrChange w:id="638" w:author="Miguel Ferreira" w:date="2018-12-17T15:00:00Z">
          <w:pPr>
            <w:pStyle w:val="ListParagraph1"/>
            <w:spacing w:before="240" w:after="240"/>
            <w:contextualSpacing w:val="0"/>
          </w:pPr>
        </w:pPrChange>
      </w:pPr>
      <w:del w:id="639" w:author="Miguel Ferreira" w:date="2018-12-17T15:00:00Z">
        <w:r w:rsidRPr="00FE1CEF" w:rsidDel="001456C9">
          <w:delText>This specification was one of the main inputs for the first draft SIP specification. The newest version (</w:delText>
        </w:r>
        <w:r w:rsidR="00581988" w:rsidRPr="00FE1CEF" w:rsidDel="001456C9">
          <w:rPr>
            <w:rStyle w:val="Hyperlink"/>
          </w:rPr>
          <w:fldChar w:fldCharType="begin"/>
        </w:r>
        <w:r w:rsidR="00581988" w:rsidRPr="00FE1CEF" w:rsidDel="001456C9">
          <w:rPr>
            <w:rStyle w:val="Hyperlink"/>
          </w:rPr>
          <w:delInstrText xml:space="preserve"> HYPERLINK "https://riksarkivet.se/Media/pdf-filer/doi-t/FGS_Paketstruktur_RAFGS1V1.pdf" </w:delInstrText>
        </w:r>
        <w:r w:rsidR="00581988" w:rsidRPr="00FE1CEF" w:rsidDel="001456C9">
          <w:rPr>
            <w:rStyle w:val="Hyperlink"/>
          </w:rPr>
          <w:fldChar w:fldCharType="separate"/>
        </w:r>
        <w:r w:rsidRPr="00FE1CEF" w:rsidDel="001456C9">
          <w:rPr>
            <w:rStyle w:val="Hyperlink"/>
          </w:rPr>
          <w:delText>https://riksarkivet.se/Media/pdf-filer/doi-t/FGS_Paketstruktur_RAFGS1V1.pdf</w:delText>
        </w:r>
        <w:r w:rsidR="00581988" w:rsidRPr="00FE1CEF" w:rsidDel="001456C9">
          <w:rPr>
            <w:rStyle w:val="Hyperlink"/>
          </w:rPr>
          <w:fldChar w:fldCharType="end"/>
        </w:r>
        <w:r w:rsidRPr="00FE1CEF" w:rsidDel="001456C9">
          <w:delText xml:space="preserve">) was also investigated in the SIP </w:delText>
        </w:r>
        <w:r w:rsidR="00F11739" w:rsidRPr="00FE1CEF" w:rsidDel="001456C9">
          <w:delText xml:space="preserve">definition </w:delText>
        </w:r>
        <w:r w:rsidRPr="00FE1CEF" w:rsidDel="001456C9">
          <w:delText>process.</w:delText>
        </w:r>
      </w:del>
    </w:p>
    <w:p w14:paraId="0A926788" w14:textId="7E56B46D" w:rsidR="009974A6" w:rsidRPr="00FE1CEF" w:rsidDel="001456C9" w:rsidRDefault="009974A6" w:rsidP="001456C9">
      <w:pPr>
        <w:pStyle w:val="ListParagraph1"/>
        <w:spacing w:before="240"/>
        <w:ind w:left="0"/>
        <w:contextualSpacing w:val="0"/>
        <w:rPr>
          <w:del w:id="640" w:author="Miguel Ferreira" w:date="2018-12-17T15:00:00Z"/>
        </w:rPr>
        <w:pPrChange w:id="641" w:author="Miguel Ferreira" w:date="2018-12-17T15:00:00Z">
          <w:pPr>
            <w:pStyle w:val="ListParagraph1"/>
            <w:numPr>
              <w:numId w:val="1"/>
            </w:numPr>
            <w:spacing w:before="240"/>
            <w:ind w:left="714" w:hanging="357"/>
            <w:contextualSpacing w:val="0"/>
          </w:pPr>
        </w:pPrChange>
      </w:pPr>
      <w:r w:rsidRPr="00FE1CEF">
        <w:rPr>
          <w:rPrChange w:id="642" w:author="Miguel Ferreira" w:date="2018-12-17T15:01:00Z">
            <w:rPr>
              <w:b/>
            </w:rPr>
          </w:rPrChange>
        </w:rPr>
        <w:t>Reference Model for an Open Archival Information System</w:t>
      </w:r>
      <w:r w:rsidRPr="00FE1CEF">
        <w:t xml:space="preserve"> (OAIS), 2012, public.ccsds.org/publications/archive/650x0m2.pdf  </w:t>
      </w:r>
    </w:p>
    <w:p w14:paraId="2D9A7611" w14:textId="044388CD" w:rsidR="009974A6" w:rsidRPr="00FE1CEF" w:rsidRDefault="009974A6" w:rsidP="001456C9">
      <w:pPr>
        <w:pStyle w:val="ListParagraph1"/>
        <w:spacing w:before="240"/>
        <w:ind w:left="0"/>
        <w:contextualSpacing w:val="0"/>
        <w:pPrChange w:id="643" w:author="Miguel Ferreira" w:date="2018-12-17T15:00:00Z">
          <w:pPr>
            <w:pStyle w:val="ListParagraph1"/>
            <w:spacing w:after="240"/>
            <w:contextualSpacing w:val="0"/>
          </w:pPr>
        </w:pPrChange>
      </w:pPr>
      <w:del w:id="644" w:author="Miguel Ferreira" w:date="2018-12-17T15:00:00Z">
        <w:r w:rsidRPr="00FE1CEF" w:rsidDel="001456C9">
          <w:delText xml:space="preserve">We have used the same terminology as introduced in the OAIS model and also the same division of information package types: Submission Information Package (SIP), Archival Information Package (AIP), Dissemination Information </w:delText>
        </w:r>
        <w:r w:rsidR="00F11739" w:rsidRPr="00FE1CEF" w:rsidDel="001456C9">
          <w:delText xml:space="preserve">Package </w:delText>
        </w:r>
        <w:r w:rsidRPr="00FE1CEF" w:rsidDel="001456C9">
          <w:delText>(DIP).</w:delText>
        </w:r>
      </w:del>
    </w:p>
    <w:p w14:paraId="19B043B8" w14:textId="77777777" w:rsidR="009974A6" w:rsidRPr="00FE1CEF" w:rsidRDefault="009974A6" w:rsidP="001456C9">
      <w:pPr>
        <w:pStyle w:val="ListParagraph1"/>
        <w:spacing w:before="240"/>
        <w:ind w:left="0"/>
        <w:contextualSpacing w:val="0"/>
        <w:pPrChange w:id="645" w:author="Miguel Ferreira" w:date="2018-12-17T15:00:00Z">
          <w:pPr>
            <w:pStyle w:val="ListParagraph1"/>
            <w:numPr>
              <w:numId w:val="1"/>
            </w:numPr>
            <w:spacing w:before="240"/>
            <w:ind w:left="714" w:hanging="357"/>
            <w:contextualSpacing w:val="0"/>
          </w:pPr>
        </w:pPrChange>
      </w:pPr>
      <w:r w:rsidRPr="00FE1CEF">
        <w:rPr>
          <w:rPrChange w:id="646" w:author="Miguel Ferreira" w:date="2018-12-17T15:01:00Z">
            <w:rPr>
              <w:b/>
            </w:rPr>
          </w:rPrChange>
        </w:rPr>
        <w:t>Producer-Archive Interface Methodology Abstract Standard</w:t>
      </w:r>
      <w:r w:rsidRPr="00FE1CEF">
        <w:t xml:space="preserve"> (PAIMAS), </w:t>
      </w:r>
      <w:proofErr w:type="gramStart"/>
      <w:r w:rsidRPr="00FE1CEF">
        <w:t>2004,  public.ccsds.org/publications/archive/651x0m1.pdf</w:t>
      </w:r>
      <w:proofErr w:type="gramEnd"/>
    </w:p>
    <w:p w14:paraId="1A229FA5" w14:textId="0C4E57B6" w:rsidR="009974A6" w:rsidRPr="00FE1CEF" w:rsidDel="001456C9" w:rsidRDefault="009974A6" w:rsidP="009974A6">
      <w:pPr>
        <w:pStyle w:val="ListParagraph1"/>
        <w:spacing w:before="240"/>
        <w:ind w:left="714"/>
        <w:contextualSpacing w:val="0"/>
        <w:rPr>
          <w:del w:id="647" w:author="Miguel Ferreira" w:date="2018-12-17T15:00:00Z"/>
        </w:rPr>
      </w:pPr>
      <w:del w:id="648" w:author="Miguel Ferreira" w:date="2018-12-17T15:00:00Z">
        <w:r w:rsidRPr="00FE1CEF" w:rsidDel="001456C9">
          <w:lastRenderedPageBreak/>
          <w:delText xml:space="preserve">We have looked </w:delText>
        </w:r>
        <w:r w:rsidR="00C44C6D" w:rsidRPr="00FE1CEF" w:rsidDel="001456C9">
          <w:delText xml:space="preserve">at </w:delText>
        </w:r>
        <w:r w:rsidRPr="00FE1CEF" w:rsidDel="001456C9">
          <w:delText xml:space="preserve">the four phases (Preliminary, Formal Definition, Transfer, Validation) of PAIMAS, their aims and expected results and decided </w:delText>
        </w:r>
        <w:r w:rsidR="00FA3C5C" w:rsidRPr="00FE1CEF" w:rsidDel="001456C9">
          <w:delText xml:space="preserve">to support the phases as </w:delText>
        </w:r>
        <w:r w:rsidR="00C44C6D" w:rsidRPr="00FE1CEF" w:rsidDel="001456C9">
          <w:delText xml:space="preserve">far </w:delText>
        </w:r>
        <w:r w:rsidR="00FA3C5C" w:rsidRPr="00FE1CEF" w:rsidDel="001456C9">
          <w:delText xml:space="preserve">as possible with the current </w:delText>
        </w:r>
        <w:r w:rsidRPr="00FE1CEF" w:rsidDel="001456C9">
          <w:delText>specification</w:delText>
        </w:r>
        <w:r w:rsidR="00C44C6D" w:rsidRPr="00FE1CEF" w:rsidDel="001456C9">
          <w:delText>. Furthermore</w:delText>
        </w:r>
        <w:r w:rsidR="008A4E5D" w:rsidRPr="00FE1CEF" w:rsidDel="001456C9">
          <w:delText>, the requirements for the submission agreement were influenced by the PAIMAS standard</w:delText>
        </w:r>
        <w:r w:rsidRPr="00FE1CEF" w:rsidDel="001456C9">
          <w:delText>.</w:delText>
        </w:r>
      </w:del>
    </w:p>
    <w:p w14:paraId="3D534074" w14:textId="77777777" w:rsidR="009974A6" w:rsidRPr="00FE1CEF" w:rsidRDefault="009974A6" w:rsidP="001456C9">
      <w:pPr>
        <w:pStyle w:val="ListParagraph1"/>
        <w:spacing w:before="240"/>
        <w:ind w:left="0"/>
        <w:contextualSpacing w:val="0"/>
        <w:pPrChange w:id="649" w:author="Miguel Ferreira" w:date="2018-12-17T15:00:00Z">
          <w:pPr>
            <w:pStyle w:val="ListParagraph1"/>
            <w:numPr>
              <w:numId w:val="1"/>
            </w:numPr>
            <w:spacing w:before="240"/>
            <w:ind w:left="714" w:hanging="357"/>
            <w:contextualSpacing w:val="0"/>
          </w:pPr>
        </w:pPrChange>
      </w:pPr>
      <w:r w:rsidRPr="00FE1CEF">
        <w:rPr>
          <w:rPrChange w:id="650" w:author="Miguel Ferreira" w:date="2018-12-17T15:01:00Z">
            <w:rPr>
              <w:b/>
            </w:rPr>
          </w:rPrChange>
        </w:rPr>
        <w:t>Producer-Archive Interface Specification</w:t>
      </w:r>
      <w:r w:rsidRPr="00FE1CEF">
        <w:t xml:space="preserve"> (PAIS) – CCSDS, 2014, public.ccsds.org/publications/archive/651x1b1.pdf</w:t>
      </w:r>
    </w:p>
    <w:p w14:paraId="3DDC6EDE" w14:textId="21D38AF6" w:rsidR="00FA3C5C" w:rsidRPr="00FE1CEF" w:rsidDel="001456C9" w:rsidRDefault="00FA3C5C" w:rsidP="00FA3C5C">
      <w:pPr>
        <w:pStyle w:val="ListParagraph1"/>
        <w:spacing w:before="120" w:after="240"/>
        <w:contextualSpacing w:val="0"/>
        <w:rPr>
          <w:del w:id="651" w:author="Miguel Ferreira" w:date="2018-12-17T15:00:00Z"/>
        </w:rPr>
      </w:pPr>
      <w:del w:id="652" w:author="Miguel Ferreira" w:date="2018-12-17T15:00:00Z">
        <w:r w:rsidRPr="00FE1CEF" w:rsidDel="001456C9">
          <w:delText xml:space="preserve">We have investigated the structure of a SIP presented in PAIS, but as the implementation of this specification is </w:delText>
        </w:r>
        <w:r w:rsidR="00C44C6D" w:rsidRPr="00FE1CEF" w:rsidDel="001456C9">
          <w:delText>far from</w:delText>
        </w:r>
        <w:r w:rsidRPr="00FE1CEF" w:rsidDel="001456C9">
          <w:delText xml:space="preserve"> comprehensive (only few prototypes exist), we decided to </w:delText>
        </w:r>
        <w:r w:rsidR="000F43F7" w:rsidRPr="00FE1CEF" w:rsidDel="001456C9">
          <w:delText xml:space="preserve">rely </w:delText>
        </w:r>
        <w:r w:rsidRPr="00FE1CEF" w:rsidDel="001456C9">
          <w:delText xml:space="preserve">more on the best practices introduced in </w:delText>
        </w:r>
        <w:r w:rsidR="003E5F24" w:rsidRPr="00FE1CEF" w:rsidDel="001456C9">
          <w:delText>the best practice</w:delText>
        </w:r>
        <w:r w:rsidRPr="00FE1CEF" w:rsidDel="001456C9">
          <w:delText xml:space="preserve"> </w:delText>
        </w:r>
        <w:r w:rsidR="003E5F24" w:rsidRPr="00FE1CEF" w:rsidDel="001456C9">
          <w:delText>report</w:delText>
        </w:r>
        <w:r w:rsidRPr="00FE1CEF" w:rsidDel="001456C9">
          <w:delText>.</w:delText>
        </w:r>
      </w:del>
    </w:p>
    <w:p w14:paraId="3D1A3F2E" w14:textId="77777777" w:rsidR="001456C9" w:rsidRPr="00FE1CEF" w:rsidRDefault="009974A6" w:rsidP="001456C9">
      <w:pPr>
        <w:pStyle w:val="ListParagraph1"/>
        <w:spacing w:before="240"/>
        <w:ind w:left="0"/>
        <w:contextualSpacing w:val="0"/>
        <w:rPr>
          <w:ins w:id="653" w:author="Miguel Ferreira" w:date="2018-12-17T15:01:00Z"/>
        </w:rPr>
      </w:pPr>
      <w:r w:rsidRPr="00FE1CEF">
        <w:rPr>
          <w:rPrChange w:id="654" w:author="Miguel Ferreira" w:date="2018-12-17T15:01:00Z">
            <w:rPr>
              <w:b/>
            </w:rPr>
          </w:rPrChange>
        </w:rPr>
        <w:t>e-SENS</w:t>
      </w:r>
      <w:r w:rsidRPr="00FE1CEF">
        <w:t xml:space="preserve"> (Electronic Simple European Networked Services) project, </w:t>
      </w:r>
      <w:hyperlink r:id="rId24" w:history="1">
        <w:r w:rsidRPr="00FE1CEF">
          <w:rPr>
            <w:rStyle w:val="Hyperlink"/>
          </w:rPr>
          <w:t>http://www.esens.eu/</w:t>
        </w:r>
      </w:hyperlink>
      <w:r w:rsidRPr="00FE1CEF">
        <w:t xml:space="preserve">  </w:t>
      </w:r>
    </w:p>
    <w:p w14:paraId="4D66E4BC" w14:textId="1AC971AA" w:rsidR="001456C9" w:rsidRPr="00F65186" w:rsidRDefault="001456C9" w:rsidP="001456C9">
      <w:pPr>
        <w:pStyle w:val="ListParagraph1"/>
        <w:spacing w:before="240"/>
        <w:ind w:left="0"/>
        <w:contextualSpacing w:val="0"/>
        <w:rPr>
          <w:ins w:id="655" w:author="Miguel Ferreira" w:date="2018-12-17T15:01:00Z"/>
        </w:rPr>
        <w:pPrChange w:id="656" w:author="Miguel Ferreira" w:date="2018-12-17T15:01:00Z">
          <w:pPr>
            <w:pStyle w:val="ListParagraph1"/>
            <w:spacing w:before="240"/>
            <w:ind w:left="714"/>
            <w:contextualSpacing w:val="0"/>
          </w:pPr>
        </w:pPrChange>
      </w:pPr>
      <w:ins w:id="657" w:author="Miguel Ferreira" w:date="2018-12-17T15:01:00Z">
        <w:r w:rsidRPr="001456C9">
          <w:t>E-ARK</w:t>
        </w:r>
        <w:r w:rsidRPr="001456C9">
          <w:rPr>
            <w:rPrChange w:id="658" w:author="Miguel Ferreira" w:date="2018-12-17T15:01:00Z">
              <w:rPr>
                <w:b/>
              </w:rPr>
            </w:rPrChange>
          </w:rPr>
          <w:t xml:space="preserve"> Deliverable D3.2</w:t>
        </w:r>
        <w:r w:rsidRPr="001456C9">
          <w:t xml:space="preserve">  - SI</w:t>
        </w:r>
        <w:r w:rsidRPr="00F65186">
          <w:t xml:space="preserve">P Draft Specification, 2015, </w:t>
        </w:r>
        <w:r w:rsidRPr="00F65186">
          <w:rPr>
            <w:rStyle w:val="Hyperlink"/>
          </w:rPr>
          <w:fldChar w:fldCharType="begin"/>
        </w:r>
        <w:r w:rsidRPr="00F65186">
          <w:rPr>
            <w:rStyle w:val="Hyperlink"/>
          </w:rPr>
          <w:instrText xml:space="preserve"> HYPERLINK "http://eark-project.com/resources/project-deliverables/17-d32-e-ark-sip-draft-specification" </w:instrText>
        </w:r>
        <w:r w:rsidRPr="00F65186">
          <w:rPr>
            <w:rStyle w:val="Hyperlink"/>
          </w:rPr>
          <w:fldChar w:fldCharType="separate"/>
        </w:r>
        <w:r w:rsidRPr="00F65186">
          <w:rPr>
            <w:rStyle w:val="Hyperlink"/>
          </w:rPr>
          <w:t>http://eark-project.com/resources/project-deliverables/17-d32-e-ark-sip-draft-specification</w:t>
        </w:r>
        <w:r w:rsidRPr="00F65186">
          <w:rPr>
            <w:rStyle w:val="Hyperlink"/>
          </w:rPr>
          <w:fldChar w:fldCharType="end"/>
        </w:r>
        <w:r w:rsidRPr="00F65186">
          <w:t xml:space="preserve"> and D3.3  E-ARK SIP Pilot Specification, 2016, </w:t>
        </w:r>
        <w:r w:rsidRPr="00F65186">
          <w:rPr>
            <w:rStyle w:val="Hyperlink"/>
          </w:rPr>
          <w:fldChar w:fldCharType="begin"/>
        </w:r>
        <w:r w:rsidRPr="00F65186">
          <w:rPr>
            <w:rStyle w:val="Hyperlink"/>
          </w:rPr>
          <w:instrText xml:space="preserve"> HYPERLINK "http://eark-project.com/resources/project-deliverables/51-d33pilotspec" </w:instrText>
        </w:r>
        <w:r w:rsidRPr="00F65186">
          <w:rPr>
            <w:rStyle w:val="Hyperlink"/>
          </w:rPr>
          <w:fldChar w:fldCharType="separate"/>
        </w:r>
        <w:r w:rsidRPr="00F65186">
          <w:rPr>
            <w:rStyle w:val="Hyperlink"/>
          </w:rPr>
          <w:t>http://eark-project.com/resources/project-deliverables/51-d33pilotspec</w:t>
        </w:r>
        <w:r w:rsidRPr="00F65186">
          <w:rPr>
            <w:rStyle w:val="Hyperlink"/>
          </w:rPr>
          <w:fldChar w:fldCharType="end"/>
        </w:r>
        <w:r w:rsidRPr="00F65186">
          <w:t xml:space="preserve"> </w:t>
        </w:r>
      </w:ins>
    </w:p>
    <w:p w14:paraId="54DD36BB" w14:textId="7F61E226" w:rsidR="001456C9" w:rsidRPr="00F65186" w:rsidRDefault="001456C9" w:rsidP="001456C9">
      <w:pPr>
        <w:pStyle w:val="ListParagraph1"/>
        <w:spacing w:before="240"/>
        <w:ind w:left="0"/>
        <w:contextualSpacing w:val="0"/>
        <w:pPrChange w:id="659" w:author="Miguel Ferreira" w:date="2018-12-17T15:00:00Z">
          <w:pPr>
            <w:pStyle w:val="ListParagraph1"/>
            <w:numPr>
              <w:numId w:val="1"/>
            </w:numPr>
            <w:spacing w:before="240"/>
            <w:ind w:left="714" w:hanging="357"/>
            <w:contextualSpacing w:val="0"/>
          </w:pPr>
        </w:pPrChange>
      </w:pPr>
      <w:ins w:id="660" w:author="Miguel Ferreira" w:date="2018-12-17T15:01:00Z">
        <w:r w:rsidRPr="00F65186">
          <w:br w:type="page"/>
        </w:r>
      </w:ins>
    </w:p>
    <w:p w14:paraId="349CD115" w14:textId="4F9FC228" w:rsidR="00FA3C5C" w:rsidRPr="00F65186" w:rsidDel="001456C9" w:rsidRDefault="00FA3C5C" w:rsidP="00FA3C5C">
      <w:pPr>
        <w:pStyle w:val="ListParagraph1"/>
        <w:spacing w:before="240"/>
        <w:ind w:left="714"/>
        <w:contextualSpacing w:val="0"/>
        <w:rPr>
          <w:del w:id="661" w:author="Miguel Ferreira" w:date="2018-12-17T15:01:00Z"/>
        </w:rPr>
      </w:pPr>
      <w:del w:id="662" w:author="Miguel Ferreira" w:date="2018-12-17T15:00:00Z">
        <w:r w:rsidRPr="00F65186" w:rsidDel="001456C9">
          <w:lastRenderedPageBreak/>
          <w:delText xml:space="preserve">We have investigated the e-Delivery and e-Documents related work in e-SENS and made sure that our work is </w:delText>
        </w:r>
        <w:r w:rsidR="000F43F7" w:rsidRPr="00F65186" w:rsidDel="001456C9">
          <w:delText xml:space="preserve">neither </w:delText>
        </w:r>
        <w:r w:rsidRPr="00F65186" w:rsidDel="001456C9">
          <w:delText xml:space="preserve">duplicating </w:delText>
        </w:r>
        <w:r w:rsidR="005569DC" w:rsidRPr="00F65186" w:rsidDel="001456C9">
          <w:delText xml:space="preserve">the work done there </w:delText>
        </w:r>
        <w:r w:rsidR="000F43F7" w:rsidRPr="00F65186" w:rsidDel="001456C9">
          <w:delText>n</w:delText>
        </w:r>
        <w:r w:rsidRPr="00F65186" w:rsidDel="001456C9">
          <w:delText>or producing any conflicts between deliverables.</w:delText>
        </w:r>
      </w:del>
    </w:p>
    <w:p w14:paraId="7F0DEC04" w14:textId="0AD32D2B" w:rsidR="009974A6" w:rsidRPr="00F65186" w:rsidDel="001456C9" w:rsidRDefault="009974A6" w:rsidP="001456C9">
      <w:pPr>
        <w:pStyle w:val="ListParagraph1"/>
        <w:spacing w:before="240"/>
        <w:ind w:left="714"/>
        <w:contextualSpacing w:val="0"/>
        <w:rPr>
          <w:del w:id="663" w:author="Miguel Ferreira" w:date="2018-12-17T15:01:00Z"/>
        </w:rPr>
        <w:pPrChange w:id="664" w:author="Miguel Ferreira" w:date="2018-12-17T15:01:00Z">
          <w:pPr>
            <w:pStyle w:val="ListParagraph1"/>
            <w:numPr>
              <w:numId w:val="1"/>
            </w:numPr>
            <w:ind w:hanging="360"/>
          </w:pPr>
        </w:pPrChange>
      </w:pPr>
      <w:del w:id="665" w:author="Miguel Ferreira" w:date="2018-12-17T15:01:00Z">
        <w:r w:rsidRPr="00F65186" w:rsidDel="001456C9">
          <w:rPr>
            <w:b/>
          </w:rPr>
          <w:delText>Deliverable</w:delText>
        </w:r>
        <w:r w:rsidR="005D33C4" w:rsidRPr="00F65186" w:rsidDel="001456C9">
          <w:rPr>
            <w:b/>
          </w:rPr>
          <w:delText>s</w:delText>
        </w:r>
        <w:r w:rsidRPr="00F65186" w:rsidDel="001456C9">
          <w:rPr>
            <w:b/>
          </w:rPr>
          <w:delText xml:space="preserve"> D3.2</w:delText>
        </w:r>
        <w:r w:rsidRPr="00F65186" w:rsidDel="001456C9">
          <w:delText xml:space="preserve">  E-ARK SIP Draft Specification, 2015, </w:delText>
        </w:r>
        <w:r w:rsidR="00581988" w:rsidRPr="00F65186" w:rsidDel="001456C9">
          <w:rPr>
            <w:rStyle w:val="Hyperlink"/>
          </w:rPr>
          <w:fldChar w:fldCharType="begin"/>
        </w:r>
        <w:r w:rsidR="00581988" w:rsidRPr="00F65186" w:rsidDel="001456C9">
          <w:rPr>
            <w:rStyle w:val="Hyperlink"/>
          </w:rPr>
          <w:delInstrText xml:space="preserve"> HYPERLINK "http://eark-project.com/resources/project-deliverables/17-d32-e-ark-sip-draft-specification" </w:delInstrText>
        </w:r>
        <w:r w:rsidR="00581988" w:rsidRPr="00F65186" w:rsidDel="001456C9">
          <w:rPr>
            <w:rStyle w:val="Hyperlink"/>
          </w:rPr>
          <w:fldChar w:fldCharType="separate"/>
        </w:r>
        <w:r w:rsidRPr="00F65186" w:rsidDel="001456C9">
          <w:rPr>
            <w:rStyle w:val="Hyperlink"/>
          </w:rPr>
          <w:delText>http://eark-project.com/resources/project-deliverables/17-d32-e-ark-sip-draft-specification</w:delText>
        </w:r>
        <w:r w:rsidR="00581988" w:rsidRPr="00F65186" w:rsidDel="001456C9">
          <w:rPr>
            <w:rStyle w:val="Hyperlink"/>
          </w:rPr>
          <w:fldChar w:fldCharType="end"/>
        </w:r>
        <w:r w:rsidRPr="00F65186" w:rsidDel="001456C9">
          <w:delText xml:space="preserve"> </w:delText>
        </w:r>
        <w:r w:rsidR="005D33C4" w:rsidRPr="00F65186" w:rsidDel="001456C9">
          <w:delText xml:space="preserve">and D3.3  E-ARK SIP Pilot Specification, 2016, </w:delText>
        </w:r>
        <w:r w:rsidR="00581988" w:rsidRPr="00F65186" w:rsidDel="001456C9">
          <w:rPr>
            <w:rStyle w:val="Hyperlink"/>
          </w:rPr>
          <w:fldChar w:fldCharType="begin"/>
        </w:r>
        <w:r w:rsidR="00581988" w:rsidRPr="00F65186" w:rsidDel="001456C9">
          <w:rPr>
            <w:rStyle w:val="Hyperlink"/>
          </w:rPr>
          <w:delInstrText xml:space="preserve"> HYPERLINK "http://eark-project.com/resources/project-deliverables/51-d33pilotspec" </w:delInstrText>
        </w:r>
        <w:r w:rsidR="00581988" w:rsidRPr="00F65186" w:rsidDel="001456C9">
          <w:rPr>
            <w:rStyle w:val="Hyperlink"/>
          </w:rPr>
          <w:fldChar w:fldCharType="separate"/>
        </w:r>
        <w:r w:rsidR="005D33C4" w:rsidRPr="00F65186" w:rsidDel="001456C9">
          <w:rPr>
            <w:rStyle w:val="Hyperlink"/>
          </w:rPr>
          <w:delText>http://eark-project.com/resources/project-deliverables/51-d33pilotspec</w:delText>
        </w:r>
        <w:r w:rsidR="00581988" w:rsidRPr="00F65186" w:rsidDel="001456C9">
          <w:rPr>
            <w:rStyle w:val="Hyperlink"/>
          </w:rPr>
          <w:fldChar w:fldCharType="end"/>
        </w:r>
        <w:r w:rsidR="005D33C4" w:rsidRPr="00F65186" w:rsidDel="001456C9">
          <w:delText xml:space="preserve"> </w:delText>
        </w:r>
      </w:del>
    </w:p>
    <w:p w14:paraId="54244A0A" w14:textId="627888F6" w:rsidR="00F91BEB" w:rsidRPr="00F65186" w:rsidRDefault="00E330BB" w:rsidP="00670A40">
      <w:pPr>
        <w:pStyle w:val="Heading1"/>
      </w:pPr>
      <w:bookmarkStart w:id="666" w:name="_Ref409565933"/>
      <w:bookmarkStart w:id="667" w:name="_Ref409568994"/>
      <w:del w:id="668" w:author="Miguel Ferreira" w:date="2018-12-17T15:01:00Z">
        <w:r w:rsidRPr="00F65186" w:rsidDel="001456C9">
          <w:br w:type="page"/>
        </w:r>
      </w:del>
      <w:bookmarkStart w:id="669" w:name="_Toc532820055"/>
      <w:r w:rsidR="00F91BEB" w:rsidRPr="00F65186">
        <w:t xml:space="preserve">GENERAL STRUCTURE </w:t>
      </w:r>
      <w:bookmarkEnd w:id="666"/>
      <w:r w:rsidR="00F91BEB" w:rsidRPr="00F65186">
        <w:t>AND DATA MODEL FOR SUBMISSION INFORMATION PACKAGES</w:t>
      </w:r>
      <w:bookmarkEnd w:id="667"/>
      <w:bookmarkEnd w:id="669"/>
      <w:r w:rsidR="00F91BEB" w:rsidRPr="00F65186">
        <w:t xml:space="preserve"> </w:t>
      </w:r>
    </w:p>
    <w:p w14:paraId="0F3953C0" w14:textId="77777777" w:rsidR="00F91BEB" w:rsidRPr="00F65186" w:rsidRDefault="00F91BEB" w:rsidP="00800542">
      <w:r w:rsidRPr="00F65186">
        <w:t>The SIP</w:t>
      </w:r>
      <w:r w:rsidR="00E330BB" w:rsidRPr="00F65186">
        <w:t xml:space="preserve"> </w:t>
      </w:r>
      <w:r w:rsidRPr="00F65186">
        <w:t xml:space="preserve">specification follows the general structure which is common for all information packages.  The SIP data model describes the package submitted to the archive, which consists of </w:t>
      </w:r>
      <w:r w:rsidR="008A4E5D" w:rsidRPr="00F65186">
        <w:t>representations (submitted data and metadata)</w:t>
      </w:r>
      <w:r w:rsidRPr="00F65186">
        <w:t xml:space="preserve"> and metadata as seen in </w:t>
      </w:r>
      <w:r w:rsidRPr="00F65186">
        <w:fldChar w:fldCharType="begin"/>
      </w:r>
      <w:r w:rsidRPr="00F65186">
        <w:instrText xml:space="preserve"> REF _Ref409887516 \h </w:instrText>
      </w:r>
      <w:r w:rsidRPr="00F65186">
        <w:fldChar w:fldCharType="separate"/>
      </w:r>
      <w:r w:rsidR="00AB4736" w:rsidRPr="00F65186">
        <w:t xml:space="preserve">Figure </w:t>
      </w:r>
      <w:r w:rsidR="00AB4736" w:rsidRPr="00F65186">
        <w:rPr>
          <w:noProof/>
        </w:rPr>
        <w:t>2</w:t>
      </w:r>
      <w:r w:rsidRPr="00F65186">
        <w:fldChar w:fldCharType="end"/>
      </w:r>
      <w:r w:rsidRPr="00F65186">
        <w:rPr>
          <w:rStyle w:val="FootnoteReference"/>
        </w:rPr>
        <w:footnoteReference w:id="13"/>
      </w:r>
      <w:r w:rsidR="00DA10E2" w:rsidRPr="00F65186">
        <w:t xml:space="preserve"> and </w:t>
      </w:r>
      <w:r w:rsidR="007113A7" w:rsidRPr="003E74F1">
        <w:t>mandated/required by</w:t>
      </w:r>
      <w:r w:rsidR="005C0FC4" w:rsidRPr="003E74F1">
        <w:t xml:space="preserve"> the</w:t>
      </w:r>
      <w:r w:rsidR="007113A7" w:rsidRPr="003E74F1">
        <w:t xml:space="preserve"> SIP, AIP and DIP formats</w:t>
      </w:r>
      <w:r w:rsidR="007113A7" w:rsidRPr="00F65186">
        <w:t>.</w:t>
      </w:r>
      <w:r w:rsidR="00DA10E2" w:rsidRPr="00F65186">
        <w:t xml:space="preserve"> </w:t>
      </w:r>
      <w:r w:rsidR="009E5251" w:rsidRPr="00F65186">
        <w:t xml:space="preserve"> </w:t>
      </w:r>
    </w:p>
    <w:p w14:paraId="254EB8BB" w14:textId="77777777" w:rsidR="00460FEA" w:rsidRPr="00F65186" w:rsidRDefault="00A431A8" w:rsidP="0068363F">
      <w:r w:rsidRPr="00F65186">
        <w:rPr>
          <w:noProof/>
        </w:rPr>
        <w:drawing>
          <wp:inline distT="0" distB="0" distL="0" distR="0" wp14:anchorId="51FB323B" wp14:editId="2CC2DC06">
            <wp:extent cx="5151120" cy="409384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1120" cy="4093845"/>
                    </a:xfrm>
                    <a:prstGeom prst="rect">
                      <a:avLst/>
                    </a:prstGeom>
                    <a:noFill/>
                  </pic:spPr>
                </pic:pic>
              </a:graphicData>
            </a:graphic>
          </wp:inline>
        </w:drawing>
      </w:r>
    </w:p>
    <w:p w14:paraId="58119874" w14:textId="01F20B07" w:rsidR="00A62A56" w:rsidRPr="00F65186" w:rsidRDefault="00F91BEB" w:rsidP="00A62A56">
      <w:pPr>
        <w:pStyle w:val="Caption"/>
        <w:ind w:left="1304" w:firstLine="1304"/>
        <w:jc w:val="left"/>
        <w:rPr>
          <w:lang w:val="en-GB"/>
        </w:rPr>
      </w:pPr>
      <w:bookmarkStart w:id="670" w:name="_Ref409887516"/>
      <w:bookmarkStart w:id="671" w:name="_Toc473623493"/>
      <w:r w:rsidRPr="00F65186">
        <w:rPr>
          <w:lang w:val="en-GB"/>
        </w:rPr>
        <w:t xml:space="preserve">Figure </w:t>
      </w:r>
      <w:r w:rsidRPr="00F65186">
        <w:rPr>
          <w:lang w:val="en-GB"/>
        </w:rPr>
        <w:fldChar w:fldCharType="begin"/>
      </w:r>
      <w:r w:rsidRPr="00F65186">
        <w:rPr>
          <w:lang w:val="en-GB"/>
        </w:rPr>
        <w:instrText xml:space="preserve"> SEQ Figure \* ARABIC </w:instrText>
      </w:r>
      <w:r w:rsidRPr="00F65186">
        <w:rPr>
          <w:lang w:val="en-GB"/>
        </w:rPr>
        <w:fldChar w:fldCharType="separate"/>
      </w:r>
      <w:ins w:id="672" w:author="Miguel Ferreira" w:date="2018-12-17T14:46:00Z">
        <w:r w:rsidR="009A4B40">
          <w:rPr>
            <w:noProof/>
            <w:lang w:val="en-GB"/>
          </w:rPr>
          <w:t>6</w:t>
        </w:r>
      </w:ins>
      <w:del w:id="673" w:author="Miguel Ferreira" w:date="2018-12-17T14:39:00Z">
        <w:r w:rsidR="00AB4736" w:rsidRPr="00F65186" w:rsidDel="00363AC8">
          <w:rPr>
            <w:noProof/>
            <w:lang w:val="en-GB"/>
          </w:rPr>
          <w:delText>2</w:delText>
        </w:r>
      </w:del>
      <w:r w:rsidRPr="00F65186">
        <w:rPr>
          <w:lang w:val="en-GB"/>
        </w:rPr>
        <w:fldChar w:fldCharType="end"/>
      </w:r>
      <w:bookmarkEnd w:id="670"/>
      <w:r w:rsidR="003E5F24" w:rsidRPr="00F65186">
        <w:rPr>
          <w:lang w:val="en-GB"/>
        </w:rPr>
        <w:t xml:space="preserve">: </w:t>
      </w:r>
      <w:r w:rsidRPr="00F65186">
        <w:rPr>
          <w:lang w:val="en-GB"/>
        </w:rPr>
        <w:t>SIP data model</w:t>
      </w:r>
      <w:bookmarkEnd w:id="671"/>
    </w:p>
    <w:p w14:paraId="36126EA9" w14:textId="532C59E9" w:rsidR="00851833" w:rsidRPr="00F65186" w:rsidRDefault="00FA11A3" w:rsidP="00851833">
      <w:r w:rsidRPr="00F65186">
        <w:t xml:space="preserve">As one SIP </w:t>
      </w:r>
      <w:del w:id="674" w:author="Miguel Ferreira" w:date="2018-12-17T15:02:00Z">
        <w:r w:rsidRPr="00F65186" w:rsidDel="00C5225D">
          <w:delText xml:space="preserve">can </w:delText>
        </w:r>
      </w:del>
      <w:ins w:id="675" w:author="Miguel Ferreira" w:date="2018-12-17T15:02:00Z">
        <w:r w:rsidR="00C5225D">
          <w:t>may</w:t>
        </w:r>
        <w:r w:rsidR="00C5225D" w:rsidRPr="00F65186">
          <w:t xml:space="preserve"> </w:t>
        </w:r>
      </w:ins>
      <w:r w:rsidRPr="00F65186">
        <w:t>contain more than one representation</w:t>
      </w:r>
      <w:r w:rsidRPr="00F65186">
        <w:rPr>
          <w:rStyle w:val="FootnoteReference"/>
        </w:rPr>
        <w:footnoteReference w:id="14"/>
      </w:r>
      <w:r w:rsidRPr="00F65186">
        <w:t xml:space="preserve"> </w:t>
      </w:r>
      <w:r w:rsidR="00B432B6" w:rsidRPr="00F65186">
        <w:t xml:space="preserve">of the same intellectual entity </w:t>
      </w:r>
      <w:r w:rsidRPr="00F65186">
        <w:t>then it is reasonable to separate different representations</w:t>
      </w:r>
      <w:r w:rsidR="00DA10E2" w:rsidRPr="00F65186">
        <w:t xml:space="preserve"> (e.g. Rep-001 and Rep-002 under Representations)</w:t>
      </w:r>
      <w:r w:rsidRPr="00F65186">
        <w:t>.</w:t>
      </w:r>
      <w:r w:rsidR="00DA10E2" w:rsidRPr="00F65186">
        <w:t xml:space="preserve"> This requires </w:t>
      </w:r>
      <w:r w:rsidR="00051730" w:rsidRPr="00F65186">
        <w:t>additional</w:t>
      </w:r>
      <w:r w:rsidR="00DA10E2" w:rsidRPr="00F65186">
        <w:t xml:space="preserve"> metadata about the SIP.</w:t>
      </w:r>
      <w:r w:rsidR="004D6A91" w:rsidRPr="00F65186">
        <w:t xml:space="preserve"> </w:t>
      </w:r>
      <w:r w:rsidR="005C0FC4" w:rsidRPr="00F65186">
        <w:t xml:space="preserve">If </w:t>
      </w:r>
      <w:r w:rsidR="004D6A91" w:rsidRPr="00F65186">
        <w:t xml:space="preserve">we store all metadata (even about </w:t>
      </w:r>
      <w:r w:rsidR="008A4E5D" w:rsidRPr="00F65186">
        <w:t>representations</w:t>
      </w:r>
      <w:r w:rsidR="004D6A91" w:rsidRPr="00F65186">
        <w:t xml:space="preserve">) at the IP level then we do not need to use the Metadata </w:t>
      </w:r>
      <w:r w:rsidR="005C0FC4" w:rsidRPr="00F65186">
        <w:t xml:space="preserve">folder </w:t>
      </w:r>
      <w:r w:rsidR="004D6A91" w:rsidRPr="00F65186">
        <w:t xml:space="preserve">at the representation level. </w:t>
      </w:r>
      <w:r w:rsidR="00051730" w:rsidRPr="00F65186">
        <w:t>In this case</w:t>
      </w:r>
      <w:r w:rsidR="004D6A91" w:rsidRPr="00F65186">
        <w:t xml:space="preserve">, the Metadata directory under representations is </w:t>
      </w:r>
      <w:r w:rsidR="00051730" w:rsidRPr="00F65186">
        <w:t xml:space="preserve">considered </w:t>
      </w:r>
      <w:r w:rsidR="004D6A91" w:rsidRPr="00F65186">
        <w:t>optional</w:t>
      </w:r>
      <w:r w:rsidR="00051730" w:rsidRPr="00F65186">
        <w:t>, as are</w:t>
      </w:r>
      <w:r w:rsidR="00851833" w:rsidRPr="00F65186">
        <w:t>:</w:t>
      </w:r>
    </w:p>
    <w:p w14:paraId="7C2C1F09" w14:textId="77777777" w:rsidR="00851833" w:rsidRPr="00F65186" w:rsidRDefault="00851833" w:rsidP="00851833">
      <w:pPr>
        <w:numPr>
          <w:ilvl w:val="0"/>
          <w:numId w:val="1"/>
        </w:numPr>
      </w:pPr>
      <w:r w:rsidRPr="00F65186">
        <w:lastRenderedPageBreak/>
        <w:t xml:space="preserve">Documentation </w:t>
      </w:r>
      <w:r w:rsidR="00051730" w:rsidRPr="00F65186">
        <w:t xml:space="preserve">folder </w:t>
      </w:r>
      <w:r w:rsidRPr="00F65186">
        <w:t xml:space="preserve">– </w:t>
      </w:r>
      <w:r w:rsidR="00051730" w:rsidRPr="00F65186">
        <w:t xml:space="preserve">for </w:t>
      </w:r>
      <w:r w:rsidRPr="00F65186">
        <w:t>including additional documents that explain the content or its use (e.g. user manual).</w:t>
      </w:r>
    </w:p>
    <w:p w14:paraId="43AF8DB6" w14:textId="77777777" w:rsidR="00F359D8" w:rsidRPr="00F65186" w:rsidRDefault="00851833" w:rsidP="007113A7">
      <w:pPr>
        <w:numPr>
          <w:ilvl w:val="0"/>
          <w:numId w:val="1"/>
        </w:numPr>
      </w:pPr>
      <w:r w:rsidRPr="00F65186">
        <w:t>Schemas</w:t>
      </w:r>
      <w:r w:rsidR="00051730" w:rsidRPr="00F65186">
        <w:t xml:space="preserve"> folder</w:t>
      </w:r>
      <w:r w:rsidRPr="00F65186">
        <w:t xml:space="preserve"> – </w:t>
      </w:r>
      <w:r w:rsidR="00051730" w:rsidRPr="00F65186">
        <w:t xml:space="preserve">for </w:t>
      </w:r>
      <w:r w:rsidR="007113A7" w:rsidRPr="00F65186">
        <w:t>adding schemas for the XML files in the data/metadata directly into the package</w:t>
      </w:r>
      <w:r w:rsidRPr="00F65186">
        <w:t>.</w:t>
      </w:r>
    </w:p>
    <w:p w14:paraId="40DC5942" w14:textId="77777777" w:rsidR="00F359D8" w:rsidRPr="00F65186" w:rsidRDefault="00975FBB" w:rsidP="00AE6543">
      <w:pPr>
        <w:rPr>
          <w:rStyle w:val="FootnoteReference"/>
          <w:vertAlign w:val="baseline"/>
        </w:rPr>
      </w:pPr>
      <w:r w:rsidRPr="00F65186">
        <w:t>A</w:t>
      </w:r>
      <w:r w:rsidR="00F359D8" w:rsidRPr="00F65186">
        <w:t>ccording to the Common Specification for Information Packages</w:t>
      </w:r>
      <w:r w:rsidR="005C5FCC" w:rsidRPr="00F65186">
        <w:t>,</w:t>
      </w:r>
      <w:r w:rsidR="00335751" w:rsidRPr="00F65186">
        <w:t xml:space="preserve"> </w:t>
      </w:r>
      <w:r w:rsidR="00F359D8" w:rsidRPr="00F65186">
        <w:t>the information package folder must include a mandatory core metadata file called ”METS.xml”, which includes core information needed to identify and describe the structure of the package itself and the rest of its components.</w:t>
      </w:r>
      <w:r w:rsidR="00F359D8" w:rsidRPr="00F65186">
        <w:rPr>
          <w:rStyle w:val="FootnoteReference"/>
        </w:rPr>
        <w:t xml:space="preserve"> </w:t>
      </w:r>
      <w:r w:rsidR="00F359D8" w:rsidRPr="00F65186">
        <w:rPr>
          <w:rStyle w:val="FootnoteReference"/>
          <w:vertAlign w:val="baseline"/>
        </w:rPr>
        <w:t xml:space="preserve">Therefore the minimal </w:t>
      </w:r>
      <w:r w:rsidR="009F07EA" w:rsidRPr="00F65186">
        <w:t xml:space="preserve">general </w:t>
      </w:r>
      <w:r w:rsidR="009F07EA" w:rsidRPr="00F65186">
        <w:rPr>
          <w:rStyle w:val="FootnoteReference"/>
          <w:vertAlign w:val="baseline"/>
        </w:rPr>
        <w:t>SIP</w:t>
      </w:r>
      <w:r w:rsidR="00F359D8" w:rsidRPr="00F65186">
        <w:t xml:space="preserve"> </w:t>
      </w:r>
      <w:r w:rsidR="00F359D8" w:rsidRPr="00F65186">
        <w:rPr>
          <w:rStyle w:val="FootnoteReference"/>
          <w:vertAlign w:val="baseline"/>
        </w:rPr>
        <w:t>structure is as follows (</w:t>
      </w:r>
      <w:r w:rsidR="00F359D8" w:rsidRPr="00F65186">
        <w:fldChar w:fldCharType="begin"/>
      </w:r>
      <w:r w:rsidR="00F359D8" w:rsidRPr="00F65186">
        <w:rPr>
          <w:rStyle w:val="FootnoteReference"/>
          <w:vertAlign w:val="baseline"/>
        </w:rPr>
        <w:instrText xml:space="preserve"> REF _Ref440959285 \h </w:instrText>
      </w:r>
      <w:r w:rsidR="00F359D8" w:rsidRPr="00F65186">
        <w:fldChar w:fldCharType="separate"/>
      </w:r>
      <w:r w:rsidR="00AB4736" w:rsidRPr="003E74F1">
        <w:t xml:space="preserve">Figure </w:t>
      </w:r>
      <w:r w:rsidR="00AB4736" w:rsidRPr="003E74F1">
        <w:rPr>
          <w:noProof/>
        </w:rPr>
        <w:t>3</w:t>
      </w:r>
      <w:r w:rsidR="00F359D8" w:rsidRPr="00F65186">
        <w:fldChar w:fldCharType="end"/>
      </w:r>
      <w:r w:rsidR="00F359D8" w:rsidRPr="00F65186">
        <w:rPr>
          <w:rStyle w:val="FootnoteReference"/>
          <w:vertAlign w:val="baseline"/>
        </w:rPr>
        <w:t>).</w:t>
      </w:r>
      <w:r w:rsidR="009F07EA" w:rsidRPr="00F65186">
        <w:t xml:space="preserve"> The name of a representation can be freely chosen.</w:t>
      </w:r>
    </w:p>
    <w:p w14:paraId="60590028" w14:textId="77777777" w:rsidR="00F359D8" w:rsidRPr="00F65186" w:rsidRDefault="00A431A8" w:rsidP="00F359D8">
      <w:pPr>
        <w:jc w:val="center"/>
        <w:rPr>
          <w:rStyle w:val="FootnoteReference"/>
          <w:vertAlign w:val="baseline"/>
        </w:rPr>
      </w:pPr>
      <w:r w:rsidRPr="003E74F1">
        <w:rPr>
          <w:noProof/>
        </w:rPr>
        <w:drawing>
          <wp:inline distT="0" distB="0" distL="0" distR="0" wp14:anchorId="4A7F9CCF" wp14:editId="1CAF87BE">
            <wp:extent cx="4076700" cy="2273300"/>
            <wp:effectExtent l="0" t="0" r="0"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6700" cy="2273300"/>
                    </a:xfrm>
                    <a:prstGeom prst="rect">
                      <a:avLst/>
                    </a:prstGeom>
                    <a:noFill/>
                    <a:ln>
                      <a:noFill/>
                    </a:ln>
                  </pic:spPr>
                </pic:pic>
              </a:graphicData>
            </a:graphic>
          </wp:inline>
        </w:drawing>
      </w:r>
    </w:p>
    <w:p w14:paraId="5167EDCD" w14:textId="77777777" w:rsidR="00F359D8" w:rsidRPr="00F65186" w:rsidRDefault="00A431A8" w:rsidP="0091339E">
      <w:pPr>
        <w:spacing w:after="240"/>
      </w:pPr>
      <w:r w:rsidRPr="003E74F1">
        <w:rPr>
          <w:noProof/>
        </w:rPr>
        <mc:AlternateContent>
          <mc:Choice Requires="wps">
            <w:drawing>
              <wp:anchor distT="0" distB="0" distL="114300" distR="114300" simplePos="0" relativeHeight="251655168" behindDoc="0" locked="0" layoutInCell="1" allowOverlap="1" wp14:anchorId="14F755FF" wp14:editId="6FAAE689">
                <wp:simplePos x="0" y="0"/>
                <wp:positionH relativeFrom="column">
                  <wp:posOffset>0</wp:posOffset>
                </wp:positionH>
                <wp:positionV relativeFrom="paragraph">
                  <wp:posOffset>99695</wp:posOffset>
                </wp:positionV>
                <wp:extent cx="5871845" cy="266700"/>
                <wp:effectExtent l="0" t="0" r="0" b="0"/>
                <wp:wrapNone/>
                <wp:docPr id="1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718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9EF98" w14:textId="354DA25F" w:rsidR="00E6244F" w:rsidRPr="00020602" w:rsidRDefault="00E6244F" w:rsidP="00F359D8">
                            <w:pPr>
                              <w:pStyle w:val="Caption"/>
                            </w:pPr>
                            <w:bookmarkStart w:id="676" w:name="_Ref440959285"/>
                            <w:bookmarkStart w:id="677" w:name="_Toc473623494"/>
                            <w:r>
                              <w:t xml:space="preserve">Figure </w:t>
                            </w:r>
                            <w:r>
                              <w:rPr>
                                <w:noProof/>
                              </w:rPr>
                              <w:fldChar w:fldCharType="begin"/>
                            </w:r>
                            <w:r>
                              <w:rPr>
                                <w:noProof/>
                              </w:rPr>
                              <w:instrText xml:space="preserve"> SEQ Figure \* ARABIC </w:instrText>
                            </w:r>
                            <w:r>
                              <w:rPr>
                                <w:noProof/>
                              </w:rPr>
                              <w:fldChar w:fldCharType="separate"/>
                            </w:r>
                            <w:ins w:id="678" w:author="Miguel Ferreira" w:date="2018-12-17T14:46:00Z">
                              <w:r>
                                <w:rPr>
                                  <w:noProof/>
                                </w:rPr>
                                <w:t>7</w:t>
                              </w:r>
                            </w:ins>
                            <w:del w:id="679" w:author="Miguel Ferreira" w:date="2018-12-17T14:39:00Z">
                              <w:r w:rsidDel="00363AC8">
                                <w:rPr>
                                  <w:noProof/>
                                </w:rPr>
                                <w:delText>3</w:delText>
                              </w:r>
                            </w:del>
                            <w:r>
                              <w:rPr>
                                <w:noProof/>
                              </w:rPr>
                              <w:fldChar w:fldCharType="end"/>
                            </w:r>
                            <w:bookmarkEnd w:id="676"/>
                            <w:r>
                              <w:t>: Minimal SIP structure</w:t>
                            </w:r>
                            <w:bookmarkEnd w:id="67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F755FF" id="Text Box 132" o:spid="_x0000_s1029" type="#_x0000_t202" style="position:absolute;left:0;text-align:left;margin-left:0;margin-top:7.85pt;width:462.3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" stroked="f">
                <v:path arrowok="t"/>
                <v:textbox style="mso-fit-shape-to-text:t" inset="0,0,0,0">
                  <w:txbxContent>
                    <w:p w14:paraId="48B9EF98" w14:textId="354DA25F" w:rsidR="00E6244F" w:rsidRPr="00020602" w:rsidRDefault="00E6244F" w:rsidP="00F359D8">
                      <w:pPr>
                        <w:pStyle w:val="Caption"/>
                      </w:pPr>
                      <w:bookmarkStart w:id="680" w:name="_Ref440959285"/>
                      <w:bookmarkStart w:id="681" w:name="_Toc473623494"/>
                      <w:r>
                        <w:t xml:space="preserve">Figure </w:t>
                      </w:r>
                      <w:r>
                        <w:rPr>
                          <w:noProof/>
                        </w:rPr>
                        <w:fldChar w:fldCharType="begin"/>
                      </w:r>
                      <w:r>
                        <w:rPr>
                          <w:noProof/>
                        </w:rPr>
                        <w:instrText xml:space="preserve"> SEQ Figure \* ARABIC </w:instrText>
                      </w:r>
                      <w:r>
                        <w:rPr>
                          <w:noProof/>
                        </w:rPr>
                        <w:fldChar w:fldCharType="separate"/>
                      </w:r>
                      <w:ins w:id="682" w:author="Miguel Ferreira" w:date="2018-12-17T14:46:00Z">
                        <w:r>
                          <w:rPr>
                            <w:noProof/>
                          </w:rPr>
                          <w:t>7</w:t>
                        </w:r>
                      </w:ins>
                      <w:del w:id="683" w:author="Miguel Ferreira" w:date="2018-12-17T14:39:00Z">
                        <w:r w:rsidDel="00363AC8">
                          <w:rPr>
                            <w:noProof/>
                          </w:rPr>
                          <w:delText>3</w:delText>
                        </w:r>
                      </w:del>
                      <w:r>
                        <w:rPr>
                          <w:noProof/>
                        </w:rPr>
                        <w:fldChar w:fldCharType="end"/>
                      </w:r>
                      <w:bookmarkEnd w:id="680"/>
                      <w:r>
                        <w:t>: Minimal SIP structure</w:t>
                      </w:r>
                      <w:bookmarkEnd w:id="681"/>
                    </w:p>
                  </w:txbxContent>
                </v:textbox>
              </v:shape>
            </w:pict>
          </mc:Fallback>
        </mc:AlternateContent>
      </w:r>
    </w:p>
    <w:p w14:paraId="1B1AA133" w14:textId="77777777" w:rsidR="00335751" w:rsidRPr="00F65186" w:rsidRDefault="00335751" w:rsidP="00AE6543">
      <w:r w:rsidRPr="00F65186">
        <w:t xml:space="preserve">If needed, a METS.xml file can be present under representations as well to </w:t>
      </w:r>
      <w:r w:rsidR="005C0FC4" w:rsidRPr="00F65186">
        <w:t xml:space="preserve">handle </w:t>
      </w:r>
      <w:r w:rsidRPr="00F65186">
        <w:t>scalability issues</w:t>
      </w:r>
      <w:r w:rsidR="005C0FC4" w:rsidRPr="00F65186">
        <w:t>.</w:t>
      </w:r>
      <w:r w:rsidRPr="00F65186">
        <w:t xml:space="preserve"> </w:t>
      </w:r>
      <w:r w:rsidR="005C0FC4" w:rsidRPr="00F65186">
        <w:t>This proposed extended IP structure using divided METS files, is</w:t>
      </w:r>
      <w:r w:rsidR="005C0FC4" w:rsidRPr="00F65186" w:rsidDel="005C0FC4">
        <w:t xml:space="preserve"> </w:t>
      </w:r>
      <w:r w:rsidRPr="00F65186">
        <w:t>introduced in the Common Specification for Information Packages</w:t>
      </w:r>
      <w:r w:rsidR="0074087D" w:rsidRPr="00F65186">
        <w:t xml:space="preserve"> and in deliverable D4.3 E-ARK AIP pilot specification</w:t>
      </w:r>
      <w:r w:rsidR="0074087D" w:rsidRPr="00F65186">
        <w:rPr>
          <w:rStyle w:val="FootnoteReference"/>
        </w:rPr>
        <w:footnoteReference w:id="15"/>
      </w:r>
      <w:r w:rsidR="0074087D" w:rsidRPr="00F65186">
        <w:t xml:space="preserve"> </w:t>
      </w:r>
      <w:r w:rsidR="005C0FC4" w:rsidRPr="00F65186">
        <w:t xml:space="preserve">to more easily manage the </w:t>
      </w:r>
      <w:r w:rsidR="0074087D" w:rsidRPr="00F65186">
        <w:t xml:space="preserve">splitting </w:t>
      </w:r>
      <w:r w:rsidR="005C0FC4" w:rsidRPr="00F65186">
        <w:t xml:space="preserve">of large </w:t>
      </w:r>
      <w:r w:rsidR="0074087D" w:rsidRPr="00F65186">
        <w:t xml:space="preserve">packages </w:t>
      </w:r>
      <w:r w:rsidR="005C0FC4" w:rsidRPr="00F65186">
        <w:t>using a divided METS structure</w:t>
      </w:r>
      <w:r w:rsidR="0074087D" w:rsidRPr="00F65186">
        <w:t>.</w:t>
      </w:r>
    </w:p>
    <w:p w14:paraId="67A6DF31" w14:textId="77777777" w:rsidR="004A7C2E" w:rsidRPr="00F65186" w:rsidRDefault="00CE1D21" w:rsidP="00DA10E2">
      <w:r w:rsidRPr="00F65186">
        <w:t xml:space="preserve">The </w:t>
      </w:r>
      <w:r w:rsidR="007113A7" w:rsidRPr="00F65186">
        <w:t>detailed</w:t>
      </w:r>
      <w:r w:rsidR="00DA10E2" w:rsidRPr="00F65186">
        <w:t xml:space="preserve"> </w:t>
      </w:r>
      <w:r w:rsidR="00702BA9" w:rsidRPr="00F65186">
        <w:t xml:space="preserve">folder structure </w:t>
      </w:r>
      <w:r w:rsidRPr="00F65186">
        <w:t xml:space="preserve">of a SIP </w:t>
      </w:r>
      <w:r w:rsidR="00702BA9" w:rsidRPr="00F65186">
        <w:t>will also be present and agreed upon in the submission agreement</w:t>
      </w:r>
      <w:r w:rsidR="00F34EA4" w:rsidRPr="00F65186">
        <w:t xml:space="preserve"> (page </w:t>
      </w:r>
      <w:r w:rsidR="00F34EA4" w:rsidRPr="00F65186">
        <w:fldChar w:fldCharType="begin"/>
      </w:r>
      <w:r w:rsidR="00F34EA4" w:rsidRPr="00F65186">
        <w:instrText xml:space="preserve"> PAGEREF _Ref436985385 \h </w:instrText>
      </w:r>
      <w:r w:rsidR="00F34EA4" w:rsidRPr="00F65186">
        <w:fldChar w:fldCharType="separate"/>
      </w:r>
      <w:r w:rsidR="00AB4736" w:rsidRPr="00F65186">
        <w:rPr>
          <w:noProof/>
        </w:rPr>
        <w:t>41</w:t>
      </w:r>
      <w:r w:rsidR="00F34EA4" w:rsidRPr="00F65186">
        <w:fldChar w:fldCharType="end"/>
      </w:r>
      <w:r w:rsidR="00F34EA4" w:rsidRPr="00F65186">
        <w:t>)</w:t>
      </w:r>
      <w:r w:rsidRPr="00F65186">
        <w:t xml:space="preserve"> by indicating the data model</w:t>
      </w:r>
      <w:r w:rsidR="00335751" w:rsidRPr="00F65186">
        <w:t xml:space="preserve"> for the submission</w:t>
      </w:r>
      <w:r w:rsidR="00702BA9" w:rsidRPr="00F65186">
        <w:t xml:space="preserve">. </w:t>
      </w:r>
      <w:proofErr w:type="gramStart"/>
      <w:r w:rsidR="00BC32FC" w:rsidRPr="00F65186">
        <w:t>Also</w:t>
      </w:r>
      <w:proofErr w:type="gramEnd"/>
      <w:r w:rsidR="00BC32FC" w:rsidRPr="00F65186">
        <w:t xml:space="preserve"> t</w:t>
      </w:r>
      <w:r w:rsidR="000E0DE0" w:rsidRPr="00F65186">
        <w:t>he details of the internal structure of the data and metadata folders can be further specified in submission agreements.</w:t>
      </w:r>
    </w:p>
    <w:p w14:paraId="07CD4773" w14:textId="77777777" w:rsidR="001B3564" w:rsidRPr="00F65186" w:rsidRDefault="004A7C2E" w:rsidP="00BC32FC">
      <w:r w:rsidRPr="00F65186">
        <w:t xml:space="preserve">The metadata model for the SIP will be multi-layered by starting from general common </w:t>
      </w:r>
      <w:r w:rsidR="00AE1E36" w:rsidRPr="00F65186">
        <w:t xml:space="preserve">metadata </w:t>
      </w:r>
      <w:r w:rsidRPr="00F65186">
        <w:t xml:space="preserve">elements and finishing </w:t>
      </w:r>
      <w:r w:rsidR="000E0DE0" w:rsidRPr="00F65186">
        <w:t>with</w:t>
      </w:r>
      <w:r w:rsidRPr="00F65186">
        <w:t xml:space="preserve"> optional local elements</w:t>
      </w:r>
      <w:r w:rsidR="00BF4162" w:rsidRPr="00F65186">
        <w:t xml:space="preserve"> as explained previously</w:t>
      </w:r>
      <w:r w:rsidR="00BC32FC" w:rsidRPr="00F65186">
        <w:t>.</w:t>
      </w:r>
      <w:r w:rsidR="00337ED4" w:rsidRPr="00F65186">
        <w:rPr>
          <w:rStyle w:val="FootnoteReference"/>
        </w:rPr>
        <w:footnoteReference w:id="16"/>
      </w:r>
      <w:r w:rsidRPr="00F65186">
        <w:t xml:space="preserve"> </w:t>
      </w:r>
    </w:p>
    <w:p w14:paraId="693AC8C9" w14:textId="77777777" w:rsidR="00594421" w:rsidRPr="00F65186" w:rsidRDefault="00594421" w:rsidP="00511FF2">
      <w:pPr>
        <w:pStyle w:val="ListParagraph1"/>
        <w:spacing w:line="360" w:lineRule="auto"/>
        <w:ind w:left="0"/>
        <w:rPr>
          <w:b/>
          <w:sz w:val="32"/>
          <w:szCs w:val="32"/>
        </w:rPr>
      </w:pPr>
    </w:p>
    <w:p w14:paraId="0F35C833" w14:textId="15929F69" w:rsidR="00F91BEB" w:rsidRPr="00F65186" w:rsidRDefault="00167721" w:rsidP="00670A40">
      <w:pPr>
        <w:pStyle w:val="Heading1"/>
      </w:pPr>
      <w:bookmarkStart w:id="684" w:name="_Ref410307342"/>
      <w:r w:rsidRPr="00F65186">
        <w:br w:type="page"/>
      </w:r>
      <w:bookmarkStart w:id="685" w:name="_Toc532820056"/>
      <w:del w:id="686" w:author="Miguel Ferreira" w:date="2018-12-17T15:03:00Z">
        <w:r w:rsidR="00B62A4F" w:rsidRPr="00F65186" w:rsidDel="00C5225D">
          <w:lastRenderedPageBreak/>
          <w:delText>G</w:delText>
        </w:r>
        <w:r w:rsidR="009E2D9A" w:rsidRPr="00F65186" w:rsidDel="00C5225D">
          <w:delText>ENERAL</w:delText>
        </w:r>
      </w:del>
      <w:r w:rsidR="00B62A4F" w:rsidRPr="00F65186">
        <w:t xml:space="preserve"> </w:t>
      </w:r>
      <w:del w:id="687" w:author="Miguel Ferreira" w:date="2018-12-17T15:03:00Z">
        <w:r w:rsidR="00F91BEB" w:rsidRPr="00F65186" w:rsidDel="00C5225D">
          <w:delText xml:space="preserve">SIP </w:delText>
        </w:r>
      </w:del>
      <w:r w:rsidR="00F91BEB" w:rsidRPr="00F65186">
        <w:t>M</w:t>
      </w:r>
      <w:bookmarkEnd w:id="684"/>
      <w:r w:rsidR="009E2D9A" w:rsidRPr="00F65186">
        <w:t>ETADATA</w:t>
      </w:r>
      <w:bookmarkEnd w:id="685"/>
      <w:r w:rsidR="00F91BEB" w:rsidRPr="00F65186">
        <w:t xml:space="preserve"> </w:t>
      </w:r>
    </w:p>
    <w:p w14:paraId="1D4E05B3" w14:textId="559B3546" w:rsidR="00F91BEB" w:rsidRPr="00F65186" w:rsidRDefault="00B62A4F" w:rsidP="00C5225D">
      <w:pPr>
        <w:pPrChange w:id="688" w:author="Miguel Ferreira" w:date="2018-12-17T15:03:00Z">
          <w:pPr>
            <w:ind w:left="360"/>
          </w:pPr>
        </w:pPrChange>
      </w:pPr>
      <w:r w:rsidRPr="00F65186">
        <w:t xml:space="preserve">The </w:t>
      </w:r>
      <w:del w:id="689" w:author="Miguel Ferreira" w:date="2018-12-17T15:03:00Z">
        <w:r w:rsidRPr="00F65186" w:rsidDel="00C5225D">
          <w:delText xml:space="preserve">general SIP </w:delText>
        </w:r>
      </w:del>
      <w:r w:rsidRPr="00F65186">
        <w:t xml:space="preserve">metadata </w:t>
      </w:r>
      <w:ins w:id="690" w:author="Miguel Ferreira" w:date="2018-12-17T15:03:00Z">
        <w:r w:rsidR="00C5225D">
          <w:t xml:space="preserve">included in the SIP </w:t>
        </w:r>
      </w:ins>
      <w:r w:rsidRPr="00F65186">
        <w:t>is based on the METS standard and presented as a profile.</w:t>
      </w:r>
      <w:r w:rsidR="00EF64CC" w:rsidRPr="00F65186">
        <w:t xml:space="preserve"> </w:t>
      </w:r>
      <w:r w:rsidRPr="00F65186">
        <w:t>METS p</w:t>
      </w:r>
      <w:r w:rsidR="00F91BEB" w:rsidRPr="00F65186">
        <w:t xml:space="preserve">rofiles are intended to describe a class of METS documents in sufficient detail to provide both document authors and programmers with the guidance they </w:t>
      </w:r>
      <w:r w:rsidR="00DE3E3A" w:rsidRPr="00F65186">
        <w:t xml:space="preserve">need </w:t>
      </w:r>
      <w:r w:rsidR="00F91BEB" w:rsidRPr="00F65186">
        <w:t>to create and process METS documents conforming to a particular profile.</w:t>
      </w:r>
      <w:r w:rsidR="00F91BEB" w:rsidRPr="00F65186">
        <w:rPr>
          <w:rStyle w:val="FootnoteReference"/>
        </w:rPr>
        <w:footnoteReference w:id="17"/>
      </w:r>
      <w:r w:rsidR="00F91BEB" w:rsidRPr="00F65186">
        <w:t xml:space="preserve"> </w:t>
      </w:r>
    </w:p>
    <w:p w14:paraId="553D6E35" w14:textId="77777777" w:rsidR="00F91BEB" w:rsidRPr="003E74F1" w:rsidRDefault="00F91BEB" w:rsidP="00C5225D">
      <w:pPr>
        <w:pPrChange w:id="691" w:author="Miguel Ferreira" w:date="2018-12-17T15:03:00Z">
          <w:pPr>
            <w:ind w:left="360"/>
          </w:pPr>
        </w:pPrChange>
      </w:pPr>
      <w:r w:rsidRPr="003E74F1">
        <w:t>Creating a METS profile requires a good understanding of the METS Profile components. An overview of these components can be found in the METS online documentation</w:t>
      </w:r>
      <w:r w:rsidRPr="00C5225D">
        <w:rPr>
          <w:rPrChange w:id="692" w:author="Miguel Ferreira" w:date="2018-12-17T15:03:00Z">
            <w:rPr>
              <w:rStyle w:val="FootnoteReference"/>
              <w:lang w:val="en-GB"/>
            </w:rPr>
          </w:rPrChange>
        </w:rPr>
        <w:footnoteReference w:id="18"/>
      </w:r>
      <w:r w:rsidRPr="003E74F1">
        <w:t xml:space="preserve"> and in </w:t>
      </w:r>
      <w:r w:rsidR="00A9332D" w:rsidRPr="003E74F1">
        <w:t xml:space="preserve">Appendix D on page 44 in </w:t>
      </w:r>
      <w:r w:rsidR="00EF64CC" w:rsidRPr="003E74F1">
        <w:t xml:space="preserve">the </w:t>
      </w:r>
      <w:r w:rsidR="00A9332D" w:rsidRPr="003E74F1">
        <w:t>D3.2</w:t>
      </w:r>
      <w:r w:rsidRPr="003E74F1">
        <w:t xml:space="preserve"> </w:t>
      </w:r>
      <w:r w:rsidR="00A9332D" w:rsidRPr="003E74F1">
        <w:t>specification</w:t>
      </w:r>
      <w:r w:rsidRPr="003E74F1">
        <w:t>.</w:t>
      </w:r>
      <w:r w:rsidR="00337ED4" w:rsidRPr="00C5225D">
        <w:rPr>
          <w:rPrChange w:id="693" w:author="Miguel Ferreira" w:date="2018-12-17T15:03:00Z">
            <w:rPr>
              <w:rStyle w:val="FootnoteReference"/>
              <w:lang w:val="en-GB"/>
            </w:rPr>
          </w:rPrChange>
        </w:rPr>
        <w:footnoteReference w:id="19"/>
      </w:r>
    </w:p>
    <w:p w14:paraId="30B9BA5A" w14:textId="77777777" w:rsidR="000D7FBB" w:rsidRPr="00F65186" w:rsidRDefault="000D7FBB" w:rsidP="000D7FBB">
      <w:pPr>
        <w:ind w:left="360"/>
      </w:pPr>
      <w:r w:rsidRPr="00F65186">
        <w:t>There are 5 main sections in this</w:t>
      </w:r>
      <w:r w:rsidR="00EF64CC" w:rsidRPr="00F65186">
        <w:t xml:space="preserve"> METS</w:t>
      </w:r>
      <w:r w:rsidRPr="00F65186">
        <w:t xml:space="preserve"> profile:</w:t>
      </w:r>
    </w:p>
    <w:p w14:paraId="602ED307" w14:textId="77777777" w:rsidR="000D7FBB" w:rsidRPr="00F65186" w:rsidRDefault="000D7FBB" w:rsidP="009220A3">
      <w:pPr>
        <w:pStyle w:val="ListParagraph1"/>
        <w:numPr>
          <w:ilvl w:val="0"/>
          <w:numId w:val="2"/>
        </w:numPr>
        <w:ind w:left="1080"/>
      </w:pPr>
      <w:r w:rsidRPr="00F65186">
        <w:t>&lt;</w:t>
      </w:r>
      <w:proofErr w:type="spellStart"/>
      <w:r w:rsidRPr="00F65186">
        <w:t>metsHdr</w:t>
      </w:r>
      <w:proofErr w:type="spellEnd"/>
      <w:r w:rsidRPr="00F65186">
        <w:t>&gt; - METS header (metadata about the creator, contact persons, etc. of the IP).</w:t>
      </w:r>
    </w:p>
    <w:p w14:paraId="7F62A68E" w14:textId="77777777" w:rsidR="000D7FBB" w:rsidRPr="00F65186" w:rsidRDefault="000D7FBB" w:rsidP="009220A3">
      <w:pPr>
        <w:pStyle w:val="ListParagraph1"/>
        <w:numPr>
          <w:ilvl w:val="0"/>
          <w:numId w:val="2"/>
        </w:numPr>
        <w:ind w:left="1080"/>
      </w:pPr>
      <w:r w:rsidRPr="00F65186">
        <w:t>&lt;</w:t>
      </w:r>
      <w:proofErr w:type="spellStart"/>
      <w:r w:rsidRPr="00F65186">
        <w:t>dmdSec</w:t>
      </w:r>
      <w:proofErr w:type="spellEnd"/>
      <w:r w:rsidRPr="00F65186">
        <w:t>&gt; - descriptive metadata (</w:t>
      </w:r>
      <w:r w:rsidR="005A0CCF" w:rsidRPr="00F65186">
        <w:t>references</w:t>
      </w:r>
      <w:r w:rsidR="004E3B7D" w:rsidRPr="00F65186">
        <w:t xml:space="preserve"> to </w:t>
      </w:r>
      <w:r w:rsidRPr="00F65186">
        <w:t>EAD, EAC-CPF, etc.).</w:t>
      </w:r>
    </w:p>
    <w:p w14:paraId="069C8ED3" w14:textId="77777777" w:rsidR="000D7FBB" w:rsidRPr="00F65186" w:rsidRDefault="000D7FBB" w:rsidP="009220A3">
      <w:pPr>
        <w:pStyle w:val="ListParagraph1"/>
        <w:numPr>
          <w:ilvl w:val="0"/>
          <w:numId w:val="2"/>
        </w:numPr>
        <w:ind w:left="1080"/>
      </w:pPr>
      <w:r w:rsidRPr="00F65186">
        <w:t>&lt;</w:t>
      </w:r>
      <w:proofErr w:type="spellStart"/>
      <w:r w:rsidRPr="00F65186">
        <w:t>amdSec</w:t>
      </w:r>
      <w:proofErr w:type="spellEnd"/>
      <w:r w:rsidRPr="00F65186">
        <w:t>&gt; - administrative metadata (</w:t>
      </w:r>
      <w:r w:rsidR="00582E5E" w:rsidRPr="00F65186">
        <w:t xml:space="preserve">information about </w:t>
      </w:r>
      <w:r w:rsidRPr="00F65186">
        <w:t>how files were created and stored, intellectual property rights, etc.).</w:t>
      </w:r>
    </w:p>
    <w:p w14:paraId="3F1FE43B" w14:textId="77777777" w:rsidR="000D7FBB" w:rsidRPr="00F65186" w:rsidRDefault="000D7FBB" w:rsidP="009220A3">
      <w:pPr>
        <w:pStyle w:val="ListParagraph1"/>
        <w:numPr>
          <w:ilvl w:val="0"/>
          <w:numId w:val="2"/>
        </w:numPr>
        <w:ind w:left="1080"/>
      </w:pPr>
      <w:r w:rsidRPr="00F65186">
        <w:t>&lt;</w:t>
      </w:r>
      <w:proofErr w:type="spellStart"/>
      <w:r w:rsidRPr="00F65186">
        <w:t>fileSec</w:t>
      </w:r>
      <w:proofErr w:type="spellEnd"/>
      <w:r w:rsidRPr="00F65186">
        <w:t>&gt; - file section, lists all files containing content (may also contain metadata about files).</w:t>
      </w:r>
    </w:p>
    <w:p w14:paraId="45839263" w14:textId="77777777" w:rsidR="000D7FBB" w:rsidRPr="00F65186" w:rsidRDefault="000D7FBB" w:rsidP="009220A3">
      <w:pPr>
        <w:pStyle w:val="ListParagraph1"/>
        <w:numPr>
          <w:ilvl w:val="0"/>
          <w:numId w:val="2"/>
        </w:numPr>
        <w:ind w:left="1080"/>
      </w:pPr>
      <w:r w:rsidRPr="00F65186">
        <w:t>&lt;</w:t>
      </w:r>
      <w:proofErr w:type="spellStart"/>
      <w:r w:rsidRPr="00F65186">
        <w:t>structMap</w:t>
      </w:r>
      <w:proofErr w:type="spellEnd"/>
      <w:r w:rsidRPr="00F65186">
        <w:t xml:space="preserve">&gt; - structural map, describes the hierarchical structure </w:t>
      </w:r>
      <w:r w:rsidR="005A0CCF" w:rsidRPr="00F65186">
        <w:t>of</w:t>
      </w:r>
      <w:r w:rsidRPr="00F65186">
        <w:t xml:space="preserve"> the digital object</w:t>
      </w:r>
      <w:r w:rsidR="005A0CCF" w:rsidRPr="00F65186">
        <w:t xml:space="preserve"> and the whole IP (i.e. object + metadata).</w:t>
      </w:r>
      <w:r w:rsidRPr="00F65186">
        <w:t xml:space="preserve"> </w:t>
      </w:r>
    </w:p>
    <w:p w14:paraId="6393A978" w14:textId="77777777" w:rsidR="00980EA5" w:rsidRPr="00F65186" w:rsidRDefault="000D7FBB" w:rsidP="00980EA5">
      <w:pPr>
        <w:ind w:left="360"/>
      </w:pPr>
      <w:r w:rsidRPr="00F65186">
        <w:t xml:space="preserve">These sections will be described in more detail </w:t>
      </w:r>
      <w:r w:rsidR="00980EA5" w:rsidRPr="00F65186">
        <w:t xml:space="preserve">in </w:t>
      </w:r>
      <w:r w:rsidR="005A0CCF" w:rsidRPr="00F65186">
        <w:t>sections 3.1 to 3.6</w:t>
      </w:r>
      <w:r w:rsidR="00980EA5" w:rsidRPr="00F65186">
        <w:t>.</w:t>
      </w:r>
      <w:r w:rsidRPr="00F65186">
        <w:t xml:space="preserve"> </w:t>
      </w:r>
      <w:r w:rsidR="005A0CCF" w:rsidRPr="00F65186">
        <w:t>All these sections present the SIP requirements for METS elements in table form according to the following structure</w:t>
      </w:r>
      <w:r w:rsidR="00980EA5" w:rsidRPr="00F65186">
        <w:t>:</w:t>
      </w:r>
    </w:p>
    <w:p w14:paraId="32D941B4" w14:textId="77777777" w:rsidR="00980EA5" w:rsidRPr="00F65186" w:rsidRDefault="00980EA5" w:rsidP="00141919">
      <w:pPr>
        <w:pStyle w:val="ListParagraph1"/>
        <w:numPr>
          <w:ilvl w:val="0"/>
          <w:numId w:val="2"/>
        </w:numPr>
        <w:ind w:left="1080"/>
      </w:pPr>
      <w:r w:rsidRPr="00F65186">
        <w:t>Element - The name of the element in plain text used in the accompanying schema for elements or attributes. For more information regarding elements and attributes in XML see WWW Consortium (http://www.w3.org/).</w:t>
      </w:r>
    </w:p>
    <w:p w14:paraId="53BA5973" w14:textId="77777777" w:rsidR="00980EA5" w:rsidRPr="00F65186" w:rsidRDefault="00980EA5" w:rsidP="00141919">
      <w:pPr>
        <w:pStyle w:val="ListParagraph1"/>
        <w:numPr>
          <w:ilvl w:val="0"/>
          <w:numId w:val="2"/>
        </w:numPr>
        <w:ind w:left="1080"/>
      </w:pPr>
      <w:r w:rsidRPr="00F65186">
        <w:t>Definition - Defines the functions of the element. Contains a</w:t>
      </w:r>
      <w:r w:rsidR="00C739C5" w:rsidRPr="00F65186">
        <w:t>n explanation</w:t>
      </w:r>
      <w:r w:rsidRPr="00F65186">
        <w:t xml:space="preserve"> of the element and some example values.</w:t>
      </w:r>
    </w:p>
    <w:p w14:paraId="2F06806C" w14:textId="77777777" w:rsidR="00980EA5" w:rsidRPr="00F65186" w:rsidRDefault="00980EA5" w:rsidP="00141919">
      <w:pPr>
        <w:pStyle w:val="ListParagraph1"/>
        <w:numPr>
          <w:ilvl w:val="0"/>
          <w:numId w:val="2"/>
        </w:numPr>
        <w:ind w:left="1080"/>
      </w:pPr>
      <w:r w:rsidRPr="00F65186">
        <w:t>Cardinality – Represents the number of occurrences of an element (see below).</w:t>
      </w:r>
    </w:p>
    <w:p w14:paraId="27797B70" w14:textId="77777777" w:rsidR="00980EA5" w:rsidRPr="00F65186" w:rsidRDefault="00980EA5" w:rsidP="00141919">
      <w:pPr>
        <w:numPr>
          <w:ilvl w:val="1"/>
          <w:numId w:val="9"/>
        </w:numPr>
      </w:pPr>
      <w:r w:rsidRPr="00F65186">
        <w:t>0..1 – The element is optional and cannot be repeated.</w:t>
      </w:r>
    </w:p>
    <w:p w14:paraId="7A81471C" w14:textId="77777777" w:rsidR="00980EA5" w:rsidRPr="00F65186" w:rsidRDefault="00980EA5" w:rsidP="00141919">
      <w:pPr>
        <w:numPr>
          <w:ilvl w:val="1"/>
          <w:numId w:val="9"/>
        </w:numPr>
      </w:pPr>
      <w:proofErr w:type="gramStart"/>
      <w:r w:rsidRPr="00F65186">
        <w:t>0..*</w:t>
      </w:r>
      <w:proofErr w:type="gramEnd"/>
      <w:r w:rsidRPr="00F65186">
        <w:t xml:space="preserve"> – The element is optional and can be repeated.</w:t>
      </w:r>
    </w:p>
    <w:p w14:paraId="4C91EBB1" w14:textId="77777777" w:rsidR="00980EA5" w:rsidRPr="00F65186" w:rsidRDefault="00980EA5" w:rsidP="00141919">
      <w:pPr>
        <w:numPr>
          <w:ilvl w:val="1"/>
          <w:numId w:val="9"/>
        </w:numPr>
      </w:pPr>
      <w:r w:rsidRPr="00F65186">
        <w:t>1 – The element is mandatory and can only be stated once.</w:t>
      </w:r>
    </w:p>
    <w:p w14:paraId="150BBC25" w14:textId="77777777" w:rsidR="00980EA5" w:rsidRPr="00F65186" w:rsidRDefault="00980EA5" w:rsidP="00141919">
      <w:pPr>
        <w:numPr>
          <w:ilvl w:val="1"/>
          <w:numId w:val="9"/>
        </w:numPr>
      </w:pPr>
      <w:proofErr w:type="gramStart"/>
      <w:r w:rsidRPr="00F65186">
        <w:t>1..*</w:t>
      </w:r>
      <w:proofErr w:type="gramEnd"/>
      <w:r w:rsidRPr="00F65186">
        <w:t xml:space="preserve"> – The element is mandatory and has one or more occurrences.</w:t>
      </w:r>
    </w:p>
    <w:p w14:paraId="7E3D9EEB" w14:textId="77777777" w:rsidR="00980EA5" w:rsidRPr="00F65186" w:rsidRDefault="00980EA5" w:rsidP="00337ED4">
      <w:pPr>
        <w:pStyle w:val="ListParagraph1"/>
        <w:numPr>
          <w:ilvl w:val="0"/>
          <w:numId w:val="2"/>
        </w:numPr>
        <w:ind w:left="1080"/>
      </w:pPr>
      <w:r w:rsidRPr="00F65186">
        <w:t xml:space="preserve">METS - Defines the element in the METS standard used for designing the </w:t>
      </w:r>
      <w:r w:rsidR="0080280C" w:rsidRPr="00F65186">
        <w:t>SIP</w:t>
      </w:r>
      <w:r w:rsidRPr="00F65186">
        <w:t xml:space="preserve"> element. The column uses XML-syntax. </w:t>
      </w:r>
      <w:proofErr w:type="gramStart"/>
      <w:r w:rsidRPr="00F65186">
        <w:t>[  ]</w:t>
      </w:r>
      <w:proofErr w:type="gramEnd"/>
      <w:r w:rsidRPr="00F65186">
        <w:t xml:space="preserve"> defines where the value is placed.</w:t>
      </w:r>
    </w:p>
    <w:p w14:paraId="1D06A884" w14:textId="77777777" w:rsidR="00F91BEB" w:rsidRPr="00F65186" w:rsidRDefault="00BC407C" w:rsidP="005A0CCF">
      <w:pPr>
        <w:pStyle w:val="Heading2"/>
        <w:spacing w:before="240"/>
        <w:ind w:left="788"/>
        <w:rPr>
          <w:lang w:val="en-GB"/>
        </w:rPr>
      </w:pPr>
      <w:bookmarkStart w:id="694" w:name="_Toc532820057"/>
      <w:r w:rsidRPr="00F65186">
        <w:rPr>
          <w:lang w:val="en-GB"/>
        </w:rPr>
        <w:lastRenderedPageBreak/>
        <w:t>Root</w:t>
      </w:r>
      <w:bookmarkEnd w:id="694"/>
    </w:p>
    <w:p w14:paraId="237B8F45" w14:textId="77777777" w:rsidR="00C770AF" w:rsidRPr="00F65186" w:rsidRDefault="00EF64CC" w:rsidP="00435DC3">
      <w:r w:rsidRPr="00F65186">
        <w:t>The root of a METS document can contain a number of optional attributes</w:t>
      </w:r>
      <w:r w:rsidR="00C770AF" w:rsidRPr="00F65186">
        <w:t>,</w:t>
      </w:r>
      <w:r w:rsidRPr="00F65186">
        <w:t xml:space="preserve"> namespaces (</w:t>
      </w:r>
      <w:proofErr w:type="spellStart"/>
      <w:r w:rsidRPr="00F65186">
        <w:t>xmlns</w:t>
      </w:r>
      <w:proofErr w:type="spellEnd"/>
      <w:r w:rsidRPr="00F65186">
        <w:t>:) and schema instance locations (</w:t>
      </w:r>
      <w:proofErr w:type="spellStart"/>
      <w:r w:rsidRPr="00F65186">
        <w:t>xsi</w:t>
      </w:r>
      <w:proofErr w:type="spellEnd"/>
      <w:r w:rsidRPr="00F65186">
        <w:t>:) of the external standards referenced in the METS record</w:t>
      </w:r>
      <w:r w:rsidR="00C770AF" w:rsidRPr="00F65186">
        <w:t xml:space="preserve"> </w:t>
      </w:r>
      <w:r w:rsidR="00D10DDE" w:rsidRPr="00F65186">
        <w:t xml:space="preserve">and </w:t>
      </w:r>
      <w:r w:rsidR="007B3166" w:rsidRPr="00F65186">
        <w:t>a number of</w:t>
      </w:r>
      <w:r w:rsidR="00D10DDE" w:rsidRPr="00F65186">
        <w:t xml:space="preserve"> other elements as seen in </w:t>
      </w:r>
      <w:r w:rsidR="00C770AF" w:rsidRPr="00F65186">
        <w:fldChar w:fldCharType="begin"/>
      </w:r>
      <w:r w:rsidR="00C770AF" w:rsidRPr="00F65186">
        <w:instrText xml:space="preserve"> REF _Ref436913347 \h </w:instrText>
      </w:r>
      <w:r w:rsidR="00C770AF" w:rsidRPr="00F65186">
        <w:fldChar w:fldCharType="separate"/>
      </w:r>
      <w:r w:rsidR="00AB4736" w:rsidRPr="00F65186">
        <w:t xml:space="preserve">Table </w:t>
      </w:r>
      <w:r w:rsidR="00AB4736" w:rsidRPr="00F65186">
        <w:rPr>
          <w:noProof/>
        </w:rPr>
        <w:t>1</w:t>
      </w:r>
      <w:r w:rsidR="00C770AF" w:rsidRPr="00F65186">
        <w:fldChar w:fldCharType="end"/>
      </w:r>
      <w:r w:rsidRPr="00F65186">
        <w:t>.</w:t>
      </w:r>
    </w:p>
    <w:p w14:paraId="56341033" w14:textId="77777777" w:rsidR="00C770AF" w:rsidRPr="00F65186" w:rsidRDefault="00C770AF" w:rsidP="00C770AF">
      <w:pPr>
        <w:pStyle w:val="Caption"/>
        <w:rPr>
          <w:lang w:val="en-GB"/>
        </w:rPr>
      </w:pPr>
      <w:bookmarkStart w:id="695" w:name="_Ref436913347"/>
      <w:bookmarkStart w:id="696" w:name="_Toc473623486"/>
      <w:r w:rsidRPr="00F65186">
        <w:rPr>
          <w:lang w:val="en-GB"/>
        </w:rPr>
        <w:t xml:space="preserve">Table </w:t>
      </w:r>
      <w:r w:rsidRPr="00F65186">
        <w:rPr>
          <w:lang w:val="en-GB"/>
        </w:rPr>
        <w:fldChar w:fldCharType="begin"/>
      </w:r>
      <w:r w:rsidRPr="00F65186">
        <w:rPr>
          <w:lang w:val="en-GB"/>
        </w:rPr>
        <w:instrText xml:space="preserve"> SEQ Table \* ARABIC </w:instrText>
      </w:r>
      <w:r w:rsidRPr="00F65186">
        <w:rPr>
          <w:lang w:val="en-GB"/>
        </w:rPr>
        <w:fldChar w:fldCharType="separate"/>
      </w:r>
      <w:r w:rsidR="00AB4736" w:rsidRPr="00F65186">
        <w:rPr>
          <w:noProof/>
          <w:lang w:val="en-GB"/>
        </w:rPr>
        <w:t>1</w:t>
      </w:r>
      <w:r w:rsidRPr="00F65186">
        <w:rPr>
          <w:lang w:val="en-GB"/>
        </w:rPr>
        <w:fldChar w:fldCharType="end"/>
      </w:r>
      <w:bookmarkEnd w:id="695"/>
      <w:r w:rsidRPr="00F65186">
        <w:rPr>
          <w:lang w:val="en-GB"/>
        </w:rPr>
        <w:t>: METS root</w:t>
      </w:r>
      <w:bookmarkEnd w:id="696"/>
    </w:p>
    <w:tbl>
      <w:tblPr>
        <w:tblW w:w="992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3"/>
        <w:gridCol w:w="3544"/>
        <w:gridCol w:w="850"/>
        <w:gridCol w:w="1843"/>
      </w:tblGrid>
      <w:tr w:rsidR="00582014" w:rsidRPr="003E74F1" w14:paraId="094DA149" w14:textId="77777777" w:rsidTr="0075069C">
        <w:trPr>
          <w:cantSplit/>
          <w:trHeight w:val="255"/>
          <w:tblHeader/>
        </w:trPr>
        <w:tc>
          <w:tcPr>
            <w:tcW w:w="1843" w:type="dxa"/>
            <w:shd w:val="clear" w:color="auto" w:fill="92D050"/>
            <w:noWrap/>
            <w:vAlign w:val="bottom"/>
          </w:tcPr>
          <w:p w14:paraId="265E4EF8" w14:textId="77777777" w:rsidR="00582014" w:rsidRPr="00F65186" w:rsidRDefault="00582014" w:rsidP="0075069C">
            <w:pPr>
              <w:spacing w:before="120" w:after="120" w:line="240" w:lineRule="auto"/>
              <w:ind w:right="57"/>
              <w:rPr>
                <w:b/>
                <w:color w:val="FFFFFF"/>
              </w:rPr>
            </w:pPr>
            <w:r w:rsidRPr="00F65186">
              <w:rPr>
                <w:b/>
                <w:color w:val="FFFFFF"/>
              </w:rPr>
              <w:t>Element</w:t>
            </w:r>
          </w:p>
        </w:tc>
        <w:tc>
          <w:tcPr>
            <w:tcW w:w="1843" w:type="dxa"/>
            <w:shd w:val="clear" w:color="auto" w:fill="92D050"/>
            <w:noWrap/>
            <w:vAlign w:val="bottom"/>
          </w:tcPr>
          <w:p w14:paraId="0B083CCA" w14:textId="77777777" w:rsidR="00582014" w:rsidRPr="00F65186" w:rsidRDefault="00582014" w:rsidP="0075069C">
            <w:pPr>
              <w:spacing w:before="120" w:after="120" w:line="240" w:lineRule="auto"/>
              <w:ind w:right="57"/>
              <w:rPr>
                <w:b/>
                <w:color w:val="FFFFFF"/>
              </w:rPr>
            </w:pPr>
            <w:r w:rsidRPr="00F65186">
              <w:rPr>
                <w:b/>
                <w:color w:val="FFFFFF"/>
              </w:rPr>
              <w:t>Definition</w:t>
            </w:r>
          </w:p>
        </w:tc>
        <w:tc>
          <w:tcPr>
            <w:tcW w:w="3544" w:type="dxa"/>
            <w:shd w:val="clear" w:color="auto" w:fill="92D050"/>
            <w:noWrap/>
            <w:vAlign w:val="bottom"/>
          </w:tcPr>
          <w:p w14:paraId="5610C9CE" w14:textId="77777777" w:rsidR="00582014" w:rsidRPr="00F65186" w:rsidRDefault="00582014" w:rsidP="0075069C">
            <w:pPr>
              <w:spacing w:before="120" w:after="120" w:line="240" w:lineRule="auto"/>
              <w:ind w:right="57"/>
              <w:rPr>
                <w:b/>
                <w:color w:val="FFFFFF"/>
              </w:rPr>
            </w:pPr>
            <w:r w:rsidRPr="00F65186">
              <w:rPr>
                <w:b/>
                <w:color w:val="FFFFFF"/>
              </w:rPr>
              <w:t>Explanation</w:t>
            </w:r>
          </w:p>
        </w:tc>
        <w:tc>
          <w:tcPr>
            <w:tcW w:w="850" w:type="dxa"/>
            <w:shd w:val="clear" w:color="auto" w:fill="92D050"/>
            <w:noWrap/>
            <w:vAlign w:val="bottom"/>
          </w:tcPr>
          <w:p w14:paraId="5D1AB50F" w14:textId="77777777" w:rsidR="00582014" w:rsidRPr="00F65186" w:rsidRDefault="00582014" w:rsidP="0075069C">
            <w:pPr>
              <w:spacing w:before="120" w:after="120" w:line="240" w:lineRule="auto"/>
              <w:ind w:right="57"/>
              <w:rPr>
                <w:b/>
                <w:color w:val="FFFFFF"/>
              </w:rPr>
            </w:pPr>
            <w:r w:rsidRPr="00F65186">
              <w:rPr>
                <w:b/>
                <w:color w:val="FFFFFF"/>
              </w:rPr>
              <w:t>Card.</w:t>
            </w:r>
          </w:p>
        </w:tc>
        <w:tc>
          <w:tcPr>
            <w:tcW w:w="1843" w:type="dxa"/>
            <w:shd w:val="clear" w:color="auto" w:fill="92D050"/>
            <w:noWrap/>
            <w:vAlign w:val="bottom"/>
          </w:tcPr>
          <w:p w14:paraId="64A0D664" w14:textId="77777777" w:rsidR="00582014" w:rsidRPr="00F65186" w:rsidRDefault="00582014" w:rsidP="0075069C">
            <w:pPr>
              <w:spacing w:before="120" w:after="120" w:line="240" w:lineRule="auto"/>
              <w:ind w:right="57"/>
              <w:rPr>
                <w:b/>
                <w:color w:val="FFFFFF"/>
              </w:rPr>
            </w:pPr>
            <w:r w:rsidRPr="00F65186">
              <w:rPr>
                <w:b/>
                <w:color w:val="FFFFFF"/>
              </w:rPr>
              <w:t>METS</w:t>
            </w:r>
          </w:p>
        </w:tc>
      </w:tr>
      <w:tr w:rsidR="00426272" w:rsidRPr="003E74F1" w14:paraId="6D9E28F7" w14:textId="77777777" w:rsidTr="0075069C">
        <w:trPr>
          <w:cantSplit/>
          <w:trHeight w:val="429"/>
        </w:trPr>
        <w:tc>
          <w:tcPr>
            <w:tcW w:w="1843" w:type="dxa"/>
          </w:tcPr>
          <w:p w14:paraId="023110AA" w14:textId="77777777" w:rsidR="00426272" w:rsidRPr="00F65186" w:rsidRDefault="00426272" w:rsidP="0075069C">
            <w:r w:rsidRPr="00F65186">
              <w:t>Identity</w:t>
            </w:r>
            <w:r w:rsidR="00E6547A" w:rsidRPr="00F65186">
              <w:t xml:space="preserve"> </w:t>
            </w:r>
            <w:r w:rsidR="00EF73BF" w:rsidRPr="00F65186">
              <w:t>/</w:t>
            </w:r>
          </w:p>
          <w:p w14:paraId="2F590481" w14:textId="77777777" w:rsidR="00EF73BF" w:rsidRPr="00F65186" w:rsidRDefault="00EF73BF" w:rsidP="0075069C">
            <w:r w:rsidRPr="00F65186">
              <w:t>Content ID</w:t>
            </w:r>
          </w:p>
        </w:tc>
        <w:tc>
          <w:tcPr>
            <w:tcW w:w="1843" w:type="dxa"/>
          </w:tcPr>
          <w:p w14:paraId="050E8BEE" w14:textId="77777777" w:rsidR="00426272" w:rsidRPr="00F65186" w:rsidRDefault="00426272" w:rsidP="0075069C">
            <w:r w:rsidRPr="00F65186">
              <w:t>Identification of the package</w:t>
            </w:r>
          </w:p>
        </w:tc>
        <w:tc>
          <w:tcPr>
            <w:tcW w:w="3544" w:type="dxa"/>
          </w:tcPr>
          <w:p w14:paraId="1A1AE362" w14:textId="77777777" w:rsidR="00426272" w:rsidRPr="00F65186" w:rsidRDefault="00426272" w:rsidP="0075069C">
            <w:r w:rsidRPr="00F65186">
              <w:t>A code that uniquely identifies the whole SIP and the digital object/objects being submitted. A UUID or GUID should be used to create globally unique identifiers.</w:t>
            </w:r>
          </w:p>
          <w:p w14:paraId="1491E9BE" w14:textId="77777777" w:rsidR="00426272" w:rsidRPr="00C25E13" w:rsidRDefault="00426272" w:rsidP="0075069C">
            <w:pPr>
              <w:rPr>
                <w:lang w:val="pt-PT"/>
                <w:rPrChange w:id="697" w:author="Miguel Ferreira" w:date="2018-12-17T14:25:00Z">
                  <w:rPr>
                    <w:lang w:val="es-ES_tradnl"/>
                  </w:rPr>
                </w:rPrChange>
              </w:rPr>
            </w:pPr>
            <w:proofErr w:type="spellStart"/>
            <w:r w:rsidRPr="00C25E13">
              <w:rPr>
                <w:lang w:val="pt-PT"/>
                <w:rPrChange w:id="698" w:author="Miguel Ferreira" w:date="2018-12-17T14:25:00Z">
                  <w:rPr>
                    <w:lang w:val="es-ES_tradnl"/>
                  </w:rPr>
                </w:rPrChange>
              </w:rPr>
              <w:t>Example</w:t>
            </w:r>
            <w:proofErr w:type="spellEnd"/>
            <w:r w:rsidRPr="00C25E13">
              <w:rPr>
                <w:lang w:val="pt-PT"/>
                <w:rPrChange w:id="699" w:author="Miguel Ferreira" w:date="2018-12-17T14:25:00Z">
                  <w:rPr>
                    <w:lang w:val="es-ES_tradnl"/>
                  </w:rPr>
                </w:rPrChange>
              </w:rPr>
              <w:t>:</w:t>
            </w:r>
          </w:p>
          <w:p w14:paraId="3CC0C7E9" w14:textId="77777777" w:rsidR="00426272" w:rsidRPr="00C25E13" w:rsidRDefault="00426272" w:rsidP="0075069C">
            <w:pPr>
              <w:rPr>
                <w:i/>
                <w:lang w:val="pt-PT"/>
                <w:rPrChange w:id="700" w:author="Miguel Ferreira" w:date="2018-12-17T14:25:00Z">
                  <w:rPr>
                    <w:i/>
                    <w:lang w:val="es-ES_tradnl"/>
                  </w:rPr>
                </w:rPrChange>
              </w:rPr>
            </w:pPr>
            <w:r w:rsidRPr="00C25E13">
              <w:rPr>
                <w:i/>
                <w:color w:val="000000"/>
                <w:lang w:val="pt-PT"/>
                <w:rPrChange w:id="701" w:author="Miguel Ferreira" w:date="2018-12-17T14:25:00Z">
                  <w:rPr>
                    <w:i/>
                    <w:color w:val="000000"/>
                    <w:lang w:val="es-ES_tradnl"/>
                  </w:rPr>
                </w:rPrChange>
              </w:rPr>
              <w:t>“UUID:550e8400-e29b-41d4-a716-446655440004"</w:t>
            </w:r>
          </w:p>
        </w:tc>
        <w:tc>
          <w:tcPr>
            <w:tcW w:w="850" w:type="dxa"/>
          </w:tcPr>
          <w:p w14:paraId="4AC1FDBA" w14:textId="77777777" w:rsidR="00426272" w:rsidRPr="00F65186" w:rsidRDefault="00426272" w:rsidP="0075069C">
            <w:r w:rsidRPr="00F65186">
              <w:t>1</w:t>
            </w:r>
          </w:p>
        </w:tc>
        <w:tc>
          <w:tcPr>
            <w:tcW w:w="1843" w:type="dxa"/>
          </w:tcPr>
          <w:p w14:paraId="0F2F985F" w14:textId="77777777" w:rsidR="00426272" w:rsidRPr="00F65186" w:rsidRDefault="00426272" w:rsidP="0075069C">
            <w:r w:rsidRPr="00F65186">
              <w:t>&lt;</w:t>
            </w:r>
            <w:proofErr w:type="spellStart"/>
            <w:r w:rsidRPr="00F65186">
              <w:t>mets</w:t>
            </w:r>
            <w:proofErr w:type="spellEnd"/>
            <w:r w:rsidRPr="00F65186">
              <w:t>:</w:t>
            </w:r>
          </w:p>
          <w:p w14:paraId="2FF53926" w14:textId="77777777" w:rsidR="00426272" w:rsidRPr="00F65186" w:rsidRDefault="00426272" w:rsidP="0075069C">
            <w:r w:rsidRPr="00F65186">
              <w:t>OBJID</w:t>
            </w:r>
            <w:proofErr w:type="gramStart"/>
            <w:r w:rsidRPr="00F65186">
              <w:t>=”[</w:t>
            </w:r>
            <w:proofErr w:type="gramEnd"/>
            <w:r w:rsidRPr="00F65186">
              <w:t>Identity]”&gt;</w:t>
            </w:r>
          </w:p>
        </w:tc>
      </w:tr>
      <w:tr w:rsidR="00F34EA4" w:rsidRPr="003E74F1" w14:paraId="2C385B2B" w14:textId="77777777" w:rsidTr="0075069C">
        <w:trPr>
          <w:cantSplit/>
          <w:trHeight w:val="429"/>
        </w:trPr>
        <w:tc>
          <w:tcPr>
            <w:tcW w:w="1843" w:type="dxa"/>
          </w:tcPr>
          <w:p w14:paraId="6796747A" w14:textId="77777777" w:rsidR="00F34EA4" w:rsidRPr="00F65186" w:rsidRDefault="00F34EA4" w:rsidP="0075069C">
            <w:r w:rsidRPr="00F65186">
              <w:t>Description</w:t>
            </w:r>
            <w:r w:rsidR="00E6547A" w:rsidRPr="00F65186">
              <w:t xml:space="preserve"> /</w:t>
            </w:r>
          </w:p>
          <w:p w14:paraId="11FF6A21" w14:textId="77777777" w:rsidR="00E6547A" w:rsidRPr="00F65186" w:rsidRDefault="00E6547A" w:rsidP="0075069C">
            <w:r w:rsidRPr="00F65186">
              <w:t>Package name</w:t>
            </w:r>
          </w:p>
        </w:tc>
        <w:tc>
          <w:tcPr>
            <w:tcW w:w="1843" w:type="dxa"/>
          </w:tcPr>
          <w:p w14:paraId="0E97267E" w14:textId="77777777" w:rsidR="00F34EA4" w:rsidRPr="00F65186" w:rsidRDefault="00F34EA4" w:rsidP="0075069C">
            <w:r w:rsidRPr="00F65186">
              <w:t>Description of the package</w:t>
            </w:r>
          </w:p>
        </w:tc>
        <w:tc>
          <w:tcPr>
            <w:tcW w:w="3544" w:type="dxa"/>
          </w:tcPr>
          <w:p w14:paraId="57AC7395" w14:textId="77777777" w:rsidR="00F34EA4" w:rsidRPr="00F65186" w:rsidRDefault="00F34EA4" w:rsidP="0075069C">
            <w:r w:rsidRPr="00F65186">
              <w:t>Short text describing the package.</w:t>
            </w:r>
          </w:p>
          <w:p w14:paraId="0DDB03BB" w14:textId="77777777" w:rsidR="00F34EA4" w:rsidRPr="00F65186" w:rsidRDefault="00F34EA4" w:rsidP="0075069C">
            <w:r w:rsidRPr="00F65186">
              <w:t>Example:</w:t>
            </w:r>
          </w:p>
          <w:p w14:paraId="262AE64A" w14:textId="77777777" w:rsidR="00F34EA4" w:rsidRPr="00F65186" w:rsidRDefault="00F34EA4" w:rsidP="00E6547A">
            <w:pPr>
              <w:rPr>
                <w:i/>
              </w:rPr>
            </w:pPr>
            <w:r w:rsidRPr="00F65186">
              <w:rPr>
                <w:i/>
                <w:color w:val="000000"/>
              </w:rPr>
              <w:t>"SIP for delivery of personnel information"</w:t>
            </w:r>
          </w:p>
        </w:tc>
        <w:tc>
          <w:tcPr>
            <w:tcW w:w="850" w:type="dxa"/>
          </w:tcPr>
          <w:p w14:paraId="56D1780D" w14:textId="77777777" w:rsidR="00F34EA4" w:rsidRPr="00F65186" w:rsidRDefault="00F34EA4" w:rsidP="0075069C">
            <w:r w:rsidRPr="00F65186">
              <w:t>0..1</w:t>
            </w:r>
          </w:p>
        </w:tc>
        <w:tc>
          <w:tcPr>
            <w:tcW w:w="1843" w:type="dxa"/>
          </w:tcPr>
          <w:p w14:paraId="3CF77C64" w14:textId="77777777" w:rsidR="00F34EA4" w:rsidRPr="00F65186" w:rsidRDefault="00F34EA4" w:rsidP="0075069C">
            <w:r w:rsidRPr="00F65186">
              <w:t>&lt;</w:t>
            </w:r>
            <w:proofErr w:type="spellStart"/>
            <w:r w:rsidRPr="00F65186">
              <w:t>mets</w:t>
            </w:r>
            <w:proofErr w:type="spellEnd"/>
            <w:r w:rsidRPr="00F65186">
              <w:t>:</w:t>
            </w:r>
          </w:p>
          <w:p w14:paraId="7D6BD0DB" w14:textId="77777777" w:rsidR="00F34EA4" w:rsidRPr="00F65186" w:rsidRDefault="00F34EA4" w:rsidP="0075069C">
            <w:r w:rsidRPr="00F65186">
              <w:t>LABEL</w:t>
            </w:r>
            <w:proofErr w:type="gramStart"/>
            <w:r w:rsidRPr="00F65186">
              <w:t>=”[</w:t>
            </w:r>
            <w:proofErr w:type="gramEnd"/>
            <w:r w:rsidRPr="00F65186">
              <w:t>Description]”&gt;</w:t>
            </w:r>
          </w:p>
        </w:tc>
      </w:tr>
      <w:tr w:rsidR="00F34EA4" w:rsidRPr="003E74F1" w14:paraId="76B1F2E5" w14:textId="77777777" w:rsidTr="0075069C">
        <w:trPr>
          <w:cantSplit/>
          <w:trHeight w:val="429"/>
        </w:trPr>
        <w:tc>
          <w:tcPr>
            <w:tcW w:w="1843" w:type="dxa"/>
          </w:tcPr>
          <w:p w14:paraId="090E52F9" w14:textId="77777777" w:rsidR="00F34EA4" w:rsidRPr="00F65186" w:rsidRDefault="00F34EA4" w:rsidP="0075069C">
            <w:r w:rsidRPr="00F65186">
              <w:t>Content type</w:t>
            </w:r>
            <w:r w:rsidR="00E6547A" w:rsidRPr="00F65186">
              <w:t xml:space="preserve"> / </w:t>
            </w:r>
          </w:p>
          <w:p w14:paraId="0591BF7A" w14:textId="77777777" w:rsidR="00E6547A" w:rsidRPr="00F65186" w:rsidRDefault="00E6547A" w:rsidP="0075069C">
            <w:r w:rsidRPr="00F65186">
              <w:t>General content type</w:t>
            </w:r>
          </w:p>
        </w:tc>
        <w:tc>
          <w:tcPr>
            <w:tcW w:w="1843" w:type="dxa"/>
          </w:tcPr>
          <w:p w14:paraId="436B5475" w14:textId="77777777" w:rsidR="00F34EA4" w:rsidRPr="00F65186" w:rsidRDefault="00F34EA4" w:rsidP="0075069C">
            <w:r w:rsidRPr="00F65186">
              <w:t>The content type being submitted with this package</w:t>
            </w:r>
          </w:p>
        </w:tc>
        <w:tc>
          <w:tcPr>
            <w:tcW w:w="3544" w:type="dxa"/>
          </w:tcPr>
          <w:p w14:paraId="0793DBA2" w14:textId="77777777" w:rsidR="00E6547A" w:rsidRPr="00F65186" w:rsidRDefault="00E6547A" w:rsidP="00E6547A">
            <w:r w:rsidRPr="00F65186">
              <w:t xml:space="preserve">The TYPE attribute must be used for identifying the type of the package (genre), for example ERMS, RDBMS, digitised construction plans. </w:t>
            </w:r>
          </w:p>
          <w:p w14:paraId="4E5D8222" w14:textId="77777777" w:rsidR="00F34EA4" w:rsidRPr="00F65186" w:rsidRDefault="00E6547A" w:rsidP="00E6547A">
            <w:r w:rsidRPr="00F65186">
              <w:t>However, there is no fixed vocabulary and as such implementers are welcome to use values most suitable for their needs</w:t>
            </w:r>
            <w:r w:rsidR="00F34EA4" w:rsidRPr="00F65186">
              <w:t>.</w:t>
            </w:r>
          </w:p>
          <w:p w14:paraId="7456399A" w14:textId="77777777" w:rsidR="00F34EA4" w:rsidRPr="00F65186" w:rsidRDefault="00F34EA4" w:rsidP="0075069C">
            <w:r w:rsidRPr="00F65186">
              <w:t xml:space="preserve">Example: </w:t>
            </w:r>
          </w:p>
          <w:p w14:paraId="2AECAE53" w14:textId="77777777" w:rsidR="00F34EA4" w:rsidRPr="00F65186" w:rsidRDefault="00F34EA4" w:rsidP="001C3B1C">
            <w:proofErr w:type="gramStart"/>
            <w:r w:rsidRPr="00F65186">
              <w:t>”</w:t>
            </w:r>
            <w:r w:rsidR="001C3B1C" w:rsidRPr="00F65186">
              <w:rPr>
                <w:i/>
              </w:rPr>
              <w:t>ERMS</w:t>
            </w:r>
            <w:proofErr w:type="gramEnd"/>
            <w:r w:rsidR="009B1AAB" w:rsidRPr="00F65186">
              <w:t>”</w:t>
            </w:r>
          </w:p>
        </w:tc>
        <w:tc>
          <w:tcPr>
            <w:tcW w:w="850" w:type="dxa"/>
          </w:tcPr>
          <w:p w14:paraId="54E876D9" w14:textId="77777777" w:rsidR="00F34EA4" w:rsidRPr="00F65186" w:rsidRDefault="00F34EA4" w:rsidP="0075069C">
            <w:r w:rsidRPr="00F65186">
              <w:t>1</w:t>
            </w:r>
          </w:p>
        </w:tc>
        <w:tc>
          <w:tcPr>
            <w:tcW w:w="1843" w:type="dxa"/>
          </w:tcPr>
          <w:p w14:paraId="752454B8" w14:textId="77777777" w:rsidR="00F34EA4" w:rsidRPr="00F65186" w:rsidRDefault="00F34EA4" w:rsidP="0075069C">
            <w:r w:rsidRPr="00F65186">
              <w:t>&lt;</w:t>
            </w:r>
            <w:proofErr w:type="spellStart"/>
            <w:r w:rsidRPr="00F65186">
              <w:t>mets</w:t>
            </w:r>
            <w:proofErr w:type="spellEnd"/>
            <w:r w:rsidRPr="00F65186">
              <w:t>:</w:t>
            </w:r>
          </w:p>
          <w:p w14:paraId="0DD31AA5" w14:textId="77777777" w:rsidR="00F34EA4" w:rsidRPr="00F65186" w:rsidRDefault="00F34EA4" w:rsidP="0075069C">
            <w:r w:rsidRPr="00F65186">
              <w:t>TYPE</w:t>
            </w:r>
            <w:proofErr w:type="gramStart"/>
            <w:r w:rsidRPr="00F65186">
              <w:t>=”[</w:t>
            </w:r>
            <w:proofErr w:type="gramEnd"/>
            <w:r w:rsidRPr="00F65186">
              <w:t>Content type]”</w:t>
            </w:r>
          </w:p>
        </w:tc>
      </w:tr>
      <w:tr w:rsidR="00F34EA4" w:rsidRPr="003E74F1" w14:paraId="7E235254" w14:textId="77777777" w:rsidTr="0075069C">
        <w:trPr>
          <w:cantSplit/>
          <w:trHeight w:val="429"/>
        </w:trPr>
        <w:tc>
          <w:tcPr>
            <w:tcW w:w="1843" w:type="dxa"/>
          </w:tcPr>
          <w:p w14:paraId="23C03BEC" w14:textId="77777777" w:rsidR="00F34EA4" w:rsidRPr="00F65186" w:rsidRDefault="00F34EA4" w:rsidP="0075069C">
            <w:r w:rsidRPr="00F65186">
              <w:lastRenderedPageBreak/>
              <w:t>Profile</w:t>
            </w:r>
            <w:r w:rsidR="001415F0" w:rsidRPr="00F65186">
              <w:rPr>
                <w:rStyle w:val="FootnoteReference"/>
              </w:rPr>
              <w:footnoteReference w:id="20"/>
            </w:r>
          </w:p>
        </w:tc>
        <w:tc>
          <w:tcPr>
            <w:tcW w:w="1843" w:type="dxa"/>
          </w:tcPr>
          <w:p w14:paraId="20C7829C" w14:textId="77777777" w:rsidR="00F34EA4" w:rsidRPr="00F65186" w:rsidRDefault="00F34EA4" w:rsidP="0075069C">
            <w:r w:rsidRPr="00F65186">
              <w:t>Profile name</w:t>
            </w:r>
          </w:p>
        </w:tc>
        <w:tc>
          <w:tcPr>
            <w:tcW w:w="3544" w:type="dxa"/>
          </w:tcPr>
          <w:p w14:paraId="20EA6527" w14:textId="77777777" w:rsidR="00F34EA4" w:rsidRPr="00F65186" w:rsidRDefault="00F34EA4" w:rsidP="0075069C">
            <w:r w:rsidRPr="00F65186">
              <w:t>Describes the METS-profile</w:t>
            </w:r>
            <w:r w:rsidR="00C63585" w:rsidRPr="00F65186">
              <w:t xml:space="preserve"> being used</w:t>
            </w:r>
            <w:r w:rsidRPr="00F65186">
              <w:t>. The name should contain the version number and the version may be captured in the profile file path.</w:t>
            </w:r>
          </w:p>
          <w:p w14:paraId="5B3751C6" w14:textId="77777777" w:rsidR="00F34EA4" w:rsidRPr="00F65186" w:rsidRDefault="00F34EA4" w:rsidP="0075069C">
            <w:r w:rsidRPr="00F65186">
              <w:t>Example:</w:t>
            </w:r>
          </w:p>
          <w:p w14:paraId="7448F324" w14:textId="77777777" w:rsidR="00F34EA4" w:rsidRPr="00F65186" w:rsidRDefault="00F34EA4" w:rsidP="007113A7">
            <w:pPr>
              <w:rPr>
                <w:i/>
              </w:rPr>
            </w:pPr>
            <w:r w:rsidRPr="00F65186">
              <w:rPr>
                <w:i/>
              </w:rPr>
              <w:t>”</w:t>
            </w:r>
            <w:r w:rsidRPr="00F65186">
              <w:t xml:space="preserve"> </w:t>
            </w:r>
            <w:r w:rsidRPr="00F65186">
              <w:rPr>
                <w:i/>
              </w:rPr>
              <w:t>http://ear</w:t>
            </w:r>
            <w:r w:rsidR="007113A7" w:rsidRPr="00F65186">
              <w:rPr>
                <w:i/>
              </w:rPr>
              <w:t>k-project.com/resources/METS/v02</w:t>
            </w:r>
            <w:r w:rsidRPr="00F65186">
              <w:rPr>
                <w:i/>
              </w:rPr>
              <w:t>/</w:t>
            </w:r>
            <w:r w:rsidR="007113A7" w:rsidRPr="00F65186">
              <w:rPr>
                <w:i/>
              </w:rPr>
              <w:t>METS</w:t>
            </w:r>
            <w:r w:rsidRPr="00F65186">
              <w:rPr>
                <w:i/>
              </w:rPr>
              <w:t>.xml”</w:t>
            </w:r>
          </w:p>
        </w:tc>
        <w:tc>
          <w:tcPr>
            <w:tcW w:w="850" w:type="dxa"/>
          </w:tcPr>
          <w:p w14:paraId="2DA4A098" w14:textId="77777777" w:rsidR="00F34EA4" w:rsidRPr="00F65186" w:rsidRDefault="00F34EA4" w:rsidP="0075069C">
            <w:r w:rsidRPr="00F65186">
              <w:t>1</w:t>
            </w:r>
          </w:p>
        </w:tc>
        <w:tc>
          <w:tcPr>
            <w:tcW w:w="1843" w:type="dxa"/>
          </w:tcPr>
          <w:p w14:paraId="1FB1AC15" w14:textId="77777777" w:rsidR="00F34EA4" w:rsidRPr="00F65186" w:rsidRDefault="00F34EA4" w:rsidP="0075069C">
            <w:r w:rsidRPr="00F65186">
              <w:t>&lt;</w:t>
            </w:r>
            <w:proofErr w:type="spellStart"/>
            <w:r w:rsidRPr="00F65186">
              <w:t>mets</w:t>
            </w:r>
            <w:proofErr w:type="spellEnd"/>
            <w:r w:rsidRPr="00F65186">
              <w:t>:</w:t>
            </w:r>
            <w:r w:rsidRPr="00F65186">
              <w:rPr>
                <w:color w:val="F5844C"/>
              </w:rPr>
              <w:t xml:space="preserve"> </w:t>
            </w:r>
            <w:r w:rsidRPr="00F65186">
              <w:t>PROFILE=</w:t>
            </w:r>
            <w:r w:rsidRPr="00F65186">
              <w:rPr>
                <w:color w:val="993300"/>
              </w:rPr>
              <w:t>"[</w:t>
            </w:r>
            <w:r w:rsidRPr="00F65186">
              <w:t>Profile</w:t>
            </w:r>
            <w:r w:rsidRPr="00F65186">
              <w:rPr>
                <w:color w:val="993300"/>
              </w:rPr>
              <w:t>]"</w:t>
            </w:r>
          </w:p>
        </w:tc>
      </w:tr>
      <w:tr w:rsidR="00AA43C4" w:rsidRPr="003E74F1" w14:paraId="481D6341" w14:textId="77777777" w:rsidTr="0075069C">
        <w:trPr>
          <w:cantSplit/>
          <w:trHeight w:val="429"/>
        </w:trPr>
        <w:tc>
          <w:tcPr>
            <w:tcW w:w="1843" w:type="dxa"/>
          </w:tcPr>
          <w:p w14:paraId="2C1A6344" w14:textId="77777777" w:rsidR="00AA43C4" w:rsidRPr="00F65186" w:rsidRDefault="00AA43C4" w:rsidP="00AA43C4">
            <w:pPr>
              <w:spacing w:after="0"/>
            </w:pPr>
            <w:r w:rsidRPr="00F65186">
              <w:t xml:space="preserve">Content </w:t>
            </w:r>
            <w:r w:rsidR="00E6547A" w:rsidRPr="00F65186">
              <w:t>Information T</w:t>
            </w:r>
            <w:r w:rsidRPr="00F65186">
              <w:t>ype</w:t>
            </w:r>
          </w:p>
          <w:p w14:paraId="0B5F0032" w14:textId="77777777" w:rsidR="00AA43C4" w:rsidRPr="00F65186" w:rsidRDefault="00E6547A" w:rsidP="00AA43C4">
            <w:pPr>
              <w:spacing w:after="0"/>
            </w:pPr>
            <w:r w:rsidRPr="00F65186">
              <w:t>S</w:t>
            </w:r>
            <w:r w:rsidR="00AA43C4" w:rsidRPr="00F65186">
              <w:t xml:space="preserve">pecification </w:t>
            </w:r>
          </w:p>
        </w:tc>
        <w:tc>
          <w:tcPr>
            <w:tcW w:w="1843" w:type="dxa"/>
          </w:tcPr>
          <w:p w14:paraId="5697457F" w14:textId="77777777" w:rsidR="00AA43C4" w:rsidRPr="00F65186" w:rsidRDefault="00AA43C4" w:rsidP="00AA43C4">
            <w:pPr>
              <w:spacing w:after="0"/>
            </w:pPr>
            <w:r w:rsidRPr="00F65186">
              <w:t>Content type</w:t>
            </w:r>
          </w:p>
          <w:p w14:paraId="0451EFFC" w14:textId="77777777" w:rsidR="00AA43C4" w:rsidRPr="00F65186" w:rsidRDefault="00AA43C4" w:rsidP="00AA43C4">
            <w:pPr>
              <w:spacing w:after="0"/>
            </w:pPr>
            <w:r w:rsidRPr="00F65186">
              <w:t>specification used</w:t>
            </w:r>
          </w:p>
          <w:p w14:paraId="567037AA" w14:textId="77777777" w:rsidR="00AA43C4" w:rsidRPr="00F65186" w:rsidRDefault="00AA43C4" w:rsidP="00AA43C4">
            <w:pPr>
              <w:spacing w:after="0"/>
            </w:pPr>
            <w:r w:rsidRPr="00F65186">
              <w:t>for the content</w:t>
            </w:r>
          </w:p>
          <w:p w14:paraId="2A14598A" w14:textId="77777777" w:rsidR="00AA43C4" w:rsidRPr="00F65186" w:rsidRDefault="00AA43C4" w:rsidP="00AA43C4">
            <w:pPr>
              <w:spacing w:after="0"/>
            </w:pPr>
            <w:r w:rsidRPr="00F65186">
              <w:t xml:space="preserve">type </w:t>
            </w:r>
          </w:p>
        </w:tc>
        <w:tc>
          <w:tcPr>
            <w:tcW w:w="3544" w:type="dxa"/>
          </w:tcPr>
          <w:p w14:paraId="69BBC25F" w14:textId="77777777" w:rsidR="00E6547A" w:rsidRPr="00F65186" w:rsidRDefault="00E6547A" w:rsidP="00E6547A">
            <w:pPr>
              <w:spacing w:after="0"/>
            </w:pPr>
            <w:r w:rsidRPr="00F65186">
              <w:t xml:space="preserve">An attribute added by this specification. It describes which content information type specification is used for the content. Values of the attribute are fixed in the following vocabulary: </w:t>
            </w:r>
          </w:p>
          <w:p w14:paraId="631C9C0A" w14:textId="77777777" w:rsidR="00E6547A" w:rsidRPr="00F65186" w:rsidRDefault="00E6547A" w:rsidP="00E6547A">
            <w:pPr>
              <w:spacing w:after="0"/>
            </w:pPr>
            <w:r w:rsidRPr="00F65186">
              <w:t>1. SMURFERMS</w:t>
            </w:r>
          </w:p>
          <w:p w14:paraId="5B9B0A31" w14:textId="77777777" w:rsidR="00E6547A" w:rsidRPr="00F65186" w:rsidRDefault="00E6547A" w:rsidP="00E6547A">
            <w:pPr>
              <w:spacing w:after="0"/>
            </w:pPr>
            <w:r w:rsidRPr="00F65186">
              <w:t>2. SMURFSFSB</w:t>
            </w:r>
          </w:p>
          <w:p w14:paraId="65E2DC7B" w14:textId="77777777" w:rsidR="00E6547A" w:rsidRPr="00F65186" w:rsidRDefault="00E6547A" w:rsidP="00E6547A">
            <w:pPr>
              <w:spacing w:after="0"/>
            </w:pPr>
            <w:r w:rsidRPr="00F65186">
              <w:t>3. SIARD1</w:t>
            </w:r>
          </w:p>
          <w:p w14:paraId="4B313CFD" w14:textId="77777777" w:rsidR="00E6547A" w:rsidRPr="00F65186" w:rsidRDefault="00E6547A" w:rsidP="00E6547A">
            <w:pPr>
              <w:spacing w:after="0"/>
            </w:pPr>
            <w:r w:rsidRPr="00F65186">
              <w:t>4. SIARD2</w:t>
            </w:r>
          </w:p>
          <w:p w14:paraId="3AFD9BBD" w14:textId="77777777" w:rsidR="00E6547A" w:rsidRPr="00F65186" w:rsidRDefault="00E6547A" w:rsidP="00E6547A">
            <w:pPr>
              <w:spacing w:after="0"/>
            </w:pPr>
            <w:r w:rsidRPr="00F65186">
              <w:t>5. SIARDDK</w:t>
            </w:r>
          </w:p>
          <w:p w14:paraId="2E4C75BB" w14:textId="77777777" w:rsidR="00E6547A" w:rsidRPr="00F65186" w:rsidRDefault="00E6547A" w:rsidP="00E6547A">
            <w:pPr>
              <w:spacing w:after="0"/>
            </w:pPr>
            <w:r w:rsidRPr="00F65186">
              <w:t xml:space="preserve">6. </w:t>
            </w:r>
            <w:proofErr w:type="spellStart"/>
            <w:r w:rsidRPr="00F65186">
              <w:t>GeoVectorGML</w:t>
            </w:r>
            <w:proofErr w:type="spellEnd"/>
          </w:p>
          <w:p w14:paraId="464D5921" w14:textId="77777777" w:rsidR="00E6547A" w:rsidRPr="00F65186" w:rsidRDefault="00E6547A" w:rsidP="00E6547A">
            <w:pPr>
              <w:spacing w:after="0"/>
            </w:pPr>
            <w:r w:rsidRPr="00F65186">
              <w:t xml:space="preserve">7. </w:t>
            </w:r>
            <w:proofErr w:type="spellStart"/>
            <w:r w:rsidRPr="00F65186">
              <w:t>GeoRasterGeotiff</w:t>
            </w:r>
            <w:proofErr w:type="spellEnd"/>
          </w:p>
          <w:p w14:paraId="20612ACC" w14:textId="77777777" w:rsidR="00E6547A" w:rsidRPr="00F65186" w:rsidRDefault="00E6547A" w:rsidP="00E6547A">
            <w:pPr>
              <w:spacing w:after="0"/>
            </w:pPr>
          </w:p>
          <w:p w14:paraId="4AB3857D" w14:textId="77777777" w:rsidR="00AA43C4" w:rsidRPr="00F65186" w:rsidRDefault="00E6547A" w:rsidP="00E6547A">
            <w:pPr>
              <w:spacing w:after="0"/>
            </w:pPr>
            <w:r w:rsidRPr="00F65186">
              <w:t xml:space="preserve">NB </w:t>
            </w:r>
            <w:proofErr w:type="gramStart"/>
            <w:r w:rsidRPr="00F65186">
              <w:t>The</w:t>
            </w:r>
            <w:proofErr w:type="gramEnd"/>
            <w:r w:rsidRPr="00F65186">
              <w:t xml:space="preserve"> vocabulary is extensible as additional content information type specifications are developed</w:t>
            </w:r>
            <w:r w:rsidR="00AA43C4" w:rsidRPr="00F65186">
              <w:t>.</w:t>
            </w:r>
          </w:p>
          <w:p w14:paraId="6414DAC9" w14:textId="77777777" w:rsidR="00AA43C4" w:rsidRPr="00F65186" w:rsidRDefault="00AA43C4" w:rsidP="00AA43C4">
            <w:pPr>
              <w:spacing w:before="120" w:after="120"/>
            </w:pPr>
            <w:r w:rsidRPr="00F65186">
              <w:t>Example:</w:t>
            </w:r>
          </w:p>
          <w:p w14:paraId="0F1A2AB6" w14:textId="77777777" w:rsidR="00AA43C4" w:rsidRPr="00F65186" w:rsidRDefault="00AA43C4" w:rsidP="00AA43C4">
            <w:pPr>
              <w:spacing w:after="0"/>
            </w:pPr>
            <w:r w:rsidRPr="00F65186">
              <w:t xml:space="preserve">“SMURFERMS” </w:t>
            </w:r>
          </w:p>
        </w:tc>
        <w:tc>
          <w:tcPr>
            <w:tcW w:w="850" w:type="dxa"/>
          </w:tcPr>
          <w:p w14:paraId="79E54BD9" w14:textId="77777777" w:rsidR="00AA43C4" w:rsidRPr="00F65186" w:rsidRDefault="00AA43C4" w:rsidP="00AA43C4">
            <w:pPr>
              <w:spacing w:after="0"/>
            </w:pPr>
            <w:r w:rsidRPr="00F65186">
              <w:t>0..1</w:t>
            </w:r>
          </w:p>
        </w:tc>
        <w:tc>
          <w:tcPr>
            <w:tcW w:w="1843" w:type="dxa"/>
          </w:tcPr>
          <w:p w14:paraId="6C9BCBD3" w14:textId="77777777" w:rsidR="00AA43C4" w:rsidRPr="00F65186" w:rsidRDefault="00AA43C4" w:rsidP="00AA43C4">
            <w:pPr>
              <w:spacing w:after="0"/>
            </w:pPr>
            <w:r w:rsidRPr="00F65186">
              <w:t>&lt;</w:t>
            </w:r>
            <w:proofErr w:type="spellStart"/>
            <w:r w:rsidRPr="00F65186">
              <w:t>mets</w:t>
            </w:r>
            <w:proofErr w:type="spellEnd"/>
            <w:r w:rsidRPr="00F65186">
              <w:t>:</w:t>
            </w:r>
          </w:p>
          <w:p w14:paraId="2FE75191" w14:textId="77777777" w:rsidR="00AA43C4" w:rsidRPr="00F65186" w:rsidRDefault="00AA43C4" w:rsidP="00AA43C4">
            <w:pPr>
              <w:spacing w:after="0"/>
            </w:pPr>
            <w:r w:rsidRPr="00F65186">
              <w:t>CONTENTT</w:t>
            </w:r>
          </w:p>
          <w:p w14:paraId="58310183" w14:textId="77777777" w:rsidR="00AA43C4" w:rsidRPr="00F65186" w:rsidRDefault="00AA43C4" w:rsidP="00AA43C4">
            <w:pPr>
              <w:spacing w:after="0"/>
            </w:pPr>
            <w:r w:rsidRPr="00F65186">
              <w:t>YPESPECIFICATION</w:t>
            </w:r>
          </w:p>
          <w:p w14:paraId="6B13F69F" w14:textId="77777777" w:rsidR="00AA43C4" w:rsidRPr="00F65186" w:rsidRDefault="00AA43C4" w:rsidP="00AA43C4">
            <w:pPr>
              <w:spacing w:after="0"/>
            </w:pPr>
            <w:proofErr w:type="gramStart"/>
            <w:r w:rsidRPr="00F65186">
              <w:t>=”[</w:t>
            </w:r>
            <w:proofErr w:type="gramEnd"/>
            <w:r w:rsidRPr="00F65186">
              <w:t>Content type</w:t>
            </w:r>
          </w:p>
          <w:p w14:paraId="77E93183" w14:textId="77777777" w:rsidR="00AA43C4" w:rsidRPr="00F65186" w:rsidRDefault="00AA43C4" w:rsidP="00AA43C4">
            <w:pPr>
              <w:spacing w:after="0"/>
            </w:pPr>
            <w:r w:rsidRPr="00F65186">
              <w:t xml:space="preserve">specification]” </w:t>
            </w:r>
          </w:p>
        </w:tc>
      </w:tr>
    </w:tbl>
    <w:p w14:paraId="2A758769" w14:textId="77777777" w:rsidR="004C6E13" w:rsidRPr="00F65186" w:rsidRDefault="004C6E13" w:rsidP="009220A3">
      <w:pPr>
        <w:spacing w:before="120"/>
        <w:rPr>
          <w:b/>
        </w:rPr>
      </w:pPr>
      <w:r w:rsidRPr="00F65186">
        <w:rPr>
          <w:b/>
        </w:rPr>
        <w:t>Example:</w:t>
      </w:r>
    </w:p>
    <w:p w14:paraId="79D895F7" w14:textId="77777777" w:rsidR="004C6E13" w:rsidRPr="00F65186" w:rsidRDefault="004C6E13">
      <w:r w:rsidRPr="003E74F1">
        <w:rPr>
          <w:rFonts w:ascii="Consolas" w:hAnsi="Consolas"/>
          <w:color w:val="333333"/>
          <w:sz w:val="18"/>
          <w:szCs w:val="18"/>
          <w:shd w:val="clear" w:color="auto" w:fill="FFFFFF"/>
        </w:rPr>
        <w:t>&lt;</w:t>
      </w:r>
      <w:proofErr w:type="spellStart"/>
      <w:r w:rsidRPr="003E74F1">
        <w:rPr>
          <w:rStyle w:val="pl-ent"/>
          <w:rFonts w:ascii="Consolas" w:hAnsi="Consolas"/>
          <w:color w:val="63A35C"/>
          <w:sz w:val="18"/>
          <w:szCs w:val="18"/>
          <w:shd w:val="clear" w:color="auto" w:fill="FFFFFF"/>
        </w:rPr>
        <w:t>mets</w:t>
      </w:r>
      <w:proofErr w:type="spellEnd"/>
      <w:r w:rsidRPr="003E74F1">
        <w:rPr>
          <w:rFonts w:ascii="Consolas" w:hAnsi="Consolas"/>
          <w:color w:val="333333"/>
          <w:sz w:val="18"/>
          <w:szCs w:val="18"/>
          <w:shd w:val="clear" w:color="auto" w:fill="FFFFFF"/>
        </w:rPr>
        <w:t xml:space="preserve"> </w:t>
      </w:r>
      <w:proofErr w:type="spellStart"/>
      <w:proofErr w:type="gramStart"/>
      <w:r w:rsidRPr="003E74F1">
        <w:rPr>
          <w:rStyle w:val="pl-e"/>
          <w:rFonts w:ascii="Consolas" w:hAnsi="Consolas"/>
          <w:color w:val="795DA3"/>
          <w:sz w:val="18"/>
          <w:szCs w:val="18"/>
          <w:shd w:val="clear" w:color="auto" w:fill="FFFFFF"/>
        </w:rPr>
        <w:t>xmlns:xsi</w:t>
      </w:r>
      <w:proofErr w:type="spellEnd"/>
      <w:proofErr w:type="gramEnd"/>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http://www.w3.org/2001/XMLSchema-instance</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proofErr w:type="spellStart"/>
      <w:r w:rsidRPr="003E74F1">
        <w:rPr>
          <w:rStyle w:val="pl-e"/>
          <w:rFonts w:ascii="Consolas" w:hAnsi="Consolas"/>
          <w:color w:val="795DA3"/>
          <w:sz w:val="18"/>
          <w:szCs w:val="18"/>
          <w:shd w:val="clear" w:color="auto" w:fill="FFFFFF"/>
        </w:rPr>
        <w:t>xmlns:xlink</w:t>
      </w:r>
      <w:proofErr w:type="spellEnd"/>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http://www.w3.org/1999/xlink</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proofErr w:type="spellStart"/>
      <w:r w:rsidRPr="003E74F1">
        <w:rPr>
          <w:rStyle w:val="pl-e"/>
          <w:rFonts w:ascii="Consolas" w:hAnsi="Consolas"/>
          <w:color w:val="795DA3"/>
          <w:sz w:val="18"/>
          <w:szCs w:val="18"/>
          <w:shd w:val="clear" w:color="auto" w:fill="FFFFFF"/>
        </w:rPr>
        <w:t>xmlns</w:t>
      </w:r>
      <w:proofErr w:type="spellEnd"/>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http://www.loc.gov/METS/</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r w:rsidRPr="003E74F1">
        <w:rPr>
          <w:rStyle w:val="pl-e"/>
          <w:rFonts w:ascii="Consolas" w:hAnsi="Consolas"/>
          <w:color w:val="795DA3"/>
          <w:sz w:val="18"/>
          <w:szCs w:val="18"/>
          <w:shd w:val="clear" w:color="auto" w:fill="FFFFFF"/>
        </w:rPr>
        <w:t>PROFILE</w:t>
      </w:r>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http://www.</w:t>
      </w:r>
      <w:r w:rsidR="009E499A" w:rsidRPr="003E74F1">
        <w:rPr>
          <w:rStyle w:val="pl-s"/>
          <w:rFonts w:ascii="Consolas" w:hAnsi="Consolas"/>
          <w:color w:val="183691"/>
          <w:sz w:val="18"/>
          <w:szCs w:val="18"/>
          <w:shd w:val="clear" w:color="auto" w:fill="FFFFFF"/>
        </w:rPr>
        <w:t>dasboard.eu/specifications/sip</w:t>
      </w:r>
      <w:r w:rsidRPr="003E74F1">
        <w:rPr>
          <w:rStyle w:val="pl-s"/>
          <w:rFonts w:ascii="Consolas" w:hAnsi="Consolas"/>
          <w:color w:val="183691"/>
          <w:sz w:val="18"/>
          <w:szCs w:val="18"/>
          <w:shd w:val="clear" w:color="auto" w:fill="FFFFFF"/>
        </w:rPr>
        <w:t>/v0</w:t>
      </w:r>
      <w:r w:rsidR="009E499A" w:rsidRPr="003E74F1">
        <w:rPr>
          <w:rStyle w:val="pl-s"/>
          <w:rFonts w:ascii="Consolas" w:hAnsi="Consolas"/>
          <w:color w:val="183691"/>
          <w:sz w:val="18"/>
          <w:szCs w:val="18"/>
          <w:shd w:val="clear" w:color="auto" w:fill="FFFFFF"/>
        </w:rPr>
        <w:t>3</w:t>
      </w:r>
      <w:r w:rsidRPr="003E74F1">
        <w:rPr>
          <w:rStyle w:val="pl-s"/>
          <w:rFonts w:ascii="Consolas" w:hAnsi="Consolas"/>
          <w:color w:val="183691"/>
          <w:sz w:val="18"/>
          <w:szCs w:val="18"/>
          <w:shd w:val="clear" w:color="auto" w:fill="FFFFFF"/>
        </w:rPr>
        <w:t>/METS.xml</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r w:rsidRPr="003E74F1">
        <w:rPr>
          <w:rStyle w:val="pl-e"/>
          <w:rFonts w:ascii="Consolas" w:hAnsi="Consolas"/>
          <w:color w:val="795DA3"/>
          <w:sz w:val="18"/>
          <w:szCs w:val="18"/>
          <w:shd w:val="clear" w:color="auto" w:fill="FFFFFF"/>
        </w:rPr>
        <w:t>TYPE</w:t>
      </w:r>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00AA43C4" w:rsidRPr="003E74F1">
        <w:rPr>
          <w:rStyle w:val="pl-s"/>
          <w:rFonts w:ascii="Consolas" w:hAnsi="Consolas"/>
          <w:color w:val="183691"/>
          <w:sz w:val="18"/>
          <w:szCs w:val="18"/>
          <w:shd w:val="clear" w:color="auto" w:fill="FFFFFF"/>
        </w:rPr>
        <w:t>ERMS</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r w:rsidRPr="003E74F1">
        <w:rPr>
          <w:rStyle w:val="pl-e"/>
          <w:rFonts w:ascii="Consolas" w:hAnsi="Consolas"/>
          <w:color w:val="795DA3"/>
          <w:sz w:val="18"/>
          <w:szCs w:val="18"/>
          <w:shd w:val="clear" w:color="auto" w:fill="FFFFFF"/>
        </w:rPr>
        <w:t>OBJID</w:t>
      </w:r>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5d378f86-28a1-41d8-a2b9-264b10fbd511</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r w:rsidR="00AA43C4" w:rsidRPr="003E74F1">
        <w:rPr>
          <w:rStyle w:val="pl-e"/>
          <w:rFonts w:ascii="Consolas" w:hAnsi="Consolas"/>
          <w:color w:val="795DA3"/>
          <w:sz w:val="18"/>
          <w:szCs w:val="18"/>
          <w:shd w:val="clear" w:color="auto" w:fill="FFFFFF"/>
        </w:rPr>
        <w:t>CONTENTTYPESPECIFICATION</w:t>
      </w:r>
      <w:r w:rsidR="00AA43C4" w:rsidRPr="003E74F1">
        <w:rPr>
          <w:rFonts w:ascii="Consolas" w:hAnsi="Consolas"/>
          <w:color w:val="333333"/>
          <w:sz w:val="18"/>
          <w:szCs w:val="18"/>
          <w:shd w:val="clear" w:color="auto" w:fill="FFFFFF"/>
        </w:rPr>
        <w:t>=</w:t>
      </w:r>
      <w:r w:rsidR="00AA43C4" w:rsidRPr="003E74F1">
        <w:rPr>
          <w:rStyle w:val="pl-pds"/>
          <w:rFonts w:ascii="Consolas" w:hAnsi="Consolas"/>
          <w:color w:val="183691"/>
          <w:sz w:val="18"/>
          <w:szCs w:val="18"/>
          <w:shd w:val="clear" w:color="auto" w:fill="FFFFFF"/>
        </w:rPr>
        <w:t>"</w:t>
      </w:r>
      <w:r w:rsidR="00AA43C4" w:rsidRPr="003E74F1">
        <w:rPr>
          <w:rStyle w:val="pl-s"/>
          <w:rFonts w:ascii="Consolas" w:hAnsi="Consolas"/>
          <w:color w:val="183691"/>
          <w:sz w:val="18"/>
          <w:szCs w:val="18"/>
          <w:shd w:val="clear" w:color="auto" w:fill="FFFFFF"/>
        </w:rPr>
        <w:t>SMURFERMS</w:t>
      </w:r>
      <w:r w:rsidR="00AA43C4" w:rsidRPr="003E74F1">
        <w:rPr>
          <w:rStyle w:val="pl-pds"/>
          <w:rFonts w:ascii="Consolas" w:hAnsi="Consolas"/>
          <w:color w:val="183691"/>
          <w:sz w:val="18"/>
          <w:szCs w:val="18"/>
          <w:shd w:val="clear" w:color="auto" w:fill="FFFFFF"/>
        </w:rPr>
        <w:t>"</w:t>
      </w:r>
      <w:r w:rsidR="00AA43C4" w:rsidRPr="003E74F1">
        <w:rPr>
          <w:rFonts w:ascii="Consolas" w:hAnsi="Consolas"/>
          <w:color w:val="333333"/>
          <w:sz w:val="18"/>
          <w:szCs w:val="18"/>
          <w:shd w:val="clear" w:color="auto" w:fill="FFFFFF"/>
        </w:rPr>
        <w:t xml:space="preserve"> </w:t>
      </w:r>
      <w:r w:rsidRPr="003E74F1">
        <w:rPr>
          <w:rStyle w:val="pl-e"/>
          <w:rFonts w:ascii="Consolas" w:hAnsi="Consolas"/>
          <w:color w:val="795DA3"/>
          <w:sz w:val="18"/>
          <w:szCs w:val="18"/>
          <w:shd w:val="clear" w:color="auto" w:fill="FFFFFF"/>
        </w:rPr>
        <w:t>LABEL</w:t>
      </w:r>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 xml:space="preserve">METS file describing the </w:t>
      </w:r>
      <w:r w:rsidR="00BC33B7" w:rsidRPr="003E74F1">
        <w:rPr>
          <w:rStyle w:val="pl-s"/>
          <w:rFonts w:ascii="Consolas" w:hAnsi="Consolas"/>
          <w:color w:val="183691"/>
          <w:sz w:val="18"/>
          <w:szCs w:val="18"/>
          <w:shd w:val="clear" w:color="auto" w:fill="FFFFFF"/>
        </w:rPr>
        <w:t>SIP</w:t>
      </w:r>
      <w:r w:rsidRPr="003E74F1">
        <w:rPr>
          <w:rStyle w:val="pl-s"/>
          <w:rFonts w:ascii="Consolas" w:hAnsi="Consolas"/>
          <w:color w:val="183691"/>
          <w:sz w:val="18"/>
          <w:szCs w:val="18"/>
          <w:shd w:val="clear" w:color="auto" w:fill="FFFFFF"/>
        </w:rPr>
        <w:t>.</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 xml:space="preserve"> </w:t>
      </w:r>
      <w:proofErr w:type="spellStart"/>
      <w:r w:rsidRPr="003E74F1">
        <w:rPr>
          <w:rStyle w:val="pl-e"/>
          <w:rFonts w:ascii="Consolas" w:hAnsi="Consolas"/>
          <w:color w:val="795DA3"/>
          <w:sz w:val="18"/>
          <w:szCs w:val="18"/>
          <w:shd w:val="clear" w:color="auto" w:fill="FFFFFF"/>
        </w:rPr>
        <w:t>xsi:schemaLocation</w:t>
      </w:r>
      <w:proofErr w:type="spellEnd"/>
      <w:r w:rsidRPr="003E74F1">
        <w:rPr>
          <w:rFonts w:ascii="Consolas" w:hAnsi="Consolas"/>
          <w:color w:val="333333"/>
          <w:sz w:val="18"/>
          <w:szCs w:val="18"/>
          <w:shd w:val="clear" w:color="auto" w:fill="FFFFFF"/>
        </w:rPr>
        <w:t>=</w:t>
      </w:r>
      <w:r w:rsidRPr="003E74F1">
        <w:rPr>
          <w:rStyle w:val="pl-pds"/>
          <w:rFonts w:ascii="Consolas" w:hAnsi="Consolas"/>
          <w:color w:val="183691"/>
          <w:sz w:val="18"/>
          <w:szCs w:val="18"/>
          <w:shd w:val="clear" w:color="auto" w:fill="FFFFFF"/>
        </w:rPr>
        <w:t>"</w:t>
      </w:r>
      <w:r w:rsidRPr="003E74F1">
        <w:rPr>
          <w:rStyle w:val="pl-s"/>
          <w:rFonts w:ascii="Consolas" w:hAnsi="Consolas"/>
          <w:color w:val="183691"/>
          <w:sz w:val="18"/>
          <w:szCs w:val="18"/>
          <w:shd w:val="clear" w:color="auto" w:fill="FFFFFF"/>
        </w:rPr>
        <w:t>http://www.loc.gov/METS/ schemas/</w:t>
      </w:r>
      <w:r w:rsidR="00BC33B7" w:rsidRPr="003E74F1">
        <w:rPr>
          <w:rStyle w:val="pl-s"/>
          <w:rFonts w:ascii="Consolas" w:hAnsi="Consolas"/>
          <w:color w:val="183691"/>
          <w:sz w:val="18"/>
          <w:szCs w:val="18"/>
          <w:shd w:val="clear" w:color="auto" w:fill="FFFFFF"/>
        </w:rPr>
        <w:t>METS</w:t>
      </w:r>
      <w:r w:rsidRPr="003E74F1">
        <w:rPr>
          <w:rStyle w:val="pl-s"/>
          <w:rFonts w:ascii="Consolas" w:hAnsi="Consolas"/>
          <w:color w:val="183691"/>
          <w:sz w:val="18"/>
          <w:szCs w:val="18"/>
          <w:shd w:val="clear" w:color="auto" w:fill="FFFFFF"/>
        </w:rPr>
        <w:t>.xsd http://www.w3.org/1999/xlink schemas/xlink.xsd</w:t>
      </w:r>
      <w:r w:rsidRPr="003E74F1">
        <w:rPr>
          <w:rStyle w:val="pl-pds"/>
          <w:rFonts w:ascii="Consolas" w:hAnsi="Consolas"/>
          <w:color w:val="183691"/>
          <w:sz w:val="18"/>
          <w:szCs w:val="18"/>
          <w:shd w:val="clear" w:color="auto" w:fill="FFFFFF"/>
        </w:rPr>
        <w:t>"</w:t>
      </w:r>
      <w:r w:rsidRPr="003E74F1">
        <w:rPr>
          <w:rFonts w:ascii="Consolas" w:hAnsi="Consolas"/>
          <w:color w:val="333333"/>
          <w:sz w:val="18"/>
          <w:szCs w:val="18"/>
          <w:shd w:val="clear" w:color="auto" w:fill="FFFFFF"/>
        </w:rPr>
        <w:t>&gt;</w:t>
      </w:r>
    </w:p>
    <w:p w14:paraId="04FE283C" w14:textId="77777777" w:rsidR="00BC407C" w:rsidRPr="00F65186" w:rsidRDefault="00BC407C" w:rsidP="00955280">
      <w:pPr>
        <w:pStyle w:val="Heading2"/>
        <w:spacing w:before="240"/>
        <w:ind w:left="788"/>
        <w:rPr>
          <w:lang w:val="en-GB"/>
        </w:rPr>
      </w:pPr>
      <w:bookmarkStart w:id="702" w:name="_Toc532820058"/>
      <w:r w:rsidRPr="00F65186">
        <w:rPr>
          <w:lang w:val="en-GB"/>
        </w:rPr>
        <w:lastRenderedPageBreak/>
        <w:t>Header</w:t>
      </w:r>
      <w:bookmarkEnd w:id="702"/>
    </w:p>
    <w:p w14:paraId="255A30E2" w14:textId="77777777" w:rsidR="00BC407C" w:rsidRPr="00F65186" w:rsidRDefault="00551D7B" w:rsidP="00551D7B">
      <w:pPr>
        <w:pStyle w:val="ListParagraph1"/>
        <w:ind w:left="0"/>
      </w:pPr>
      <w:r w:rsidRPr="00F65186">
        <w:t>The METS header el</w:t>
      </w:r>
      <w:r w:rsidR="00111048" w:rsidRPr="00F65186">
        <w:t>e</w:t>
      </w:r>
      <w:r w:rsidRPr="00F65186">
        <w:t xml:space="preserve">ment </w:t>
      </w:r>
      <w:r w:rsidR="00BC407C" w:rsidRPr="00F65186">
        <w:t>&lt;</w:t>
      </w:r>
      <w:proofErr w:type="spellStart"/>
      <w:r w:rsidR="00BC407C" w:rsidRPr="00F65186">
        <w:t>metsHdr</w:t>
      </w:r>
      <w:proofErr w:type="spellEnd"/>
      <w:r w:rsidR="00BC407C" w:rsidRPr="00F65186">
        <w:t xml:space="preserve">&gt; </w:t>
      </w:r>
      <w:r w:rsidRPr="00F65186">
        <w:t xml:space="preserve">describes </w:t>
      </w:r>
      <w:r w:rsidR="00BC407C" w:rsidRPr="00F65186">
        <w:t xml:space="preserve">metadata about the creator, contact persons, etc. of the </w:t>
      </w:r>
      <w:r w:rsidRPr="00F65186">
        <w:t xml:space="preserve">submission information package as seen in </w:t>
      </w:r>
      <w:r w:rsidR="000869F5" w:rsidRPr="00F65186">
        <w:fldChar w:fldCharType="begin"/>
      </w:r>
      <w:r w:rsidR="000869F5" w:rsidRPr="00F65186">
        <w:instrText xml:space="preserve"> REF _Ref435550227 \h </w:instrText>
      </w:r>
      <w:r w:rsidR="000869F5" w:rsidRPr="00F65186">
        <w:fldChar w:fldCharType="separate"/>
      </w:r>
      <w:r w:rsidR="00AB4736" w:rsidRPr="00F65186">
        <w:t xml:space="preserve">Figure </w:t>
      </w:r>
      <w:r w:rsidR="00AB4736" w:rsidRPr="00F65186">
        <w:rPr>
          <w:noProof/>
        </w:rPr>
        <w:t>4</w:t>
      </w:r>
      <w:r w:rsidR="000869F5" w:rsidRPr="00F65186">
        <w:fldChar w:fldCharType="end"/>
      </w:r>
      <w:r w:rsidRPr="00F65186">
        <w:t>.</w:t>
      </w:r>
    </w:p>
    <w:p w14:paraId="10121297" w14:textId="77777777" w:rsidR="00435DC3" w:rsidRPr="00F65186" w:rsidRDefault="00435DC3" w:rsidP="00551D7B">
      <w:pPr>
        <w:pStyle w:val="ListParagraph1"/>
        <w:ind w:left="0"/>
      </w:pPr>
    </w:p>
    <w:p w14:paraId="205FDF15" w14:textId="77777777" w:rsidR="00B46562" w:rsidRPr="00F65186" w:rsidRDefault="00854E88" w:rsidP="00435DC3">
      <w:pPr>
        <w:pStyle w:val="ListParagraph1"/>
        <w:keepNext/>
        <w:spacing w:before="480" w:after="240"/>
        <w:ind w:left="0"/>
      </w:pPr>
      <w:r w:rsidRPr="00F65186">
        <w:rPr>
          <w:noProof/>
          <w:lang w:eastAsia="en-GB"/>
        </w:rPr>
        <w:t xml:space="preserve"> </w:t>
      </w:r>
      <w:r w:rsidR="00A431A8" w:rsidRPr="00F65186">
        <w:rPr>
          <w:noProof/>
          <w:lang w:eastAsia="en-GB"/>
        </w:rPr>
        <w:drawing>
          <wp:inline distT="0" distB="0" distL="0" distR="0" wp14:anchorId="0A5AF9E1" wp14:editId="5F30D3A0">
            <wp:extent cx="6159500" cy="2679700"/>
            <wp:effectExtent l="0" t="0" r="0" b="0"/>
            <wp:docPr id="10" name="Pil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lt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9500" cy="2679700"/>
                    </a:xfrm>
                    <a:prstGeom prst="rect">
                      <a:avLst/>
                    </a:prstGeom>
                    <a:noFill/>
                    <a:ln>
                      <a:noFill/>
                    </a:ln>
                  </pic:spPr>
                </pic:pic>
              </a:graphicData>
            </a:graphic>
          </wp:inline>
        </w:drawing>
      </w:r>
    </w:p>
    <w:p w14:paraId="18FDF343" w14:textId="53D830EF" w:rsidR="0080375E" w:rsidRPr="00F65186" w:rsidRDefault="00B46562" w:rsidP="00B46562">
      <w:pPr>
        <w:pStyle w:val="Caption"/>
        <w:rPr>
          <w:lang w:val="en-GB"/>
        </w:rPr>
      </w:pPr>
      <w:bookmarkStart w:id="703" w:name="_Ref435550227"/>
      <w:bookmarkStart w:id="704" w:name="_Toc473623495"/>
      <w:r w:rsidRPr="00F65186">
        <w:rPr>
          <w:lang w:val="en-GB"/>
        </w:rPr>
        <w:t xml:space="preserve">Figure </w:t>
      </w:r>
      <w:r w:rsidRPr="00F65186">
        <w:rPr>
          <w:lang w:val="en-GB"/>
        </w:rPr>
        <w:fldChar w:fldCharType="begin"/>
      </w:r>
      <w:r w:rsidRPr="00F65186">
        <w:rPr>
          <w:lang w:val="en-GB"/>
        </w:rPr>
        <w:instrText xml:space="preserve"> SEQ Figure \* ARABIC </w:instrText>
      </w:r>
      <w:r w:rsidRPr="00F65186">
        <w:rPr>
          <w:lang w:val="en-GB"/>
        </w:rPr>
        <w:fldChar w:fldCharType="separate"/>
      </w:r>
      <w:ins w:id="705" w:author="Miguel Ferreira" w:date="2018-12-17T14:46:00Z">
        <w:r w:rsidR="009A4B40">
          <w:rPr>
            <w:noProof/>
            <w:lang w:val="en-GB"/>
          </w:rPr>
          <w:t>8</w:t>
        </w:r>
      </w:ins>
      <w:del w:id="706" w:author="Miguel Ferreira" w:date="2018-12-17T14:39:00Z">
        <w:r w:rsidR="00AB4736" w:rsidRPr="00F65186" w:rsidDel="00363AC8">
          <w:rPr>
            <w:noProof/>
            <w:lang w:val="en-GB"/>
          </w:rPr>
          <w:delText>4</w:delText>
        </w:r>
      </w:del>
      <w:r w:rsidRPr="00F65186">
        <w:rPr>
          <w:lang w:val="en-GB"/>
        </w:rPr>
        <w:fldChar w:fldCharType="end"/>
      </w:r>
      <w:bookmarkEnd w:id="703"/>
      <w:r w:rsidRPr="00F65186">
        <w:rPr>
          <w:lang w:val="en-GB"/>
        </w:rPr>
        <w:t>: METS header</w:t>
      </w:r>
      <w:bookmarkEnd w:id="704"/>
    </w:p>
    <w:p w14:paraId="616A0184" w14:textId="77777777" w:rsidR="0080375E" w:rsidRPr="00F65186" w:rsidRDefault="0080375E" w:rsidP="0080375E">
      <w:pPr>
        <w:pStyle w:val="NormalIndent"/>
        <w:rPr>
          <w:rFonts w:ascii="Calibri" w:hAnsi="Calibri"/>
          <w:sz w:val="22"/>
          <w:szCs w:val="22"/>
          <w:lang w:val="en-GB"/>
        </w:rPr>
      </w:pPr>
      <w:r w:rsidRPr="00F65186">
        <w:rPr>
          <w:rFonts w:ascii="Calibri" w:hAnsi="Calibri"/>
          <w:sz w:val="22"/>
          <w:szCs w:val="22"/>
          <w:lang w:val="en-GB"/>
        </w:rPr>
        <w:t xml:space="preserve">These are the elements that give information </w:t>
      </w:r>
      <w:r w:rsidR="003512E2" w:rsidRPr="00F65186">
        <w:rPr>
          <w:rFonts w:ascii="Calibri" w:hAnsi="Calibri"/>
          <w:sz w:val="22"/>
          <w:szCs w:val="22"/>
          <w:lang w:val="en-GB"/>
        </w:rPr>
        <w:t>about</w:t>
      </w:r>
      <w:r w:rsidRPr="00F65186">
        <w:rPr>
          <w:rFonts w:ascii="Calibri" w:hAnsi="Calibri"/>
          <w:sz w:val="22"/>
          <w:szCs w:val="22"/>
          <w:lang w:val="en-GB"/>
        </w:rPr>
        <w:t xml:space="preserve"> the submission of the SIP</w:t>
      </w:r>
      <w:r w:rsidR="00854E88" w:rsidRPr="00F65186">
        <w:rPr>
          <w:rFonts w:ascii="Calibri" w:hAnsi="Calibri"/>
          <w:sz w:val="22"/>
          <w:szCs w:val="22"/>
          <w:lang w:val="en-GB"/>
        </w:rPr>
        <w:t xml:space="preserve"> in the METS header element</w:t>
      </w:r>
      <w:r w:rsidRPr="00F65186">
        <w:rPr>
          <w:rFonts w:ascii="Calibri" w:hAnsi="Calibri"/>
          <w:sz w:val="22"/>
          <w:szCs w:val="22"/>
          <w:lang w:val="en-GB"/>
        </w:rPr>
        <w:t>.</w:t>
      </w:r>
    </w:p>
    <w:p w14:paraId="3AC91D4A" w14:textId="77777777" w:rsidR="0080375E" w:rsidRPr="00F65186" w:rsidRDefault="0080375E" w:rsidP="0080375E">
      <w:pPr>
        <w:pStyle w:val="NormalIndent"/>
        <w:rPr>
          <w:lang w:val="en-GB"/>
        </w:rPr>
      </w:pPr>
    </w:p>
    <w:p w14:paraId="50756EC8" w14:textId="77777777" w:rsidR="0080375E" w:rsidRPr="00F65186" w:rsidRDefault="0080375E" w:rsidP="0080375E">
      <w:pPr>
        <w:pStyle w:val="Caption"/>
        <w:rPr>
          <w:lang w:val="en-GB"/>
        </w:rPr>
      </w:pPr>
      <w:bookmarkStart w:id="707" w:name="_Toc473623487"/>
      <w:r w:rsidRPr="00F65186">
        <w:rPr>
          <w:lang w:val="en-GB"/>
        </w:rPr>
        <w:t xml:space="preserve">Table </w:t>
      </w:r>
      <w:r w:rsidRPr="00F65186">
        <w:rPr>
          <w:lang w:val="en-GB"/>
        </w:rPr>
        <w:fldChar w:fldCharType="begin"/>
      </w:r>
      <w:r w:rsidRPr="00F65186">
        <w:rPr>
          <w:lang w:val="en-GB"/>
        </w:rPr>
        <w:instrText xml:space="preserve"> SEQ Table \* ARABIC </w:instrText>
      </w:r>
      <w:r w:rsidRPr="00F65186">
        <w:rPr>
          <w:lang w:val="en-GB"/>
        </w:rPr>
        <w:fldChar w:fldCharType="separate"/>
      </w:r>
      <w:r w:rsidR="00AB4736" w:rsidRPr="00F65186">
        <w:rPr>
          <w:noProof/>
          <w:lang w:val="en-GB"/>
        </w:rPr>
        <w:t>2</w:t>
      </w:r>
      <w:r w:rsidRPr="00F65186">
        <w:rPr>
          <w:lang w:val="en-GB"/>
        </w:rPr>
        <w:fldChar w:fldCharType="end"/>
      </w:r>
      <w:r w:rsidRPr="00F65186">
        <w:rPr>
          <w:lang w:val="en-GB"/>
        </w:rPr>
        <w:t>: Metadata about the information package</w:t>
      </w:r>
      <w:bookmarkEnd w:id="707"/>
    </w:p>
    <w:tbl>
      <w:tblPr>
        <w:tblW w:w="992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3"/>
        <w:gridCol w:w="3544"/>
        <w:gridCol w:w="850"/>
        <w:gridCol w:w="1843"/>
      </w:tblGrid>
      <w:tr w:rsidR="0080375E" w:rsidRPr="003E74F1" w14:paraId="7179A4C2" w14:textId="77777777" w:rsidTr="00AC05B0">
        <w:trPr>
          <w:cantSplit/>
          <w:trHeight w:val="255"/>
          <w:tblHeader/>
        </w:trPr>
        <w:tc>
          <w:tcPr>
            <w:tcW w:w="1843" w:type="dxa"/>
            <w:shd w:val="clear" w:color="auto" w:fill="92D050"/>
            <w:noWrap/>
            <w:vAlign w:val="bottom"/>
          </w:tcPr>
          <w:p w14:paraId="4427D2C3" w14:textId="77777777" w:rsidR="0080375E" w:rsidRPr="00F65186" w:rsidRDefault="0080375E" w:rsidP="00AC05B0">
            <w:pPr>
              <w:spacing w:before="120" w:after="120" w:line="240" w:lineRule="auto"/>
              <w:ind w:right="57"/>
              <w:rPr>
                <w:b/>
                <w:color w:val="FFFFFF"/>
              </w:rPr>
            </w:pPr>
            <w:r w:rsidRPr="00F65186">
              <w:rPr>
                <w:b/>
                <w:color w:val="FFFFFF"/>
              </w:rPr>
              <w:t>Element</w:t>
            </w:r>
          </w:p>
        </w:tc>
        <w:tc>
          <w:tcPr>
            <w:tcW w:w="1843" w:type="dxa"/>
            <w:shd w:val="clear" w:color="auto" w:fill="92D050"/>
            <w:noWrap/>
            <w:vAlign w:val="bottom"/>
          </w:tcPr>
          <w:p w14:paraId="46CD5017" w14:textId="77777777" w:rsidR="0080375E" w:rsidRPr="00F65186" w:rsidRDefault="0080375E" w:rsidP="00AC05B0">
            <w:pPr>
              <w:spacing w:before="120" w:after="120" w:line="240" w:lineRule="auto"/>
              <w:ind w:right="57"/>
              <w:rPr>
                <w:b/>
                <w:color w:val="FFFFFF"/>
              </w:rPr>
            </w:pPr>
            <w:r w:rsidRPr="00F65186">
              <w:rPr>
                <w:b/>
                <w:color w:val="FFFFFF"/>
              </w:rPr>
              <w:t>Definition</w:t>
            </w:r>
          </w:p>
        </w:tc>
        <w:tc>
          <w:tcPr>
            <w:tcW w:w="3544" w:type="dxa"/>
            <w:shd w:val="clear" w:color="auto" w:fill="92D050"/>
            <w:noWrap/>
            <w:vAlign w:val="bottom"/>
          </w:tcPr>
          <w:p w14:paraId="4D86669C" w14:textId="77777777" w:rsidR="0080375E" w:rsidRPr="00F65186" w:rsidRDefault="0080375E" w:rsidP="00AC05B0">
            <w:pPr>
              <w:spacing w:before="120" w:after="120" w:line="240" w:lineRule="auto"/>
              <w:ind w:right="57"/>
              <w:rPr>
                <w:b/>
                <w:color w:val="FFFFFF"/>
              </w:rPr>
            </w:pPr>
            <w:r w:rsidRPr="00F65186">
              <w:rPr>
                <w:b/>
                <w:color w:val="FFFFFF"/>
              </w:rPr>
              <w:t>Explanation</w:t>
            </w:r>
          </w:p>
        </w:tc>
        <w:tc>
          <w:tcPr>
            <w:tcW w:w="850" w:type="dxa"/>
            <w:shd w:val="clear" w:color="auto" w:fill="92D050"/>
            <w:noWrap/>
            <w:vAlign w:val="bottom"/>
          </w:tcPr>
          <w:p w14:paraId="381B49DC" w14:textId="77777777" w:rsidR="0080375E" w:rsidRPr="00F65186" w:rsidRDefault="0080375E" w:rsidP="00AC05B0">
            <w:pPr>
              <w:spacing w:before="120" w:after="120" w:line="240" w:lineRule="auto"/>
              <w:ind w:right="57"/>
              <w:rPr>
                <w:b/>
                <w:color w:val="FFFFFF"/>
              </w:rPr>
            </w:pPr>
            <w:r w:rsidRPr="00F65186">
              <w:rPr>
                <w:b/>
                <w:color w:val="FFFFFF"/>
              </w:rPr>
              <w:t>Card.</w:t>
            </w:r>
          </w:p>
        </w:tc>
        <w:tc>
          <w:tcPr>
            <w:tcW w:w="1843" w:type="dxa"/>
            <w:shd w:val="clear" w:color="auto" w:fill="92D050"/>
            <w:noWrap/>
            <w:vAlign w:val="bottom"/>
          </w:tcPr>
          <w:p w14:paraId="09ED58F0" w14:textId="77777777" w:rsidR="0080375E" w:rsidRPr="00F65186" w:rsidRDefault="0080375E" w:rsidP="00AC05B0">
            <w:pPr>
              <w:spacing w:before="120" w:after="120" w:line="240" w:lineRule="auto"/>
              <w:ind w:right="57"/>
              <w:rPr>
                <w:b/>
                <w:color w:val="FFFFFF"/>
              </w:rPr>
            </w:pPr>
            <w:r w:rsidRPr="00F65186">
              <w:rPr>
                <w:b/>
                <w:color w:val="FFFFFF"/>
              </w:rPr>
              <w:t>METS</w:t>
            </w:r>
          </w:p>
        </w:tc>
      </w:tr>
      <w:tr w:rsidR="0080375E" w:rsidRPr="003E74F1" w14:paraId="3F7FA5F8" w14:textId="77777777" w:rsidTr="00A577CA">
        <w:trPr>
          <w:cantSplit/>
          <w:trHeight w:val="2029"/>
        </w:trPr>
        <w:tc>
          <w:tcPr>
            <w:tcW w:w="1843" w:type="dxa"/>
          </w:tcPr>
          <w:p w14:paraId="62B2A1CF" w14:textId="77777777" w:rsidR="0080375E" w:rsidRPr="00F65186" w:rsidRDefault="000A607B" w:rsidP="00AC05B0">
            <w:r w:rsidRPr="00F65186">
              <w:t>Id</w:t>
            </w:r>
          </w:p>
        </w:tc>
        <w:tc>
          <w:tcPr>
            <w:tcW w:w="1843" w:type="dxa"/>
          </w:tcPr>
          <w:p w14:paraId="79F65B70" w14:textId="77777777" w:rsidR="0080375E" w:rsidRPr="00F65186" w:rsidRDefault="000A607B" w:rsidP="00AC05B0">
            <w:r w:rsidRPr="00F65186">
              <w:t>Unique ID for the METS header section</w:t>
            </w:r>
          </w:p>
        </w:tc>
        <w:tc>
          <w:tcPr>
            <w:tcW w:w="3544" w:type="dxa"/>
          </w:tcPr>
          <w:p w14:paraId="7B1EBE56" w14:textId="77777777" w:rsidR="000A607B" w:rsidRPr="00F65186" w:rsidRDefault="000A607B" w:rsidP="00AC05B0">
            <w:r w:rsidRPr="00F65186">
              <w:t>Unique ID for the METS header section.</w:t>
            </w:r>
          </w:p>
          <w:p w14:paraId="6578E3BF" w14:textId="77777777" w:rsidR="0080375E" w:rsidRPr="00C25E13" w:rsidRDefault="0080375E" w:rsidP="00AC05B0">
            <w:pPr>
              <w:rPr>
                <w:lang w:val="pt-PT"/>
                <w:rPrChange w:id="708" w:author="Miguel Ferreira" w:date="2018-12-17T14:25:00Z">
                  <w:rPr>
                    <w:lang w:val="es-ES_tradnl"/>
                  </w:rPr>
                </w:rPrChange>
              </w:rPr>
            </w:pPr>
            <w:proofErr w:type="spellStart"/>
            <w:r w:rsidRPr="00C25E13">
              <w:rPr>
                <w:lang w:val="pt-PT"/>
                <w:rPrChange w:id="709" w:author="Miguel Ferreira" w:date="2018-12-17T14:25:00Z">
                  <w:rPr>
                    <w:lang w:val="es-ES_tradnl"/>
                  </w:rPr>
                </w:rPrChange>
              </w:rPr>
              <w:t>Example</w:t>
            </w:r>
            <w:proofErr w:type="spellEnd"/>
            <w:r w:rsidRPr="00C25E13">
              <w:rPr>
                <w:lang w:val="pt-PT"/>
                <w:rPrChange w:id="710" w:author="Miguel Ferreira" w:date="2018-12-17T14:25:00Z">
                  <w:rPr>
                    <w:lang w:val="es-ES_tradnl"/>
                  </w:rPr>
                </w:rPrChange>
              </w:rPr>
              <w:t xml:space="preserve">: </w:t>
            </w:r>
          </w:p>
          <w:p w14:paraId="69C615FD" w14:textId="77777777" w:rsidR="0080375E" w:rsidRPr="00C25E13" w:rsidRDefault="0080375E" w:rsidP="000A607B">
            <w:pPr>
              <w:rPr>
                <w:b/>
                <w:i/>
                <w:lang w:val="pt-PT"/>
                <w:rPrChange w:id="711" w:author="Miguel Ferreira" w:date="2018-12-17T14:25:00Z">
                  <w:rPr>
                    <w:b/>
                    <w:i/>
                    <w:lang w:val="es-ES_tradnl"/>
                  </w:rPr>
                </w:rPrChange>
              </w:rPr>
            </w:pPr>
            <w:r w:rsidRPr="00C25E13">
              <w:rPr>
                <w:i/>
                <w:color w:val="000000"/>
                <w:lang w:val="pt-PT"/>
                <w:rPrChange w:id="712" w:author="Miguel Ferreira" w:date="2018-12-17T14:25:00Z">
                  <w:rPr>
                    <w:i/>
                    <w:color w:val="000000"/>
                    <w:lang w:val="es-ES_tradnl"/>
                  </w:rPr>
                </w:rPrChange>
              </w:rPr>
              <w:t>"</w:t>
            </w:r>
            <w:r w:rsidR="000A607B" w:rsidRPr="00C25E13">
              <w:rPr>
                <w:i/>
                <w:color w:val="000000"/>
                <w:lang w:val="pt-PT"/>
                <w:rPrChange w:id="713" w:author="Miguel Ferreira" w:date="2018-12-17T14:25:00Z">
                  <w:rPr>
                    <w:i/>
                    <w:color w:val="000000"/>
                    <w:lang w:val="es-ES_tradnl"/>
                  </w:rPr>
                </w:rPrChange>
              </w:rPr>
              <w:t>ac0e8400-e29b-41d4-a716-446655440004</w:t>
            </w:r>
            <w:r w:rsidRPr="00C25E13">
              <w:rPr>
                <w:i/>
                <w:color w:val="000000"/>
                <w:lang w:val="pt-PT"/>
                <w:rPrChange w:id="714" w:author="Miguel Ferreira" w:date="2018-12-17T14:25:00Z">
                  <w:rPr>
                    <w:i/>
                    <w:color w:val="000000"/>
                    <w:lang w:val="es-ES_tradnl"/>
                  </w:rPr>
                </w:rPrChange>
              </w:rPr>
              <w:t>"</w:t>
            </w:r>
          </w:p>
        </w:tc>
        <w:tc>
          <w:tcPr>
            <w:tcW w:w="850" w:type="dxa"/>
          </w:tcPr>
          <w:p w14:paraId="6F46718F" w14:textId="77777777" w:rsidR="0080375E" w:rsidRPr="00F65186" w:rsidRDefault="000A607B" w:rsidP="00AC05B0">
            <w:r w:rsidRPr="00F65186">
              <w:t>0..1</w:t>
            </w:r>
          </w:p>
        </w:tc>
        <w:tc>
          <w:tcPr>
            <w:tcW w:w="1843" w:type="dxa"/>
          </w:tcPr>
          <w:p w14:paraId="7C7F754E" w14:textId="77777777" w:rsidR="0080375E" w:rsidRPr="00F65186" w:rsidRDefault="0080375E" w:rsidP="00AC05B0">
            <w:r w:rsidRPr="00F65186">
              <w:t>&lt;</w:t>
            </w:r>
            <w:proofErr w:type="spellStart"/>
            <w:r w:rsidRPr="00F65186">
              <w:t>metsHdr</w:t>
            </w:r>
            <w:proofErr w:type="spellEnd"/>
            <w:r w:rsidRPr="00F65186">
              <w:t>:</w:t>
            </w:r>
          </w:p>
          <w:p w14:paraId="40C42301" w14:textId="77777777" w:rsidR="0080375E" w:rsidRPr="00F65186" w:rsidRDefault="000A607B" w:rsidP="000A607B">
            <w:r w:rsidRPr="00F65186">
              <w:t>ID</w:t>
            </w:r>
            <w:proofErr w:type="gramStart"/>
            <w:r w:rsidR="0080375E" w:rsidRPr="00F65186">
              <w:t>=”[</w:t>
            </w:r>
            <w:proofErr w:type="gramEnd"/>
            <w:r w:rsidRPr="00F65186">
              <w:t>ID value</w:t>
            </w:r>
            <w:r w:rsidR="0080375E" w:rsidRPr="00F65186">
              <w:t>]”&gt;</w:t>
            </w:r>
          </w:p>
        </w:tc>
      </w:tr>
      <w:tr w:rsidR="000A607B" w:rsidRPr="003E74F1" w14:paraId="5DACB39F" w14:textId="77777777" w:rsidTr="00AC05B0">
        <w:trPr>
          <w:cantSplit/>
          <w:trHeight w:val="429"/>
        </w:trPr>
        <w:tc>
          <w:tcPr>
            <w:tcW w:w="1843" w:type="dxa"/>
          </w:tcPr>
          <w:p w14:paraId="1F0EF54F" w14:textId="77777777" w:rsidR="000A607B" w:rsidRPr="00F65186" w:rsidRDefault="000A607B" w:rsidP="006F6C2F">
            <w:r w:rsidRPr="00F65186">
              <w:lastRenderedPageBreak/>
              <w:t>Date and time*</w:t>
            </w:r>
            <w:r w:rsidRPr="00F65186">
              <w:rPr>
                <w:rStyle w:val="FootnoteReference"/>
              </w:rPr>
              <w:footnoteReference w:id="21"/>
            </w:r>
          </w:p>
        </w:tc>
        <w:tc>
          <w:tcPr>
            <w:tcW w:w="1843" w:type="dxa"/>
          </w:tcPr>
          <w:p w14:paraId="1BE5A5DA" w14:textId="77777777" w:rsidR="000A607B" w:rsidRPr="00F65186" w:rsidRDefault="000A607B" w:rsidP="006F6C2F">
            <w:r w:rsidRPr="00F65186">
              <w:t>Time of creation of package</w:t>
            </w:r>
            <w:r w:rsidR="002018BE" w:rsidRPr="00F65186">
              <w:rPr>
                <w:rStyle w:val="FootnoteReference"/>
              </w:rPr>
              <w:footnoteReference w:id="22"/>
            </w:r>
          </w:p>
        </w:tc>
        <w:tc>
          <w:tcPr>
            <w:tcW w:w="3544" w:type="dxa"/>
          </w:tcPr>
          <w:p w14:paraId="541860FB" w14:textId="77777777" w:rsidR="000A607B" w:rsidRPr="003E74F1" w:rsidRDefault="000A607B" w:rsidP="006F6C2F">
            <w:pPr>
              <w:widowControl w:val="0"/>
              <w:autoSpaceDE w:val="0"/>
              <w:autoSpaceDN w:val="0"/>
              <w:adjustRightInd w:val="0"/>
              <w:spacing w:after="0" w:line="240" w:lineRule="auto"/>
              <w:rPr>
                <w:rFonts w:ascii="Segoe UI" w:hAnsi="Segoe UI" w:cs="Segoe UI"/>
              </w:rPr>
            </w:pPr>
            <w:r w:rsidRPr="00F65186">
              <w:t>Date and time for creation of the package must be described according to the XML-standard ("</w:t>
            </w:r>
            <w:proofErr w:type="spellStart"/>
            <w:r w:rsidRPr="00F65186">
              <w:t>YYYY-MM-DDThh:</w:t>
            </w:r>
            <w:proofErr w:type="gramStart"/>
            <w:r w:rsidRPr="00F65186">
              <w:t>mm:ssZ</w:t>
            </w:r>
            <w:proofErr w:type="spellEnd"/>
            <w:proofErr w:type="gramEnd"/>
            <w:r w:rsidRPr="00F65186">
              <w:t>").</w:t>
            </w:r>
            <w:r w:rsidRPr="00F65186">
              <w:rPr>
                <w:vertAlign w:val="superscript"/>
              </w:rPr>
              <w:footnoteReference w:id="23"/>
            </w:r>
          </w:p>
          <w:p w14:paraId="464D4D48" w14:textId="77777777" w:rsidR="000A607B" w:rsidRPr="00F65186" w:rsidRDefault="000A607B" w:rsidP="006F6C2F">
            <w:r w:rsidRPr="00F65186">
              <w:t>This timestamp states when the whole package and the package file was created.</w:t>
            </w:r>
            <w:r w:rsidRPr="00F65186">
              <w:rPr>
                <w:rStyle w:val="FootnoteReference"/>
              </w:rPr>
              <w:footnoteReference w:id="24"/>
            </w:r>
          </w:p>
          <w:p w14:paraId="1E9AA3AB" w14:textId="77777777" w:rsidR="000A607B" w:rsidRPr="00F65186" w:rsidRDefault="000A607B" w:rsidP="006F6C2F">
            <w:r w:rsidRPr="00F65186">
              <w:t xml:space="preserve">Example: </w:t>
            </w:r>
          </w:p>
          <w:p w14:paraId="2D8588CD" w14:textId="77777777" w:rsidR="000A607B" w:rsidRPr="00F65186" w:rsidRDefault="000A607B" w:rsidP="006F6C2F">
            <w:pPr>
              <w:rPr>
                <w:b/>
                <w:i/>
              </w:rPr>
            </w:pPr>
            <w:r w:rsidRPr="00F65186">
              <w:rPr>
                <w:i/>
                <w:color w:val="000000"/>
              </w:rPr>
              <w:t>"2012-04-26T12:45:00+01:00"</w:t>
            </w:r>
          </w:p>
        </w:tc>
        <w:tc>
          <w:tcPr>
            <w:tcW w:w="850" w:type="dxa"/>
          </w:tcPr>
          <w:p w14:paraId="76DDE45B" w14:textId="77777777" w:rsidR="000A607B" w:rsidRPr="00F65186" w:rsidRDefault="000A607B" w:rsidP="006F6C2F">
            <w:r w:rsidRPr="00F65186">
              <w:t>1</w:t>
            </w:r>
          </w:p>
        </w:tc>
        <w:tc>
          <w:tcPr>
            <w:tcW w:w="1843" w:type="dxa"/>
          </w:tcPr>
          <w:p w14:paraId="398E66A1" w14:textId="77777777" w:rsidR="000A607B" w:rsidRPr="00F65186" w:rsidRDefault="000A607B" w:rsidP="006F6C2F">
            <w:r w:rsidRPr="00F65186">
              <w:t>&lt;</w:t>
            </w:r>
            <w:proofErr w:type="spellStart"/>
            <w:r w:rsidRPr="00F65186">
              <w:t>metsHdr</w:t>
            </w:r>
            <w:proofErr w:type="spellEnd"/>
            <w:r w:rsidRPr="00F65186">
              <w:t>:</w:t>
            </w:r>
          </w:p>
          <w:p w14:paraId="2703F3CC" w14:textId="77777777" w:rsidR="000A607B" w:rsidRPr="00F65186" w:rsidRDefault="000A607B" w:rsidP="006F6C2F">
            <w:r w:rsidRPr="00F65186">
              <w:t>CREATEDATE</w:t>
            </w:r>
            <w:proofErr w:type="gramStart"/>
            <w:r w:rsidRPr="00F65186">
              <w:t>=”[</w:t>
            </w:r>
            <w:proofErr w:type="gramEnd"/>
            <w:r w:rsidRPr="00F65186">
              <w:t>Date and time]”&gt;</w:t>
            </w:r>
          </w:p>
        </w:tc>
      </w:tr>
      <w:tr w:rsidR="000A607B" w:rsidRPr="003E74F1" w14:paraId="5949CE8F" w14:textId="77777777" w:rsidTr="00AC05B0">
        <w:trPr>
          <w:cantSplit/>
          <w:trHeight w:val="429"/>
        </w:trPr>
        <w:tc>
          <w:tcPr>
            <w:tcW w:w="1843" w:type="dxa"/>
          </w:tcPr>
          <w:p w14:paraId="4573C4C9" w14:textId="77777777" w:rsidR="000A607B" w:rsidRPr="00F65186" w:rsidRDefault="000A607B" w:rsidP="00001283">
            <w:pPr>
              <w:spacing w:after="0"/>
            </w:pPr>
            <w:r w:rsidRPr="00F65186">
              <w:t>Status*</w:t>
            </w:r>
          </w:p>
        </w:tc>
        <w:tc>
          <w:tcPr>
            <w:tcW w:w="1843" w:type="dxa"/>
          </w:tcPr>
          <w:p w14:paraId="05512DB0" w14:textId="77777777" w:rsidR="000A607B" w:rsidRPr="00F65186" w:rsidRDefault="000A607B" w:rsidP="00AC05B0">
            <w:r w:rsidRPr="00F65186">
              <w:t>Package status</w:t>
            </w:r>
          </w:p>
        </w:tc>
        <w:tc>
          <w:tcPr>
            <w:tcW w:w="3544" w:type="dxa"/>
          </w:tcPr>
          <w:p w14:paraId="1652642D" w14:textId="77777777" w:rsidR="000A607B" w:rsidRPr="00F65186" w:rsidRDefault="000A607B" w:rsidP="00AC05B0">
            <w:r w:rsidRPr="00F65186">
              <w:t xml:space="preserve">A way of indicating the status of the package for making it easier to know how to handle the package (allows package status specific processing or rendering) if for example an identical package is being submitted replacing the previous one sent. </w:t>
            </w:r>
          </w:p>
          <w:p w14:paraId="71D9BE67" w14:textId="77777777" w:rsidR="000A607B" w:rsidRPr="00F65186" w:rsidRDefault="000A607B" w:rsidP="00AC05B0">
            <w:r w:rsidRPr="00F65186">
              <w:t xml:space="preserve">Example: </w:t>
            </w:r>
          </w:p>
          <w:p w14:paraId="496A6E21" w14:textId="77777777" w:rsidR="000A607B" w:rsidRPr="00F65186" w:rsidRDefault="000A607B" w:rsidP="00AC05B0">
            <w:pPr>
              <w:rPr>
                <w:i/>
              </w:rPr>
            </w:pPr>
            <w:proofErr w:type="gramStart"/>
            <w:r w:rsidRPr="00F65186">
              <w:t>”</w:t>
            </w:r>
            <w:r w:rsidRPr="00F65186">
              <w:rPr>
                <w:i/>
              </w:rPr>
              <w:t>NEW</w:t>
            </w:r>
            <w:proofErr w:type="gramEnd"/>
            <w:r w:rsidRPr="00F65186">
              <w:t>”</w:t>
            </w:r>
            <w:r w:rsidRPr="00F65186">
              <w:rPr>
                <w:i/>
              </w:rPr>
              <w:t xml:space="preserve"> </w:t>
            </w:r>
          </w:p>
          <w:p w14:paraId="130FB372" w14:textId="77777777" w:rsidR="000A607B" w:rsidRPr="00F65186" w:rsidRDefault="000A607B" w:rsidP="00AC05B0">
            <w:r w:rsidRPr="00F65186">
              <w:t xml:space="preserve">Example: </w:t>
            </w:r>
          </w:p>
          <w:p w14:paraId="5C63CC84" w14:textId="77777777" w:rsidR="000A607B" w:rsidRPr="00F65186" w:rsidRDefault="000A607B" w:rsidP="00AC05B0">
            <w:r w:rsidRPr="00F65186">
              <w:t>”</w:t>
            </w:r>
            <w:r w:rsidRPr="00F65186">
              <w:rPr>
                <w:i/>
              </w:rPr>
              <w:t>TEST</w:t>
            </w:r>
            <w:r w:rsidRPr="00F65186">
              <w:t>”</w:t>
            </w:r>
          </w:p>
          <w:p w14:paraId="7BA9D551" w14:textId="77777777" w:rsidR="000A607B" w:rsidRPr="00F65186" w:rsidRDefault="000A607B" w:rsidP="00AC05B0">
            <w:r w:rsidRPr="00F65186">
              <w:t xml:space="preserve">Example: </w:t>
            </w:r>
          </w:p>
          <w:p w14:paraId="3D697DCF" w14:textId="77777777" w:rsidR="000A607B" w:rsidRPr="00F65186" w:rsidRDefault="000A607B" w:rsidP="00AC05B0">
            <w:pPr>
              <w:rPr>
                <w:i/>
              </w:rPr>
            </w:pPr>
            <w:proofErr w:type="gramStart"/>
            <w:r w:rsidRPr="00F65186">
              <w:t>”</w:t>
            </w:r>
            <w:r w:rsidR="00A32063" w:rsidRPr="00F65186">
              <w:rPr>
                <w:i/>
              </w:rPr>
              <w:t>REPL</w:t>
            </w:r>
            <w:r w:rsidRPr="00F65186">
              <w:rPr>
                <w:i/>
              </w:rPr>
              <w:t>ACEMENT</w:t>
            </w:r>
            <w:proofErr w:type="gramEnd"/>
            <w:r w:rsidRPr="00F65186">
              <w:t>”</w:t>
            </w:r>
          </w:p>
        </w:tc>
        <w:tc>
          <w:tcPr>
            <w:tcW w:w="850" w:type="dxa"/>
          </w:tcPr>
          <w:p w14:paraId="130C51EF" w14:textId="77777777" w:rsidR="000A607B" w:rsidRPr="00F65186" w:rsidRDefault="000A607B" w:rsidP="00AC05B0">
            <w:r w:rsidRPr="00F65186">
              <w:t>0..1</w:t>
            </w:r>
          </w:p>
        </w:tc>
        <w:tc>
          <w:tcPr>
            <w:tcW w:w="1843" w:type="dxa"/>
          </w:tcPr>
          <w:p w14:paraId="5AAFE83B" w14:textId="77777777" w:rsidR="000A607B" w:rsidRPr="00F65186" w:rsidRDefault="000A607B" w:rsidP="00AC05B0">
            <w:r w:rsidRPr="00F65186">
              <w:t>&lt;</w:t>
            </w:r>
            <w:proofErr w:type="spellStart"/>
            <w:r w:rsidRPr="00F65186">
              <w:t>metsHdr</w:t>
            </w:r>
            <w:proofErr w:type="spellEnd"/>
            <w:r w:rsidRPr="00F65186">
              <w:t>:</w:t>
            </w:r>
          </w:p>
          <w:p w14:paraId="296D184B" w14:textId="77777777" w:rsidR="000A607B" w:rsidRPr="00F65186" w:rsidRDefault="000A607B" w:rsidP="00AC05B0">
            <w:r w:rsidRPr="00F65186">
              <w:t>RECORDSTATUS</w:t>
            </w:r>
            <w:proofErr w:type="gramStart"/>
            <w:r w:rsidRPr="00F65186">
              <w:t>=”[</w:t>
            </w:r>
            <w:proofErr w:type="gramEnd"/>
            <w:r w:rsidRPr="00F65186">
              <w:t>Status]”&gt;</w:t>
            </w:r>
          </w:p>
        </w:tc>
      </w:tr>
      <w:tr w:rsidR="00001283" w:rsidRPr="003E74F1" w14:paraId="31B66B66" w14:textId="77777777" w:rsidTr="00AC05B0">
        <w:trPr>
          <w:cantSplit/>
          <w:trHeight w:val="429"/>
        </w:trPr>
        <w:tc>
          <w:tcPr>
            <w:tcW w:w="1843" w:type="dxa"/>
          </w:tcPr>
          <w:p w14:paraId="7F863191" w14:textId="77777777" w:rsidR="00001283" w:rsidRPr="00F65186" w:rsidRDefault="00001283" w:rsidP="00001283">
            <w:pPr>
              <w:spacing w:after="0"/>
            </w:pPr>
            <w:r w:rsidRPr="00F65186">
              <w:t>OAIS type of</w:t>
            </w:r>
          </w:p>
          <w:p w14:paraId="5A287DE9" w14:textId="77777777" w:rsidR="00001283" w:rsidRPr="00F65186" w:rsidRDefault="00001283" w:rsidP="00001283">
            <w:pPr>
              <w:spacing w:after="0"/>
            </w:pPr>
            <w:r w:rsidRPr="00F65186">
              <w:t>package</w:t>
            </w:r>
          </w:p>
        </w:tc>
        <w:tc>
          <w:tcPr>
            <w:tcW w:w="1843" w:type="dxa"/>
          </w:tcPr>
          <w:p w14:paraId="5E7345C2" w14:textId="77777777" w:rsidR="00001283" w:rsidRPr="00F65186" w:rsidRDefault="00001283" w:rsidP="00AC05B0">
            <w:r w:rsidRPr="00F65186">
              <w:t>SIP, AIP, DIP, AIU, AIC</w:t>
            </w:r>
          </w:p>
        </w:tc>
        <w:tc>
          <w:tcPr>
            <w:tcW w:w="3544" w:type="dxa"/>
          </w:tcPr>
          <w:p w14:paraId="074815D2" w14:textId="77777777" w:rsidR="00001283" w:rsidRPr="00F65186" w:rsidRDefault="00001283" w:rsidP="00FC1F6F">
            <w:r w:rsidRPr="00F65186">
              <w:t xml:space="preserve">The type of the IP. Possible values are SIP, AIP, DIP, AIU, AIC. This list of values is managed by the </w:t>
            </w:r>
            <w:r w:rsidR="00FC1F6F" w:rsidRPr="00F65186">
              <w:t>DAS Board</w:t>
            </w:r>
            <w:r w:rsidRPr="00F65186">
              <w:t xml:space="preserve"> and will be updated when required.</w:t>
            </w:r>
          </w:p>
        </w:tc>
        <w:tc>
          <w:tcPr>
            <w:tcW w:w="850" w:type="dxa"/>
          </w:tcPr>
          <w:p w14:paraId="7379D3CE" w14:textId="77777777" w:rsidR="00001283" w:rsidRPr="00F65186" w:rsidRDefault="00001283" w:rsidP="00AC05B0">
            <w:r w:rsidRPr="00F65186">
              <w:t>1..1</w:t>
            </w:r>
          </w:p>
        </w:tc>
        <w:tc>
          <w:tcPr>
            <w:tcW w:w="1843" w:type="dxa"/>
          </w:tcPr>
          <w:p w14:paraId="23BF80B8" w14:textId="77777777" w:rsidR="00001283" w:rsidRPr="00F65186" w:rsidRDefault="00001283" w:rsidP="00001283">
            <w:pPr>
              <w:spacing w:after="0"/>
              <w:rPr>
                <w:color w:val="000000"/>
              </w:rPr>
            </w:pPr>
            <w:r w:rsidRPr="00F65186">
              <w:rPr>
                <w:color w:val="000000"/>
              </w:rPr>
              <w:t>&lt;</w:t>
            </w:r>
            <w:proofErr w:type="spellStart"/>
            <w:r w:rsidRPr="00F65186">
              <w:rPr>
                <w:color w:val="000000"/>
              </w:rPr>
              <w:t>metsHdr</w:t>
            </w:r>
            <w:proofErr w:type="spellEnd"/>
            <w:r w:rsidRPr="00F65186">
              <w:rPr>
                <w:color w:val="000000"/>
              </w:rPr>
              <w:t>:</w:t>
            </w:r>
          </w:p>
          <w:p w14:paraId="04B9E87E" w14:textId="77777777" w:rsidR="00001283" w:rsidRPr="00F65186" w:rsidRDefault="00FC1F6F" w:rsidP="00001283">
            <w:pPr>
              <w:spacing w:after="0"/>
              <w:rPr>
                <w:color w:val="000000"/>
              </w:rPr>
            </w:pPr>
            <w:r w:rsidRPr="00F65186">
              <w:rPr>
                <w:color w:val="000000"/>
              </w:rPr>
              <w:t>PACKAGE</w:t>
            </w:r>
            <w:r w:rsidR="00001283" w:rsidRPr="00F65186">
              <w:rPr>
                <w:color w:val="000000"/>
              </w:rPr>
              <w:t>TYPE</w:t>
            </w:r>
            <w:proofErr w:type="gramStart"/>
            <w:r w:rsidR="00001283" w:rsidRPr="00F65186">
              <w:rPr>
                <w:color w:val="000000"/>
              </w:rPr>
              <w:t>=”[</w:t>
            </w:r>
            <w:proofErr w:type="gramEnd"/>
            <w:r w:rsidR="00001283" w:rsidRPr="00F65186">
              <w:rPr>
                <w:color w:val="000000"/>
              </w:rPr>
              <w:t>OAIS type</w:t>
            </w:r>
          </w:p>
          <w:p w14:paraId="6B18CE7C" w14:textId="77777777" w:rsidR="00001283" w:rsidRPr="00F65186" w:rsidRDefault="00001283" w:rsidP="00001283">
            <w:pPr>
              <w:spacing w:after="0"/>
              <w:rPr>
                <w:color w:val="000000"/>
              </w:rPr>
            </w:pPr>
            <w:r w:rsidRPr="00F65186">
              <w:rPr>
                <w:color w:val="000000"/>
              </w:rPr>
              <w:t xml:space="preserve">of package]”&gt; </w:t>
            </w:r>
          </w:p>
        </w:tc>
      </w:tr>
      <w:tr w:rsidR="00167017" w:rsidRPr="003E74F1" w14:paraId="6FB331AC" w14:textId="77777777" w:rsidTr="00AC05B0">
        <w:trPr>
          <w:cantSplit/>
          <w:trHeight w:val="429"/>
        </w:trPr>
        <w:tc>
          <w:tcPr>
            <w:tcW w:w="1843" w:type="dxa"/>
          </w:tcPr>
          <w:p w14:paraId="3E4307BD" w14:textId="77777777" w:rsidR="00167017" w:rsidRPr="00F65186" w:rsidRDefault="00167017" w:rsidP="006F6C2F">
            <w:proofErr w:type="spellStart"/>
            <w:r w:rsidRPr="00F65186">
              <w:lastRenderedPageBreak/>
              <w:t>DocID</w:t>
            </w:r>
            <w:proofErr w:type="spellEnd"/>
            <w:r w:rsidRPr="00F65186">
              <w:t>*</w:t>
            </w:r>
          </w:p>
        </w:tc>
        <w:tc>
          <w:tcPr>
            <w:tcW w:w="1843" w:type="dxa"/>
          </w:tcPr>
          <w:p w14:paraId="2C8CB5C7" w14:textId="77777777" w:rsidR="00167017" w:rsidRPr="00F65186" w:rsidRDefault="00167017" w:rsidP="006F6C2F">
            <w:r w:rsidRPr="00F65186">
              <w:t>METS document ID</w:t>
            </w:r>
          </w:p>
        </w:tc>
        <w:tc>
          <w:tcPr>
            <w:tcW w:w="3544" w:type="dxa"/>
          </w:tcPr>
          <w:p w14:paraId="2D265E26" w14:textId="77777777" w:rsidR="00167017" w:rsidRPr="00F65186" w:rsidRDefault="00167017" w:rsidP="006F6C2F">
            <w:r w:rsidRPr="00F65186">
              <w:t xml:space="preserve">A unique identifier for the METS document itself. This identifier may be different from the Identity given in the </w:t>
            </w:r>
            <w:proofErr w:type="spellStart"/>
            <w:r w:rsidRPr="00F65186">
              <w:t>mets</w:t>
            </w:r>
            <w:proofErr w:type="spellEnd"/>
            <w:r w:rsidRPr="00F65186">
              <w:t>-element. The recommendation is to use the file name given to the METS-document.</w:t>
            </w:r>
          </w:p>
          <w:p w14:paraId="33F69CE4" w14:textId="77777777" w:rsidR="00167017" w:rsidRPr="00F65186" w:rsidRDefault="00167017" w:rsidP="006F6C2F">
            <w:r w:rsidRPr="00F65186">
              <w:t>Example:</w:t>
            </w:r>
          </w:p>
          <w:p w14:paraId="16ED9C70" w14:textId="77777777" w:rsidR="00167017" w:rsidRPr="00F65186" w:rsidRDefault="00167017" w:rsidP="006F6C2F">
            <w:r w:rsidRPr="00F65186">
              <w:t>“</w:t>
            </w:r>
            <w:r w:rsidRPr="00F65186">
              <w:rPr>
                <w:i/>
              </w:rPr>
              <w:t>SIP20150127.xml</w:t>
            </w:r>
            <w:r w:rsidRPr="00F65186">
              <w:t>”</w:t>
            </w:r>
          </w:p>
          <w:p w14:paraId="349744B6" w14:textId="77777777" w:rsidR="00167017" w:rsidRPr="00F65186" w:rsidRDefault="00167017" w:rsidP="006F6C2F"/>
        </w:tc>
        <w:tc>
          <w:tcPr>
            <w:tcW w:w="850" w:type="dxa"/>
          </w:tcPr>
          <w:p w14:paraId="2A33D3A8" w14:textId="77777777" w:rsidR="00167017" w:rsidRPr="00F65186" w:rsidRDefault="00167017" w:rsidP="006F6C2F">
            <w:r w:rsidRPr="00F65186">
              <w:t>0..1</w:t>
            </w:r>
          </w:p>
        </w:tc>
        <w:tc>
          <w:tcPr>
            <w:tcW w:w="1843" w:type="dxa"/>
          </w:tcPr>
          <w:p w14:paraId="214BB032" w14:textId="77777777" w:rsidR="00167017" w:rsidRPr="00F65186" w:rsidRDefault="00167017" w:rsidP="006F6C2F">
            <w:r w:rsidRPr="00F65186">
              <w:rPr>
                <w:color w:val="000000"/>
              </w:rPr>
              <w:t>&lt;</w:t>
            </w:r>
            <w:proofErr w:type="spellStart"/>
            <w:r w:rsidRPr="00F65186">
              <w:rPr>
                <w:color w:val="000000"/>
              </w:rPr>
              <w:t>metsDocumentID</w:t>
            </w:r>
            <w:proofErr w:type="spellEnd"/>
            <w:r w:rsidRPr="00F65186">
              <w:rPr>
                <w:color w:val="000000"/>
              </w:rPr>
              <w:t>&gt;[</w:t>
            </w:r>
            <w:proofErr w:type="spellStart"/>
            <w:r w:rsidRPr="00F65186">
              <w:rPr>
                <w:color w:val="000000"/>
              </w:rPr>
              <w:t>DocID</w:t>
            </w:r>
            <w:proofErr w:type="spellEnd"/>
            <w:r w:rsidRPr="00F65186">
              <w:rPr>
                <w:color w:val="000000"/>
              </w:rPr>
              <w:t>]</w:t>
            </w:r>
          </w:p>
        </w:tc>
      </w:tr>
      <w:tr w:rsidR="000A607B" w:rsidRPr="003E74F1" w14:paraId="357695A6" w14:textId="77777777" w:rsidTr="00AC05B0">
        <w:trPr>
          <w:cantSplit/>
          <w:trHeight w:val="429"/>
        </w:trPr>
        <w:tc>
          <w:tcPr>
            <w:tcW w:w="1843" w:type="dxa"/>
          </w:tcPr>
          <w:p w14:paraId="48858693" w14:textId="77777777" w:rsidR="000A607B" w:rsidRPr="00F65186" w:rsidRDefault="000A607B" w:rsidP="00AC05B0">
            <w:r w:rsidRPr="00F65186">
              <w:lastRenderedPageBreak/>
              <w:t>Submission agreement</w:t>
            </w:r>
            <w:r w:rsidRPr="00F65186">
              <w:rPr>
                <w:rStyle w:val="FootnoteReference"/>
              </w:rPr>
              <w:footnoteReference w:id="25"/>
            </w:r>
          </w:p>
        </w:tc>
        <w:tc>
          <w:tcPr>
            <w:tcW w:w="1843" w:type="dxa"/>
          </w:tcPr>
          <w:p w14:paraId="45888F3E" w14:textId="77777777" w:rsidR="000A607B" w:rsidRPr="00F65186" w:rsidRDefault="000A607B" w:rsidP="00AC05B0">
            <w:r w:rsidRPr="00F65186">
              <w:t>Reference to the used submission agreement</w:t>
            </w:r>
          </w:p>
        </w:tc>
        <w:tc>
          <w:tcPr>
            <w:tcW w:w="3544" w:type="dxa"/>
          </w:tcPr>
          <w:p w14:paraId="22EC0F33" w14:textId="77777777" w:rsidR="000A607B" w:rsidRPr="00F65186" w:rsidRDefault="000A607B" w:rsidP="00AC05B0">
            <w:r w:rsidRPr="00F65186">
              <w:t>Complete reference to the submission agreement for the submission of the package. In this way it provides an alternative identifier for the package due to the requirement that a package can only belong to one submission agreement.</w:t>
            </w:r>
          </w:p>
          <w:p w14:paraId="550FCA8D" w14:textId="77777777" w:rsidR="000A607B" w:rsidRPr="00F65186" w:rsidRDefault="000A607B" w:rsidP="00AC05B0">
            <w:r w:rsidRPr="00F65186">
              <w:t>Example:</w:t>
            </w:r>
          </w:p>
          <w:p w14:paraId="59DA77CF" w14:textId="77777777" w:rsidR="000A607B" w:rsidRPr="00F65186" w:rsidRDefault="000A607B" w:rsidP="00AC05B0">
            <w:r w:rsidRPr="00F65186">
              <w:rPr>
                <w:i/>
                <w:color w:val="000000"/>
              </w:rPr>
              <w:t>RA 13-2011/5329; 2012-04-12</w:t>
            </w:r>
            <w:r w:rsidRPr="00F65186">
              <w:t xml:space="preserve"> Example:</w:t>
            </w:r>
          </w:p>
          <w:p w14:paraId="2D333251" w14:textId="77777777" w:rsidR="000A607B" w:rsidRPr="00F65186" w:rsidRDefault="00581988" w:rsidP="00AC05B0">
            <w:pPr>
              <w:rPr>
                <w:i/>
              </w:rPr>
            </w:pPr>
            <w:hyperlink r:id="rId28" w:history="1">
              <w:r w:rsidR="00167017" w:rsidRPr="00F65186">
                <w:rPr>
                  <w:rStyle w:val="Hyperlink"/>
                  <w:i/>
                </w:rPr>
                <w:t>http://submissionagreement.kb.se/dnr331-1144-2011/20120711/</w:t>
              </w:r>
            </w:hyperlink>
          </w:p>
          <w:p w14:paraId="201E1968" w14:textId="77777777" w:rsidR="00167017" w:rsidRPr="00F65186" w:rsidRDefault="00167017" w:rsidP="00AC05B0">
            <w:pPr>
              <w:rPr>
                <w:i/>
              </w:rPr>
            </w:pPr>
            <w:r w:rsidRPr="00F65186">
              <w:rPr>
                <w:b/>
              </w:rPr>
              <w:t>Note:</w:t>
            </w:r>
            <w:r w:rsidRPr="00F65186">
              <w:rPr>
                <w:i/>
              </w:rPr>
              <w:t xml:space="preserve"> It is recommended to use an external schema for better description of a submission agreement.</w:t>
            </w:r>
            <w:r w:rsidR="00F907B1" w:rsidRPr="00F65186">
              <w:rPr>
                <w:rStyle w:val="FootnoteReference"/>
                <w:i/>
              </w:rPr>
              <w:footnoteReference w:id="26"/>
            </w:r>
          </w:p>
          <w:p w14:paraId="3DC1654D" w14:textId="77777777" w:rsidR="00F907B1" w:rsidRPr="00F65186" w:rsidRDefault="00F907B1" w:rsidP="00F907B1">
            <w:r w:rsidRPr="00F65186">
              <w:t>Example:</w:t>
            </w:r>
          </w:p>
          <w:p w14:paraId="3F580F7E" w14:textId="77777777" w:rsidR="00167017" w:rsidRPr="00F65186" w:rsidRDefault="00167017" w:rsidP="00167017">
            <w:pPr>
              <w:spacing w:after="0"/>
            </w:pPr>
            <w:r w:rsidRPr="00F65186">
              <w:t>&lt;</w:t>
            </w:r>
            <w:proofErr w:type="spellStart"/>
            <w:r w:rsidRPr="00F65186">
              <w:t>external_schema</w:t>
            </w:r>
            <w:proofErr w:type="spellEnd"/>
            <w:r w:rsidRPr="00F65186">
              <w:t>&gt;</w:t>
            </w:r>
          </w:p>
          <w:p w14:paraId="30572A6B" w14:textId="77777777" w:rsidR="00167017" w:rsidRPr="00F65186" w:rsidRDefault="00167017" w:rsidP="00167017">
            <w:pPr>
              <w:spacing w:after="0"/>
            </w:pPr>
            <w:r w:rsidRPr="00F65186">
              <w:t>&lt;name&gt;Submission Agreement (SA)</w:t>
            </w:r>
          </w:p>
          <w:p w14:paraId="1B0315F4" w14:textId="77777777" w:rsidR="00167017" w:rsidRPr="00F65186" w:rsidRDefault="00167017" w:rsidP="00167017">
            <w:pPr>
              <w:spacing w:after="0"/>
            </w:pPr>
            <w:r w:rsidRPr="00F65186">
              <w:t>&lt;/name&gt;</w:t>
            </w:r>
          </w:p>
          <w:p w14:paraId="606DE544" w14:textId="77777777" w:rsidR="00167017" w:rsidRPr="00F65186" w:rsidRDefault="00167017" w:rsidP="00167017">
            <w:pPr>
              <w:spacing w:after="0"/>
            </w:pPr>
            <w:r w:rsidRPr="00F65186">
              <w:t>&lt;URL&gt;http://www.dasboard/xmlns/SubmissionAgreement.xsd&lt;/URL&gt;</w:t>
            </w:r>
          </w:p>
          <w:p w14:paraId="7301414F" w14:textId="77777777" w:rsidR="00167017" w:rsidRPr="00F65186" w:rsidRDefault="00167017" w:rsidP="00167017">
            <w:pPr>
              <w:spacing w:after="0"/>
            </w:pPr>
            <w:r w:rsidRPr="00F65186">
              <w:t xml:space="preserve">&lt;context&gt; The </w:t>
            </w:r>
            <w:proofErr w:type="spellStart"/>
            <w:r w:rsidRPr="00F65186">
              <w:t>submision</w:t>
            </w:r>
            <w:proofErr w:type="spellEnd"/>
            <w:r w:rsidRPr="00F65186">
              <w:t xml:space="preserve"> agreement specifies the relations between the producer and the archive as it is described in ISO 20652:2006 (Producer-archive interface -- Methodology abstract standard). &lt;/context&gt;</w:t>
            </w:r>
          </w:p>
          <w:p w14:paraId="12336B37" w14:textId="77777777" w:rsidR="00167017" w:rsidRPr="00F65186" w:rsidRDefault="00167017" w:rsidP="00167017">
            <w:r w:rsidRPr="00F65186">
              <w:t>&lt;/</w:t>
            </w:r>
            <w:proofErr w:type="spellStart"/>
            <w:r w:rsidRPr="00F65186">
              <w:t>external_schema</w:t>
            </w:r>
            <w:proofErr w:type="spellEnd"/>
            <w:r w:rsidRPr="00F65186">
              <w:t>&gt;</w:t>
            </w:r>
          </w:p>
        </w:tc>
        <w:tc>
          <w:tcPr>
            <w:tcW w:w="850" w:type="dxa"/>
          </w:tcPr>
          <w:p w14:paraId="59A4C5AA" w14:textId="77777777" w:rsidR="000A607B" w:rsidRPr="00F65186" w:rsidRDefault="000A607B" w:rsidP="00AC05B0">
            <w:r w:rsidRPr="00F65186">
              <w:t>0..1</w:t>
            </w:r>
          </w:p>
        </w:tc>
        <w:tc>
          <w:tcPr>
            <w:tcW w:w="1843" w:type="dxa"/>
          </w:tcPr>
          <w:p w14:paraId="213FFCCD" w14:textId="77777777" w:rsidR="000A607B" w:rsidRPr="00F65186" w:rsidRDefault="000A607B" w:rsidP="00AC05B0">
            <w:r w:rsidRPr="00F65186">
              <w:t>&lt;</w:t>
            </w:r>
            <w:proofErr w:type="spellStart"/>
            <w:r w:rsidRPr="00F65186">
              <w:t>altrecordID</w:t>
            </w:r>
            <w:proofErr w:type="spellEnd"/>
            <w:r w:rsidRPr="00F65186">
              <w:t>:</w:t>
            </w:r>
          </w:p>
          <w:p w14:paraId="2ED2097C" w14:textId="77777777" w:rsidR="000A607B" w:rsidRPr="00F65186" w:rsidRDefault="000A607B" w:rsidP="00AC05B0">
            <w:r w:rsidRPr="00F65186">
              <w:t>TYPE</w:t>
            </w:r>
            <w:proofErr w:type="gramStart"/>
            <w:r w:rsidRPr="00F65186">
              <w:t>=”SUBMISSIONAGREEMENT</w:t>
            </w:r>
            <w:proofErr w:type="gramEnd"/>
            <w:r w:rsidRPr="00F65186">
              <w:t>”&gt;[Submission agreement]</w:t>
            </w:r>
          </w:p>
          <w:p w14:paraId="4AC298B0" w14:textId="77777777" w:rsidR="000A607B" w:rsidRPr="00F65186" w:rsidRDefault="000E7C04" w:rsidP="00AC05B0">
            <w:pPr>
              <w:rPr>
                <w:b/>
              </w:rPr>
            </w:pPr>
            <w:r w:rsidRPr="00F65186">
              <w:rPr>
                <w:b/>
              </w:rPr>
              <w:t>OR PREFERABLY</w:t>
            </w:r>
          </w:p>
          <w:p w14:paraId="26686C15" w14:textId="77777777" w:rsidR="000E7C04" w:rsidRPr="00F65186" w:rsidRDefault="000E7C04" w:rsidP="000E7C04">
            <w:pPr>
              <w:spacing w:after="0"/>
            </w:pPr>
            <w:r w:rsidRPr="00F65186">
              <w:t>&lt;</w:t>
            </w:r>
            <w:proofErr w:type="spellStart"/>
            <w:r w:rsidRPr="00F65186">
              <w:t>mets</w:t>
            </w:r>
            <w:proofErr w:type="spellEnd"/>
            <w:r w:rsidRPr="00F65186">
              <w:t>:</w:t>
            </w:r>
          </w:p>
          <w:p w14:paraId="0F073ACC" w14:textId="77777777" w:rsidR="000E7C04" w:rsidRPr="00F65186" w:rsidRDefault="000E7C04" w:rsidP="000E7C04">
            <w:pPr>
              <w:spacing w:after="0"/>
            </w:pPr>
            <w:r w:rsidRPr="00F65186">
              <w:t>&lt;</w:t>
            </w:r>
            <w:proofErr w:type="spellStart"/>
            <w:r w:rsidRPr="00F65186">
              <w:t>external_schema</w:t>
            </w:r>
            <w:proofErr w:type="spellEnd"/>
            <w:r w:rsidRPr="00F65186">
              <w:t>&gt;</w:t>
            </w:r>
          </w:p>
          <w:p w14:paraId="23675D6E" w14:textId="77777777" w:rsidR="000E7C04" w:rsidRPr="00F65186" w:rsidRDefault="000E7C04" w:rsidP="000E7C04">
            <w:pPr>
              <w:spacing w:after="0"/>
            </w:pPr>
            <w:r w:rsidRPr="00F65186">
              <w:t>&lt;name&gt;Submission Agreement (SA)</w:t>
            </w:r>
          </w:p>
          <w:p w14:paraId="4F781D13" w14:textId="77777777" w:rsidR="000E7C04" w:rsidRPr="00F65186" w:rsidRDefault="000E7C04" w:rsidP="000E7C04">
            <w:pPr>
              <w:spacing w:after="0"/>
            </w:pPr>
            <w:r w:rsidRPr="00F65186">
              <w:t>&lt;/name&gt;</w:t>
            </w:r>
          </w:p>
          <w:p w14:paraId="4E00531E" w14:textId="77777777" w:rsidR="000E7C04" w:rsidRPr="00F65186" w:rsidRDefault="000E7C04" w:rsidP="000E7C04">
            <w:pPr>
              <w:spacing w:after="0"/>
            </w:pPr>
            <w:r w:rsidRPr="00F65186">
              <w:t>&lt;URL&gt;http://www.dasboard/xmlns/SubmissionAgreement.xsd&lt;/URL&gt;</w:t>
            </w:r>
          </w:p>
          <w:p w14:paraId="7D819158" w14:textId="77777777" w:rsidR="000E7C04" w:rsidRPr="00F65186" w:rsidRDefault="000E7C04" w:rsidP="000E7C04">
            <w:pPr>
              <w:spacing w:after="0"/>
            </w:pPr>
            <w:r w:rsidRPr="00F65186">
              <w:t xml:space="preserve">&lt;context&gt; The </w:t>
            </w:r>
            <w:proofErr w:type="spellStart"/>
            <w:r w:rsidRPr="00F65186">
              <w:t>submision</w:t>
            </w:r>
            <w:proofErr w:type="spellEnd"/>
            <w:r w:rsidRPr="00F65186">
              <w:t xml:space="preserve"> agreement specifies the relations between the producer and the archive as it is described in ISO 20652:2006 (Producer-archive interface -- Methodology abstract standard). &lt;/context&gt;</w:t>
            </w:r>
          </w:p>
          <w:p w14:paraId="6EB1C8F0" w14:textId="77777777" w:rsidR="000E7C04" w:rsidRPr="00F65186" w:rsidRDefault="000E7C04" w:rsidP="000E7C04">
            <w:r w:rsidRPr="00F65186">
              <w:t>&lt;/</w:t>
            </w:r>
            <w:proofErr w:type="spellStart"/>
            <w:r w:rsidRPr="00F65186">
              <w:t>external_schema</w:t>
            </w:r>
            <w:proofErr w:type="spellEnd"/>
            <w:r w:rsidRPr="00F65186">
              <w:t>&gt;</w:t>
            </w:r>
          </w:p>
        </w:tc>
      </w:tr>
      <w:tr w:rsidR="000A607B" w:rsidRPr="003E74F1" w14:paraId="61089113" w14:textId="77777777" w:rsidTr="00AC05B0">
        <w:trPr>
          <w:cantSplit/>
          <w:trHeight w:val="429"/>
        </w:trPr>
        <w:tc>
          <w:tcPr>
            <w:tcW w:w="1843" w:type="dxa"/>
          </w:tcPr>
          <w:p w14:paraId="2157E1E4" w14:textId="77777777" w:rsidR="000A607B" w:rsidRPr="00F65186" w:rsidRDefault="000A607B" w:rsidP="00AC05B0">
            <w:r w:rsidRPr="00F65186">
              <w:lastRenderedPageBreak/>
              <w:t>Previous submission agreement</w:t>
            </w:r>
          </w:p>
        </w:tc>
        <w:tc>
          <w:tcPr>
            <w:tcW w:w="1843" w:type="dxa"/>
          </w:tcPr>
          <w:p w14:paraId="4381A079" w14:textId="77777777" w:rsidR="000A607B" w:rsidRPr="00F65186" w:rsidRDefault="000A607B" w:rsidP="00AC05B0">
            <w:r w:rsidRPr="00F65186">
              <w:t>The previous submission agreement(s) the information belongs to in the case the information is recorded.</w:t>
            </w:r>
          </w:p>
          <w:p w14:paraId="5EF62815" w14:textId="77777777" w:rsidR="000A607B" w:rsidRPr="00F65186" w:rsidRDefault="000A607B" w:rsidP="00AC05B0"/>
        </w:tc>
        <w:tc>
          <w:tcPr>
            <w:tcW w:w="3544" w:type="dxa"/>
          </w:tcPr>
          <w:p w14:paraId="246C9D93" w14:textId="77777777" w:rsidR="000A607B" w:rsidRPr="00F65186" w:rsidRDefault="000A607B" w:rsidP="00AC05B0">
            <w:r w:rsidRPr="00F65186">
              <w:t>Reference to the previous submission agreement(s) which the information may have belonged to is recorded if the information is available.</w:t>
            </w:r>
          </w:p>
          <w:p w14:paraId="75E5D21D" w14:textId="77777777" w:rsidR="000A607B" w:rsidRPr="00F65186" w:rsidRDefault="000A607B" w:rsidP="00AC05B0">
            <w:r w:rsidRPr="00F65186">
              <w:t>Example:</w:t>
            </w:r>
          </w:p>
          <w:p w14:paraId="0CBA87D7" w14:textId="77777777" w:rsidR="000A607B" w:rsidRPr="00F65186" w:rsidRDefault="000A607B" w:rsidP="00AC05B0">
            <w:pPr>
              <w:rPr>
                <w:i/>
              </w:rPr>
            </w:pPr>
            <w:r w:rsidRPr="00F65186">
              <w:rPr>
                <w:i/>
              </w:rPr>
              <w:t>”FM 12-2387/12726, 2007-09-19”</w:t>
            </w:r>
          </w:p>
          <w:p w14:paraId="6AFA0CC2" w14:textId="77777777" w:rsidR="000E7C04" w:rsidRPr="00F65186" w:rsidRDefault="000E7C04" w:rsidP="00AC05B0">
            <w:pPr>
              <w:rPr>
                <w:i/>
              </w:rPr>
            </w:pPr>
          </w:p>
          <w:p w14:paraId="15C85D86" w14:textId="77777777" w:rsidR="000E7C04" w:rsidRPr="00F65186" w:rsidRDefault="000E7C04" w:rsidP="00AC05B0">
            <w:pPr>
              <w:rPr>
                <w:i/>
              </w:rPr>
            </w:pPr>
            <w:r w:rsidRPr="00F65186">
              <w:rPr>
                <w:b/>
              </w:rPr>
              <w:t>Note:</w:t>
            </w:r>
            <w:r w:rsidRPr="00F65186">
              <w:rPr>
                <w:i/>
              </w:rPr>
              <w:t xml:space="preserve"> It is recommended to use an external schema for better description of a submission agreement like explained previously.</w:t>
            </w:r>
          </w:p>
        </w:tc>
        <w:tc>
          <w:tcPr>
            <w:tcW w:w="850" w:type="dxa"/>
          </w:tcPr>
          <w:p w14:paraId="42B898A6" w14:textId="77777777" w:rsidR="000A607B" w:rsidRPr="00F65186" w:rsidRDefault="000A607B" w:rsidP="00AC05B0">
            <w:proofErr w:type="gramStart"/>
            <w:r w:rsidRPr="00F65186">
              <w:t>0..*</w:t>
            </w:r>
            <w:proofErr w:type="gramEnd"/>
          </w:p>
          <w:p w14:paraId="3EC4F045" w14:textId="77777777" w:rsidR="000A607B" w:rsidRPr="00F65186" w:rsidRDefault="000A607B" w:rsidP="00AC05B0"/>
        </w:tc>
        <w:tc>
          <w:tcPr>
            <w:tcW w:w="1843" w:type="dxa"/>
          </w:tcPr>
          <w:p w14:paraId="24426A59" w14:textId="77777777" w:rsidR="000A607B" w:rsidRPr="00F65186" w:rsidRDefault="000A607B" w:rsidP="00AC05B0">
            <w:r w:rsidRPr="00F65186">
              <w:t>&lt;</w:t>
            </w:r>
            <w:proofErr w:type="spellStart"/>
            <w:r w:rsidRPr="00F65186">
              <w:t>altrecordID</w:t>
            </w:r>
            <w:proofErr w:type="spellEnd"/>
            <w:r w:rsidRPr="00F65186">
              <w:t>:</w:t>
            </w:r>
          </w:p>
          <w:p w14:paraId="22F6A5A9" w14:textId="77777777" w:rsidR="000A607B" w:rsidRPr="00F65186" w:rsidRDefault="000A607B" w:rsidP="00AC05B0">
            <w:r w:rsidRPr="00F65186">
              <w:t>TYPE</w:t>
            </w:r>
            <w:proofErr w:type="gramStart"/>
            <w:r w:rsidRPr="00F65186">
              <w:t>=”PREVIOUSSUBMISSIONAGREEMENT</w:t>
            </w:r>
            <w:proofErr w:type="gramEnd"/>
            <w:r w:rsidRPr="00F65186">
              <w:t>”&gt;[Previous submission agreement]</w:t>
            </w:r>
          </w:p>
          <w:p w14:paraId="6B3E0940" w14:textId="77777777" w:rsidR="000E7C04" w:rsidRPr="00F65186" w:rsidRDefault="000E7C04" w:rsidP="000E7C04">
            <w:pPr>
              <w:rPr>
                <w:b/>
              </w:rPr>
            </w:pPr>
            <w:r w:rsidRPr="00F65186">
              <w:rPr>
                <w:b/>
              </w:rPr>
              <w:t>OR PREFERABLY</w:t>
            </w:r>
          </w:p>
          <w:p w14:paraId="45F5D9AE" w14:textId="77777777" w:rsidR="000E7C04" w:rsidRPr="00F65186" w:rsidRDefault="000E7C04" w:rsidP="000E7C04">
            <w:pPr>
              <w:spacing w:after="0"/>
            </w:pPr>
            <w:r w:rsidRPr="00F65186">
              <w:t>&lt;</w:t>
            </w:r>
            <w:proofErr w:type="spellStart"/>
            <w:r w:rsidRPr="00F65186">
              <w:t>mets</w:t>
            </w:r>
            <w:proofErr w:type="spellEnd"/>
            <w:r w:rsidRPr="00F65186">
              <w:t>:</w:t>
            </w:r>
          </w:p>
          <w:p w14:paraId="03ACC4C0" w14:textId="77777777" w:rsidR="000E7C04" w:rsidRPr="00F65186" w:rsidRDefault="000E7C04" w:rsidP="000E7C04">
            <w:pPr>
              <w:spacing w:after="0"/>
            </w:pPr>
            <w:r w:rsidRPr="00F65186">
              <w:t>&lt;</w:t>
            </w:r>
            <w:proofErr w:type="spellStart"/>
            <w:r w:rsidRPr="00F65186">
              <w:t>external_schema</w:t>
            </w:r>
            <w:proofErr w:type="spellEnd"/>
            <w:r w:rsidRPr="00F65186">
              <w:t>&gt;</w:t>
            </w:r>
          </w:p>
          <w:p w14:paraId="1604B9BE" w14:textId="77777777" w:rsidR="000E7C04" w:rsidRPr="00F65186" w:rsidRDefault="000E7C04" w:rsidP="000E7C04">
            <w:pPr>
              <w:spacing w:after="0"/>
            </w:pPr>
            <w:r w:rsidRPr="00F65186">
              <w:t>&lt;name&gt;Previous Submission Agreement (PSA)</w:t>
            </w:r>
          </w:p>
          <w:p w14:paraId="4E566625" w14:textId="77777777" w:rsidR="000E7C04" w:rsidRPr="00F65186" w:rsidRDefault="000E7C04" w:rsidP="000E7C04">
            <w:pPr>
              <w:spacing w:after="0"/>
            </w:pPr>
            <w:r w:rsidRPr="00F65186">
              <w:t>&lt;/name&gt;</w:t>
            </w:r>
          </w:p>
          <w:p w14:paraId="63997527" w14:textId="77777777" w:rsidR="000E7C04" w:rsidRPr="00F65186" w:rsidRDefault="000E7C04" w:rsidP="000E7C04">
            <w:pPr>
              <w:spacing w:after="0"/>
            </w:pPr>
            <w:r w:rsidRPr="00F65186">
              <w:t>&lt;URL&gt;http://www.dasboard/xmlns/SubmissionAgreement.xsd&lt;/URL&gt;</w:t>
            </w:r>
          </w:p>
          <w:p w14:paraId="11303F99" w14:textId="77777777" w:rsidR="000E7C04" w:rsidRPr="00F65186" w:rsidRDefault="000E7C04" w:rsidP="000E7C04">
            <w:pPr>
              <w:spacing w:after="0"/>
            </w:pPr>
            <w:r w:rsidRPr="00F65186">
              <w:t xml:space="preserve">&lt;context&gt; The </w:t>
            </w:r>
            <w:proofErr w:type="spellStart"/>
            <w:r w:rsidRPr="00F65186">
              <w:t>submision</w:t>
            </w:r>
            <w:proofErr w:type="spellEnd"/>
            <w:r w:rsidRPr="00F65186">
              <w:t xml:space="preserve"> agreement specifies the relations between the producer and the archive as it is described in ISO 20652:2006 (Producer-archive interface -- Methodology abstract standard). &lt;/context&gt;</w:t>
            </w:r>
          </w:p>
          <w:p w14:paraId="03048FAD" w14:textId="77777777" w:rsidR="000A607B" w:rsidRPr="00F65186" w:rsidRDefault="000E7C04" w:rsidP="000E7C04">
            <w:r w:rsidRPr="00F65186">
              <w:t>&lt;/</w:t>
            </w:r>
            <w:proofErr w:type="spellStart"/>
            <w:r w:rsidRPr="00F65186">
              <w:t>external_schema</w:t>
            </w:r>
            <w:proofErr w:type="spellEnd"/>
            <w:r w:rsidRPr="00F65186">
              <w:t>&gt;</w:t>
            </w:r>
          </w:p>
        </w:tc>
      </w:tr>
      <w:tr w:rsidR="000A607B" w:rsidRPr="003E74F1" w14:paraId="0D093852" w14:textId="77777777" w:rsidTr="00AC05B0">
        <w:trPr>
          <w:cantSplit/>
          <w:trHeight w:val="429"/>
        </w:trPr>
        <w:tc>
          <w:tcPr>
            <w:tcW w:w="1843" w:type="dxa"/>
          </w:tcPr>
          <w:p w14:paraId="20B26CB5" w14:textId="77777777" w:rsidR="000A607B" w:rsidRPr="00F65186" w:rsidRDefault="000A607B" w:rsidP="00AC05B0">
            <w:r w:rsidRPr="00F65186">
              <w:lastRenderedPageBreak/>
              <w:t>Archival reference code</w:t>
            </w:r>
          </w:p>
        </w:tc>
        <w:tc>
          <w:tcPr>
            <w:tcW w:w="1843" w:type="dxa"/>
          </w:tcPr>
          <w:p w14:paraId="78012E52" w14:textId="77777777" w:rsidR="000A607B" w:rsidRPr="00F65186" w:rsidRDefault="000A607B" w:rsidP="00AC05B0">
            <w:r w:rsidRPr="00F65186">
              <w:t>Reference code in the archival description</w:t>
            </w:r>
          </w:p>
        </w:tc>
        <w:tc>
          <w:tcPr>
            <w:tcW w:w="3544" w:type="dxa"/>
          </w:tcPr>
          <w:p w14:paraId="605B066F" w14:textId="77777777" w:rsidR="000A607B" w:rsidRPr="00F65186" w:rsidRDefault="000A607B" w:rsidP="00AC05B0">
            <w:r w:rsidRPr="00F65186">
              <w:t>It is possible to give a reference code indicating where in the archival hierarchy the package shall be placed.</w:t>
            </w:r>
          </w:p>
          <w:p w14:paraId="1F12B9E7" w14:textId="77777777" w:rsidR="000A607B" w:rsidRPr="00F65186" w:rsidRDefault="000A607B" w:rsidP="00AC05B0">
            <w:r w:rsidRPr="00F65186">
              <w:t>Example:</w:t>
            </w:r>
          </w:p>
          <w:p w14:paraId="2C7283C6" w14:textId="77777777" w:rsidR="000A607B" w:rsidRPr="00F65186" w:rsidRDefault="000A607B" w:rsidP="00AC05B0">
            <w:pPr>
              <w:rPr>
                <w:i/>
              </w:rPr>
            </w:pPr>
            <w:r w:rsidRPr="00F65186">
              <w:rPr>
                <w:i/>
                <w:color w:val="000000"/>
              </w:rPr>
              <w:t>”SE/RA/123456/24/P”</w:t>
            </w:r>
          </w:p>
        </w:tc>
        <w:tc>
          <w:tcPr>
            <w:tcW w:w="850" w:type="dxa"/>
          </w:tcPr>
          <w:p w14:paraId="403606E4" w14:textId="77777777" w:rsidR="000A607B" w:rsidRPr="00F65186" w:rsidRDefault="000A607B" w:rsidP="00AC05B0">
            <w:r w:rsidRPr="00F65186">
              <w:t>0..1</w:t>
            </w:r>
          </w:p>
        </w:tc>
        <w:tc>
          <w:tcPr>
            <w:tcW w:w="1843" w:type="dxa"/>
          </w:tcPr>
          <w:p w14:paraId="73B32900" w14:textId="77777777" w:rsidR="000A607B" w:rsidRPr="00F65186" w:rsidRDefault="000A607B" w:rsidP="00AC05B0">
            <w:r w:rsidRPr="00F65186">
              <w:t>&lt;</w:t>
            </w:r>
            <w:proofErr w:type="spellStart"/>
            <w:r w:rsidRPr="00F65186">
              <w:t>altrecordID</w:t>
            </w:r>
            <w:proofErr w:type="spellEnd"/>
            <w:r w:rsidRPr="00F65186">
              <w:t>:</w:t>
            </w:r>
          </w:p>
          <w:p w14:paraId="3B38CC7A" w14:textId="77777777" w:rsidR="000A607B" w:rsidRPr="00F65186" w:rsidRDefault="000A607B" w:rsidP="00AC05B0">
            <w:r w:rsidRPr="00F65186">
              <w:t>TYPE</w:t>
            </w:r>
            <w:proofErr w:type="gramStart"/>
            <w:r w:rsidRPr="00F65186">
              <w:t>=”REFERENCECODE</w:t>
            </w:r>
            <w:proofErr w:type="gramEnd"/>
            <w:r w:rsidRPr="00F65186">
              <w:t>”&gt;[Archival reference code]</w:t>
            </w:r>
          </w:p>
        </w:tc>
      </w:tr>
      <w:tr w:rsidR="000A607B" w:rsidRPr="003E74F1" w14:paraId="1E8216CC" w14:textId="77777777" w:rsidTr="00AC05B0">
        <w:trPr>
          <w:cantSplit/>
          <w:trHeight w:val="429"/>
        </w:trPr>
        <w:tc>
          <w:tcPr>
            <w:tcW w:w="1843" w:type="dxa"/>
          </w:tcPr>
          <w:p w14:paraId="35C246A8" w14:textId="77777777" w:rsidR="000A607B" w:rsidRPr="00F65186" w:rsidRDefault="000A607B" w:rsidP="00AC05B0">
            <w:r w:rsidRPr="00F65186">
              <w:t>Previous reference code</w:t>
            </w:r>
          </w:p>
        </w:tc>
        <w:tc>
          <w:tcPr>
            <w:tcW w:w="1843" w:type="dxa"/>
          </w:tcPr>
          <w:p w14:paraId="791D5C97" w14:textId="77777777" w:rsidR="000A607B" w:rsidRPr="00F65186" w:rsidRDefault="000A607B" w:rsidP="00AC05B0">
            <w:r w:rsidRPr="00F65186">
              <w:t>An earlier used reference code in the archival description</w:t>
            </w:r>
          </w:p>
        </w:tc>
        <w:tc>
          <w:tcPr>
            <w:tcW w:w="3544" w:type="dxa"/>
          </w:tcPr>
          <w:p w14:paraId="76760A95" w14:textId="77777777" w:rsidR="000A607B" w:rsidRPr="00F65186" w:rsidRDefault="000A607B" w:rsidP="00AC05B0">
            <w:r w:rsidRPr="00F65186">
              <w:t>In case where the SIP originates from other institutions maintaining a reference code structure, this element can be used to record these reference codes and therefore support the provenance of the package when a whole archival description is not submitted with the submission.</w:t>
            </w:r>
          </w:p>
          <w:p w14:paraId="2980EE8A" w14:textId="77777777" w:rsidR="000A607B" w:rsidRPr="00F65186" w:rsidRDefault="000A607B" w:rsidP="00AC05B0">
            <w:r w:rsidRPr="00F65186">
              <w:t>Example:</w:t>
            </w:r>
          </w:p>
          <w:p w14:paraId="524BFA13" w14:textId="77777777" w:rsidR="000A607B" w:rsidRPr="00F65186" w:rsidRDefault="000A607B" w:rsidP="00AC05B0">
            <w:pPr>
              <w:rPr>
                <w:i/>
              </w:rPr>
            </w:pPr>
            <w:r w:rsidRPr="00F65186">
              <w:rPr>
                <w:i/>
              </w:rPr>
              <w:t>”SE/FM/123/123.1/123.1.3”</w:t>
            </w:r>
          </w:p>
        </w:tc>
        <w:tc>
          <w:tcPr>
            <w:tcW w:w="850" w:type="dxa"/>
          </w:tcPr>
          <w:p w14:paraId="47C591DB" w14:textId="77777777" w:rsidR="000A607B" w:rsidRPr="00F65186" w:rsidRDefault="000A607B" w:rsidP="00AC05B0">
            <w:proofErr w:type="gramStart"/>
            <w:r w:rsidRPr="00F65186">
              <w:t>0..*</w:t>
            </w:r>
            <w:proofErr w:type="gramEnd"/>
          </w:p>
        </w:tc>
        <w:tc>
          <w:tcPr>
            <w:tcW w:w="1843" w:type="dxa"/>
          </w:tcPr>
          <w:p w14:paraId="01794811" w14:textId="77777777" w:rsidR="000A607B" w:rsidRPr="00F65186" w:rsidRDefault="000A607B" w:rsidP="00AC05B0">
            <w:r w:rsidRPr="00F65186">
              <w:t>&lt;</w:t>
            </w:r>
            <w:proofErr w:type="spellStart"/>
            <w:r w:rsidRPr="00F65186">
              <w:t>altrecordID</w:t>
            </w:r>
            <w:proofErr w:type="spellEnd"/>
            <w:r w:rsidRPr="00F65186">
              <w:t>:</w:t>
            </w:r>
          </w:p>
          <w:p w14:paraId="24CE6EEC" w14:textId="77777777" w:rsidR="000A607B" w:rsidRPr="00F65186" w:rsidRDefault="000A607B" w:rsidP="00AC05B0">
            <w:r w:rsidRPr="00F65186">
              <w:t>TYPE</w:t>
            </w:r>
            <w:proofErr w:type="gramStart"/>
            <w:r w:rsidRPr="00F65186">
              <w:t>=”PREVIOUSREFERENCECODE</w:t>
            </w:r>
            <w:proofErr w:type="gramEnd"/>
            <w:r w:rsidRPr="00F65186">
              <w:t>”&gt;[Previous reference code]</w:t>
            </w:r>
          </w:p>
        </w:tc>
      </w:tr>
      <w:tr w:rsidR="000A607B" w:rsidRPr="003E74F1" w14:paraId="3EB0DE58" w14:textId="77777777" w:rsidTr="00AC05B0">
        <w:trPr>
          <w:cantSplit/>
          <w:trHeight w:val="429"/>
        </w:trPr>
        <w:tc>
          <w:tcPr>
            <w:tcW w:w="1843" w:type="dxa"/>
          </w:tcPr>
          <w:p w14:paraId="7FB164E3" w14:textId="77777777" w:rsidR="000A607B" w:rsidRPr="00F65186" w:rsidRDefault="000A607B" w:rsidP="00AC05B0">
            <w:r w:rsidRPr="00F65186">
              <w:t>Archival creator</w:t>
            </w:r>
          </w:p>
        </w:tc>
        <w:tc>
          <w:tcPr>
            <w:tcW w:w="1843" w:type="dxa"/>
          </w:tcPr>
          <w:p w14:paraId="537859AE" w14:textId="77777777" w:rsidR="000A607B" w:rsidRPr="00F65186" w:rsidRDefault="000A607B" w:rsidP="00AC05B0">
            <w:r w:rsidRPr="00F65186">
              <w:t>Name of archival creator</w:t>
            </w:r>
          </w:p>
        </w:tc>
        <w:tc>
          <w:tcPr>
            <w:tcW w:w="3544" w:type="dxa"/>
          </w:tcPr>
          <w:p w14:paraId="4B153829" w14:textId="77777777" w:rsidR="000A607B" w:rsidRPr="00F65186" w:rsidRDefault="000A607B" w:rsidP="00AC05B0">
            <w:r w:rsidRPr="00F65186">
              <w:t>Name of the original creator (organisation) of the data being transferred. Please note that this might be different from the organisation which has been charged with preparing and sending the SIP to the archives.</w:t>
            </w:r>
          </w:p>
          <w:p w14:paraId="08184F78" w14:textId="77777777" w:rsidR="000A607B" w:rsidRPr="00F65186" w:rsidRDefault="000A607B" w:rsidP="00AC05B0">
            <w:r w:rsidRPr="00F65186">
              <w:t>Example:</w:t>
            </w:r>
          </w:p>
          <w:p w14:paraId="27AD6884" w14:textId="77777777" w:rsidR="000A607B" w:rsidRPr="00F65186" w:rsidRDefault="000A607B" w:rsidP="00AC05B0">
            <w:pPr>
              <w:rPr>
                <w:i/>
              </w:rPr>
            </w:pPr>
            <w:proofErr w:type="gramStart"/>
            <w:r w:rsidRPr="00F65186">
              <w:rPr>
                <w:i/>
              </w:rPr>
              <w:t>”The</w:t>
            </w:r>
            <w:proofErr w:type="gramEnd"/>
            <w:r w:rsidRPr="00F65186">
              <w:rPr>
                <w:i/>
              </w:rPr>
              <w:t xml:space="preserve"> Swedish health agency”</w:t>
            </w:r>
          </w:p>
        </w:tc>
        <w:tc>
          <w:tcPr>
            <w:tcW w:w="850" w:type="dxa"/>
          </w:tcPr>
          <w:p w14:paraId="428F5317" w14:textId="77777777" w:rsidR="000A607B" w:rsidRPr="00F65186" w:rsidRDefault="000A607B" w:rsidP="00AC05B0">
            <w:r w:rsidRPr="00F65186">
              <w:t>1</w:t>
            </w:r>
            <w:r w:rsidRPr="00F65186">
              <w:rPr>
                <w:rStyle w:val="FootnoteReference"/>
              </w:rPr>
              <w:footnoteReference w:id="27"/>
            </w:r>
          </w:p>
        </w:tc>
        <w:tc>
          <w:tcPr>
            <w:tcW w:w="1843" w:type="dxa"/>
          </w:tcPr>
          <w:p w14:paraId="0F73699B" w14:textId="77777777" w:rsidR="000A607B" w:rsidRPr="00F65186" w:rsidRDefault="000A607B" w:rsidP="00AC05B0">
            <w:r w:rsidRPr="00F65186">
              <w:t>&lt;agent:</w:t>
            </w:r>
          </w:p>
          <w:p w14:paraId="59A72763" w14:textId="77777777" w:rsidR="000A607B" w:rsidRPr="00F65186" w:rsidRDefault="000A607B" w:rsidP="00AC05B0">
            <w:r w:rsidRPr="00F65186">
              <w:t>ROLE</w:t>
            </w:r>
            <w:proofErr w:type="gramStart"/>
            <w:r w:rsidRPr="00F65186">
              <w:t>=”ARCHIVIST</w:t>
            </w:r>
            <w:proofErr w:type="gramEnd"/>
            <w:r w:rsidRPr="00F65186">
              <w:t>”</w:t>
            </w:r>
          </w:p>
          <w:p w14:paraId="7C9EF720" w14:textId="77777777" w:rsidR="000A607B" w:rsidRPr="00F65186" w:rsidRDefault="000A607B" w:rsidP="00AC05B0">
            <w:r w:rsidRPr="00F65186">
              <w:t>TYPE=</w:t>
            </w:r>
          </w:p>
          <w:p w14:paraId="797B719F" w14:textId="77777777" w:rsidR="000A607B" w:rsidRPr="00F65186" w:rsidRDefault="000A607B" w:rsidP="00AC05B0">
            <w:proofErr w:type="gramStart"/>
            <w:r w:rsidRPr="00F65186">
              <w:t>”ORGANIZATION</w:t>
            </w:r>
            <w:proofErr w:type="gramEnd"/>
            <w:r w:rsidRPr="00F65186">
              <w:t>”&gt;</w:t>
            </w:r>
          </w:p>
          <w:p w14:paraId="0FC2C94A" w14:textId="77777777" w:rsidR="000A607B" w:rsidRPr="00F65186" w:rsidRDefault="000A607B" w:rsidP="00AC05B0">
            <w:r w:rsidRPr="00F65186">
              <w:t>&lt;name</w:t>
            </w:r>
            <w:proofErr w:type="gramStart"/>
            <w:r w:rsidRPr="00F65186">
              <w:t>&gt;[</w:t>
            </w:r>
            <w:proofErr w:type="gramEnd"/>
            <w:r w:rsidRPr="00F65186">
              <w:t>Archival creator]</w:t>
            </w:r>
          </w:p>
        </w:tc>
      </w:tr>
      <w:tr w:rsidR="000A607B" w:rsidRPr="003E74F1" w14:paraId="20896FAF" w14:textId="77777777" w:rsidTr="00AC05B0">
        <w:trPr>
          <w:cantSplit/>
          <w:trHeight w:val="429"/>
        </w:trPr>
        <w:tc>
          <w:tcPr>
            <w:tcW w:w="1843" w:type="dxa"/>
          </w:tcPr>
          <w:p w14:paraId="224EB43B" w14:textId="77777777" w:rsidR="000A607B" w:rsidRPr="00F65186" w:rsidRDefault="000A607B" w:rsidP="00AC05B0">
            <w:r w:rsidRPr="00F65186">
              <w:lastRenderedPageBreak/>
              <w:t>Archival creator identification code</w:t>
            </w:r>
          </w:p>
        </w:tc>
        <w:tc>
          <w:tcPr>
            <w:tcW w:w="1843" w:type="dxa"/>
          </w:tcPr>
          <w:p w14:paraId="4065023E" w14:textId="77777777" w:rsidR="000A607B" w:rsidRPr="00F65186" w:rsidRDefault="000A607B" w:rsidP="00AC05B0">
            <w:r w:rsidRPr="00F65186">
              <w:t>A unique identification code for the archival creator</w:t>
            </w:r>
          </w:p>
        </w:tc>
        <w:tc>
          <w:tcPr>
            <w:tcW w:w="3544" w:type="dxa"/>
          </w:tcPr>
          <w:p w14:paraId="7E13D0F2" w14:textId="77777777" w:rsidR="000A607B" w:rsidRPr="00F65186" w:rsidRDefault="000A607B" w:rsidP="00AC05B0">
            <w:r w:rsidRPr="00F65186">
              <w:t xml:space="preserve">A unique identification code for the archival creator. The code uses a prefix followed by </w:t>
            </w:r>
            <w:proofErr w:type="gramStart"/>
            <w:r w:rsidRPr="00F65186">
              <w:t>a ”</w:t>
            </w:r>
            <w:proofErr w:type="gramEnd"/>
            <w:r w:rsidRPr="00F65186">
              <w:t>:”</w:t>
            </w:r>
          </w:p>
          <w:p w14:paraId="5943DE9B" w14:textId="77777777" w:rsidR="000A607B" w:rsidRPr="00F65186" w:rsidRDefault="000A607B" w:rsidP="00AC05B0">
            <w:r w:rsidRPr="00F65186">
              <w:t>Prefix</w:t>
            </w:r>
            <w:r w:rsidRPr="00F65186">
              <w:rPr>
                <w:rStyle w:val="FootnoteReference"/>
              </w:rPr>
              <w:footnoteReference w:id="28"/>
            </w:r>
            <w:r w:rsidRPr="00F65186">
              <w:t xml:space="preserve"> according to </w:t>
            </w:r>
            <w:proofErr w:type="spellStart"/>
            <w:r w:rsidRPr="00F65186">
              <w:t>vcTypeOfIdentificationCode</w:t>
            </w:r>
            <w:proofErr w:type="spellEnd"/>
            <w:r w:rsidRPr="00F65186">
              <w:t>.</w:t>
            </w:r>
          </w:p>
          <w:p w14:paraId="1BBFC28B" w14:textId="77777777" w:rsidR="000A607B" w:rsidRPr="00F65186" w:rsidRDefault="000A607B" w:rsidP="00AC05B0">
            <w:r w:rsidRPr="00F65186">
              <w:t>Example:</w:t>
            </w:r>
          </w:p>
          <w:p w14:paraId="269706FE" w14:textId="77777777" w:rsidR="000A607B" w:rsidRPr="00F65186" w:rsidRDefault="000A607B" w:rsidP="00AC05B0">
            <w:pPr>
              <w:rPr>
                <w:i/>
                <w:color w:val="000000"/>
              </w:rPr>
            </w:pPr>
            <w:proofErr w:type="gramStart"/>
            <w:r w:rsidRPr="00F65186">
              <w:rPr>
                <w:i/>
                <w:color w:val="000000"/>
              </w:rPr>
              <w:t>”VAT</w:t>
            </w:r>
            <w:proofErr w:type="gramEnd"/>
            <w:r w:rsidRPr="00F65186">
              <w:rPr>
                <w:i/>
                <w:color w:val="000000"/>
              </w:rPr>
              <w:t>:SE201345098701”</w:t>
            </w:r>
          </w:p>
        </w:tc>
        <w:tc>
          <w:tcPr>
            <w:tcW w:w="850" w:type="dxa"/>
          </w:tcPr>
          <w:p w14:paraId="0AF41678" w14:textId="77777777" w:rsidR="000A607B" w:rsidRPr="00F65186" w:rsidRDefault="000A607B" w:rsidP="00AC05B0">
            <w:r w:rsidRPr="00F65186">
              <w:t>0..1</w:t>
            </w:r>
          </w:p>
        </w:tc>
        <w:tc>
          <w:tcPr>
            <w:tcW w:w="1843" w:type="dxa"/>
          </w:tcPr>
          <w:p w14:paraId="510EA50D" w14:textId="77777777" w:rsidR="000A607B" w:rsidRPr="00F65186" w:rsidRDefault="000A607B" w:rsidP="00AC05B0">
            <w:r w:rsidRPr="00F65186">
              <w:t>&lt;agent:</w:t>
            </w:r>
          </w:p>
          <w:p w14:paraId="39DECB0D" w14:textId="77777777" w:rsidR="000A607B" w:rsidRPr="00F65186" w:rsidRDefault="000A607B" w:rsidP="00AC05B0">
            <w:r w:rsidRPr="00F65186">
              <w:t>ROLE</w:t>
            </w:r>
            <w:proofErr w:type="gramStart"/>
            <w:r w:rsidRPr="00F65186">
              <w:t>=”ARCHIVIST</w:t>
            </w:r>
            <w:proofErr w:type="gramEnd"/>
            <w:r w:rsidRPr="00F65186">
              <w:t>”</w:t>
            </w:r>
          </w:p>
          <w:p w14:paraId="332077B5" w14:textId="77777777" w:rsidR="000A607B" w:rsidRPr="00F65186" w:rsidRDefault="000A607B" w:rsidP="00AC05B0">
            <w:r w:rsidRPr="00F65186">
              <w:t>TYPE=</w:t>
            </w:r>
          </w:p>
          <w:p w14:paraId="7F9D2741" w14:textId="77777777" w:rsidR="000A607B" w:rsidRPr="00F65186" w:rsidRDefault="000A607B" w:rsidP="00AC05B0">
            <w:proofErr w:type="gramStart"/>
            <w:r w:rsidRPr="00F65186">
              <w:t>”ORGANIZATION</w:t>
            </w:r>
            <w:proofErr w:type="gramEnd"/>
            <w:r w:rsidRPr="00F65186">
              <w:t>”&gt;</w:t>
            </w:r>
          </w:p>
          <w:p w14:paraId="4AF7D3E9" w14:textId="77777777" w:rsidR="000A607B" w:rsidRPr="00F65186" w:rsidRDefault="000A607B" w:rsidP="00AC05B0">
            <w:r w:rsidRPr="00F65186">
              <w:t>&lt;note</w:t>
            </w:r>
            <w:proofErr w:type="gramStart"/>
            <w:r w:rsidRPr="00F65186">
              <w:t>&gt;[</w:t>
            </w:r>
            <w:proofErr w:type="gramEnd"/>
            <w:r w:rsidRPr="00F65186">
              <w:t>Archival creator identification code]</w:t>
            </w:r>
          </w:p>
        </w:tc>
      </w:tr>
      <w:tr w:rsidR="000A607B" w:rsidRPr="003E74F1" w14:paraId="21B6FD91" w14:textId="77777777" w:rsidTr="00AC05B0">
        <w:trPr>
          <w:cantSplit/>
          <w:trHeight w:val="429"/>
        </w:trPr>
        <w:tc>
          <w:tcPr>
            <w:tcW w:w="1843" w:type="dxa"/>
          </w:tcPr>
          <w:p w14:paraId="538E3E7A" w14:textId="77777777" w:rsidR="000A607B" w:rsidRPr="00F65186" w:rsidRDefault="000A607B" w:rsidP="00AC05B0">
            <w:r w:rsidRPr="00F65186">
              <w:t>Submitting organisation name</w:t>
            </w:r>
            <w:r w:rsidRPr="00F65186">
              <w:rPr>
                <w:rStyle w:val="FootnoteReference"/>
              </w:rPr>
              <w:footnoteReference w:id="29"/>
            </w:r>
          </w:p>
        </w:tc>
        <w:tc>
          <w:tcPr>
            <w:tcW w:w="1843" w:type="dxa"/>
          </w:tcPr>
          <w:p w14:paraId="12FFA71D" w14:textId="77777777" w:rsidR="000A607B" w:rsidRPr="00F65186" w:rsidRDefault="000A607B" w:rsidP="00AC05B0">
            <w:r w:rsidRPr="00F65186">
              <w:t>Name of the organisation submitting the package to the archive</w:t>
            </w:r>
          </w:p>
        </w:tc>
        <w:tc>
          <w:tcPr>
            <w:tcW w:w="3544" w:type="dxa"/>
          </w:tcPr>
          <w:p w14:paraId="74BAC060" w14:textId="77777777" w:rsidR="000A607B" w:rsidRPr="00F65186" w:rsidRDefault="000A607B" w:rsidP="00AC05B0">
            <w:r w:rsidRPr="00F65186">
              <w:t>Name of the organisation submitting the package to the archive. For stating and extending the information, use of additional agents may be necessary.</w:t>
            </w:r>
          </w:p>
          <w:p w14:paraId="3B730F99" w14:textId="77777777" w:rsidR="000A607B" w:rsidRPr="00F65186" w:rsidRDefault="000A607B" w:rsidP="00AC05B0">
            <w:r w:rsidRPr="00F65186">
              <w:t>Example:</w:t>
            </w:r>
          </w:p>
          <w:p w14:paraId="482A29A3" w14:textId="77777777" w:rsidR="000A607B" w:rsidRPr="00F65186" w:rsidRDefault="000A607B" w:rsidP="00AC05B0">
            <w:pPr>
              <w:rPr>
                <w:i/>
              </w:rPr>
            </w:pPr>
            <w:proofErr w:type="gramStart"/>
            <w:r w:rsidRPr="00F65186">
              <w:rPr>
                <w:i/>
              </w:rPr>
              <w:t>”The</w:t>
            </w:r>
            <w:proofErr w:type="gramEnd"/>
            <w:r w:rsidRPr="00F65186">
              <w:rPr>
                <w:i/>
              </w:rPr>
              <w:t xml:space="preserve"> agency, Personnel</w:t>
            </w:r>
          </w:p>
        </w:tc>
        <w:tc>
          <w:tcPr>
            <w:tcW w:w="850" w:type="dxa"/>
          </w:tcPr>
          <w:p w14:paraId="148C2FE1" w14:textId="77777777" w:rsidR="000A607B" w:rsidRPr="00F65186" w:rsidRDefault="000A607B" w:rsidP="00AC05B0">
            <w:r w:rsidRPr="00F65186">
              <w:t>1</w:t>
            </w:r>
          </w:p>
        </w:tc>
        <w:tc>
          <w:tcPr>
            <w:tcW w:w="1843" w:type="dxa"/>
          </w:tcPr>
          <w:p w14:paraId="61158029" w14:textId="77777777" w:rsidR="000A607B" w:rsidRPr="00F65186" w:rsidRDefault="000A607B" w:rsidP="00AC05B0">
            <w:r w:rsidRPr="00F65186">
              <w:t>&lt;agent:</w:t>
            </w:r>
          </w:p>
          <w:p w14:paraId="10E2924B" w14:textId="77777777" w:rsidR="000A607B" w:rsidRPr="00F65186" w:rsidRDefault="000A607B" w:rsidP="00AC05B0">
            <w:r w:rsidRPr="00F65186">
              <w:t>ROLE</w:t>
            </w:r>
            <w:proofErr w:type="gramStart"/>
            <w:r w:rsidRPr="00F65186">
              <w:t>=”CREATOR</w:t>
            </w:r>
            <w:proofErr w:type="gramEnd"/>
            <w:r w:rsidRPr="00F65186">
              <w:t>”</w:t>
            </w:r>
          </w:p>
          <w:p w14:paraId="5F130237" w14:textId="77777777" w:rsidR="000A607B" w:rsidRPr="00F65186" w:rsidRDefault="000A607B" w:rsidP="00AC05B0">
            <w:r w:rsidRPr="00F65186">
              <w:t>TYPE=</w:t>
            </w:r>
          </w:p>
          <w:p w14:paraId="7748CFF1" w14:textId="77777777" w:rsidR="000A607B" w:rsidRPr="00F65186" w:rsidRDefault="000A607B" w:rsidP="00AC05B0">
            <w:proofErr w:type="gramStart"/>
            <w:r w:rsidRPr="00F65186">
              <w:t>”ORGANIZATION</w:t>
            </w:r>
            <w:proofErr w:type="gramEnd"/>
            <w:r w:rsidRPr="00F65186">
              <w:t>”&gt;</w:t>
            </w:r>
          </w:p>
          <w:p w14:paraId="3F5E5A32" w14:textId="77777777" w:rsidR="000A607B" w:rsidRPr="00F65186" w:rsidRDefault="000A607B" w:rsidP="00AC05B0">
            <w:r w:rsidRPr="00F65186">
              <w:t>&lt;name</w:t>
            </w:r>
            <w:proofErr w:type="gramStart"/>
            <w:r w:rsidRPr="00F65186">
              <w:t>&gt;[</w:t>
            </w:r>
            <w:proofErr w:type="gramEnd"/>
            <w:r w:rsidRPr="00F65186">
              <w:t>Submitting organisation name]</w:t>
            </w:r>
          </w:p>
        </w:tc>
      </w:tr>
      <w:tr w:rsidR="000A607B" w:rsidRPr="003E74F1" w14:paraId="5A7EAE88" w14:textId="77777777" w:rsidTr="00AC05B0">
        <w:trPr>
          <w:cantSplit/>
          <w:trHeight w:val="429"/>
        </w:trPr>
        <w:tc>
          <w:tcPr>
            <w:tcW w:w="1843" w:type="dxa"/>
          </w:tcPr>
          <w:p w14:paraId="042A6F82" w14:textId="77777777" w:rsidR="000A607B" w:rsidRPr="00F65186" w:rsidRDefault="000A607B" w:rsidP="00AC05B0">
            <w:r w:rsidRPr="00F65186">
              <w:t>Delivering organisation identification code</w:t>
            </w:r>
          </w:p>
        </w:tc>
        <w:tc>
          <w:tcPr>
            <w:tcW w:w="1843" w:type="dxa"/>
          </w:tcPr>
          <w:p w14:paraId="6B047ACE" w14:textId="77777777" w:rsidR="000A607B" w:rsidRPr="00F65186" w:rsidRDefault="000A607B" w:rsidP="00AC05B0">
            <w:r w:rsidRPr="00F65186">
              <w:t>A unique identification code for the delivering organisation</w:t>
            </w:r>
          </w:p>
        </w:tc>
        <w:tc>
          <w:tcPr>
            <w:tcW w:w="3544" w:type="dxa"/>
          </w:tcPr>
          <w:p w14:paraId="25E833F6" w14:textId="77777777" w:rsidR="000A607B" w:rsidRPr="00F65186" w:rsidRDefault="000A607B" w:rsidP="00AC05B0">
            <w:r w:rsidRPr="00F65186">
              <w:t xml:space="preserve">A unique identification code for the delivering organisation. The code uses a prefix followed by </w:t>
            </w:r>
            <w:proofErr w:type="gramStart"/>
            <w:r w:rsidRPr="00F65186">
              <w:t>a ”</w:t>
            </w:r>
            <w:proofErr w:type="gramEnd"/>
            <w:r w:rsidRPr="00F65186">
              <w:t>:”</w:t>
            </w:r>
          </w:p>
          <w:p w14:paraId="581E3969" w14:textId="77777777" w:rsidR="000A607B" w:rsidRPr="00F65186" w:rsidRDefault="000A607B" w:rsidP="00AC05B0">
            <w:pPr>
              <w:tabs>
                <w:tab w:val="left" w:pos="2265"/>
              </w:tabs>
            </w:pPr>
            <w:r w:rsidRPr="00F65186">
              <w:t xml:space="preserve">Prefix according to </w:t>
            </w:r>
            <w:proofErr w:type="spellStart"/>
            <w:r w:rsidRPr="00F65186">
              <w:t>vcTypeOfIdentificationCode</w:t>
            </w:r>
            <w:proofErr w:type="spellEnd"/>
            <w:r w:rsidRPr="00F65186">
              <w:t>.</w:t>
            </w:r>
          </w:p>
          <w:p w14:paraId="1A8D5135" w14:textId="77777777" w:rsidR="000A607B" w:rsidRPr="00F65186" w:rsidRDefault="000A607B" w:rsidP="00AC05B0">
            <w:pPr>
              <w:tabs>
                <w:tab w:val="left" w:pos="2265"/>
              </w:tabs>
            </w:pPr>
            <w:r w:rsidRPr="00F65186">
              <w:t>Example:</w:t>
            </w:r>
            <w:r w:rsidRPr="00F65186">
              <w:tab/>
            </w:r>
          </w:p>
          <w:p w14:paraId="3A710C7C" w14:textId="77777777" w:rsidR="000A607B" w:rsidRPr="00F65186" w:rsidRDefault="000A607B" w:rsidP="00AC05B0">
            <w:pPr>
              <w:rPr>
                <w:i/>
                <w:color w:val="000000"/>
              </w:rPr>
            </w:pPr>
            <w:r w:rsidRPr="00F65186">
              <w:rPr>
                <w:i/>
                <w:color w:val="000000"/>
              </w:rPr>
              <w:t>”</w:t>
            </w:r>
            <w:r w:rsidRPr="003E74F1">
              <w:t xml:space="preserve"> </w:t>
            </w:r>
            <w:r w:rsidRPr="00F65186">
              <w:rPr>
                <w:i/>
                <w:color w:val="000000"/>
              </w:rPr>
              <w:t>VAT:SE2098109810-AF87”</w:t>
            </w:r>
          </w:p>
        </w:tc>
        <w:tc>
          <w:tcPr>
            <w:tcW w:w="850" w:type="dxa"/>
          </w:tcPr>
          <w:p w14:paraId="1DF8CDA9" w14:textId="77777777" w:rsidR="000A607B" w:rsidRPr="00F65186" w:rsidRDefault="000A607B" w:rsidP="00AC05B0">
            <w:r w:rsidRPr="00F65186">
              <w:t>0..1</w:t>
            </w:r>
          </w:p>
        </w:tc>
        <w:tc>
          <w:tcPr>
            <w:tcW w:w="1843" w:type="dxa"/>
          </w:tcPr>
          <w:p w14:paraId="6CF69359" w14:textId="77777777" w:rsidR="000A607B" w:rsidRPr="00F65186" w:rsidRDefault="000A607B" w:rsidP="00AC05B0">
            <w:r w:rsidRPr="00F65186">
              <w:t>&lt;agent:</w:t>
            </w:r>
          </w:p>
          <w:p w14:paraId="4A7FBE0F" w14:textId="77777777" w:rsidR="000A607B" w:rsidRPr="00F65186" w:rsidRDefault="000A607B" w:rsidP="00AC05B0">
            <w:r w:rsidRPr="00F65186">
              <w:t>ROLE</w:t>
            </w:r>
            <w:proofErr w:type="gramStart"/>
            <w:r w:rsidRPr="00F65186">
              <w:t>=”CREATOR</w:t>
            </w:r>
            <w:proofErr w:type="gramEnd"/>
            <w:r w:rsidRPr="00F65186">
              <w:t>”</w:t>
            </w:r>
          </w:p>
          <w:p w14:paraId="21AB21B0" w14:textId="77777777" w:rsidR="000A607B" w:rsidRPr="00F65186" w:rsidRDefault="000A607B" w:rsidP="00AC05B0">
            <w:r w:rsidRPr="00F65186">
              <w:t>TYPE=</w:t>
            </w:r>
          </w:p>
          <w:p w14:paraId="3D38276B" w14:textId="77777777" w:rsidR="000A607B" w:rsidRPr="00F65186" w:rsidRDefault="000A607B" w:rsidP="00AC05B0">
            <w:proofErr w:type="gramStart"/>
            <w:r w:rsidRPr="00F65186">
              <w:t>”ORGANIZATION</w:t>
            </w:r>
            <w:proofErr w:type="gramEnd"/>
            <w:r w:rsidRPr="00F65186">
              <w:t>”&gt;</w:t>
            </w:r>
          </w:p>
          <w:p w14:paraId="2E4CFC7A" w14:textId="77777777" w:rsidR="000A607B" w:rsidRPr="00F65186" w:rsidRDefault="000A607B" w:rsidP="00AC05B0">
            <w:r w:rsidRPr="00F65186">
              <w:t>&lt;note</w:t>
            </w:r>
            <w:proofErr w:type="gramStart"/>
            <w:r w:rsidRPr="00F65186">
              <w:t>&gt;[</w:t>
            </w:r>
            <w:proofErr w:type="gramEnd"/>
            <w:r w:rsidRPr="00F65186">
              <w:t>Delivering organisation identification code]</w:t>
            </w:r>
          </w:p>
        </w:tc>
      </w:tr>
      <w:tr w:rsidR="000A607B" w:rsidRPr="003E74F1" w14:paraId="00DA2AFB" w14:textId="77777777" w:rsidTr="00AC05B0">
        <w:trPr>
          <w:cantSplit/>
          <w:trHeight w:val="429"/>
        </w:trPr>
        <w:tc>
          <w:tcPr>
            <w:tcW w:w="1843" w:type="dxa"/>
          </w:tcPr>
          <w:p w14:paraId="48FA8BEB" w14:textId="77777777" w:rsidR="000A607B" w:rsidRPr="00F65186" w:rsidRDefault="000A607B" w:rsidP="00AC05B0">
            <w:r w:rsidRPr="00F65186">
              <w:lastRenderedPageBreak/>
              <w:t>Contact person name</w:t>
            </w:r>
          </w:p>
        </w:tc>
        <w:tc>
          <w:tcPr>
            <w:tcW w:w="1843" w:type="dxa"/>
          </w:tcPr>
          <w:p w14:paraId="4ED6A185" w14:textId="77777777" w:rsidR="000A607B" w:rsidRPr="00F65186" w:rsidRDefault="000A607B" w:rsidP="00AC05B0">
            <w:r w:rsidRPr="00F65186">
              <w:t>Contact person for the submission</w:t>
            </w:r>
          </w:p>
        </w:tc>
        <w:tc>
          <w:tcPr>
            <w:tcW w:w="3544" w:type="dxa"/>
          </w:tcPr>
          <w:p w14:paraId="1AFF3B6B" w14:textId="77777777" w:rsidR="000A607B" w:rsidRPr="00F65186" w:rsidRDefault="000A607B" w:rsidP="00AC05B0">
            <w:r w:rsidRPr="00F65186">
              <w:t>It may be useful to record a contact person for the submission at the time of the submission. This information is only valid during a short time period.</w:t>
            </w:r>
          </w:p>
          <w:p w14:paraId="4C973204" w14:textId="77777777" w:rsidR="000A607B" w:rsidRPr="00F65186" w:rsidRDefault="000A607B" w:rsidP="00AC05B0">
            <w:r w:rsidRPr="00F65186">
              <w:t>Example:</w:t>
            </w:r>
          </w:p>
          <w:p w14:paraId="5F669B7E" w14:textId="77777777" w:rsidR="000A607B" w:rsidRPr="00F65186" w:rsidRDefault="000A607B" w:rsidP="00AC05B0">
            <w:pPr>
              <w:rPr>
                <w:i/>
              </w:rPr>
            </w:pPr>
            <w:proofErr w:type="gramStart"/>
            <w:r w:rsidRPr="00F65186">
              <w:rPr>
                <w:i/>
              </w:rPr>
              <w:t>”Sven</w:t>
            </w:r>
            <w:proofErr w:type="gramEnd"/>
            <w:r w:rsidRPr="00F65186">
              <w:rPr>
                <w:i/>
              </w:rPr>
              <w:t xml:space="preserve"> </w:t>
            </w:r>
            <w:proofErr w:type="spellStart"/>
            <w:r w:rsidRPr="00F65186">
              <w:rPr>
                <w:i/>
              </w:rPr>
              <w:t>Svensson</w:t>
            </w:r>
            <w:proofErr w:type="spellEnd"/>
            <w:r w:rsidRPr="00F65186">
              <w:rPr>
                <w:i/>
              </w:rPr>
              <w:t>”</w:t>
            </w:r>
          </w:p>
        </w:tc>
        <w:tc>
          <w:tcPr>
            <w:tcW w:w="850" w:type="dxa"/>
          </w:tcPr>
          <w:p w14:paraId="7E681B05" w14:textId="77777777" w:rsidR="000A607B" w:rsidRPr="00F65186" w:rsidRDefault="000A607B" w:rsidP="00AC05B0">
            <w:proofErr w:type="gramStart"/>
            <w:r w:rsidRPr="00F65186">
              <w:t>0..*</w:t>
            </w:r>
            <w:proofErr w:type="gramEnd"/>
          </w:p>
        </w:tc>
        <w:tc>
          <w:tcPr>
            <w:tcW w:w="1843" w:type="dxa"/>
          </w:tcPr>
          <w:p w14:paraId="7AE17E62" w14:textId="77777777" w:rsidR="000A607B" w:rsidRPr="00F65186" w:rsidRDefault="000A607B" w:rsidP="00AC05B0">
            <w:r w:rsidRPr="00F65186">
              <w:t>&lt;agent</w:t>
            </w:r>
          </w:p>
          <w:p w14:paraId="37BA6146" w14:textId="77777777" w:rsidR="000A607B" w:rsidRPr="00F65186" w:rsidRDefault="000A607B" w:rsidP="00AC05B0">
            <w:r w:rsidRPr="00F65186">
              <w:t>ROLE</w:t>
            </w:r>
            <w:proofErr w:type="gramStart"/>
            <w:r w:rsidRPr="00F65186">
              <w:t>=”CREATOR</w:t>
            </w:r>
            <w:proofErr w:type="gramEnd"/>
            <w:r w:rsidRPr="00F65186">
              <w:t>”</w:t>
            </w:r>
          </w:p>
          <w:p w14:paraId="04329506" w14:textId="77777777" w:rsidR="000A607B" w:rsidRPr="00F65186" w:rsidRDefault="000A607B" w:rsidP="00AC05B0">
            <w:r w:rsidRPr="00F65186">
              <w:t>TYPE=</w:t>
            </w:r>
          </w:p>
          <w:p w14:paraId="238BAB72" w14:textId="77777777" w:rsidR="000A607B" w:rsidRPr="00F65186" w:rsidRDefault="000A607B" w:rsidP="00AC05B0">
            <w:proofErr w:type="gramStart"/>
            <w:r w:rsidRPr="00F65186">
              <w:t>”INDIVIDUAL</w:t>
            </w:r>
            <w:proofErr w:type="gramEnd"/>
            <w:r w:rsidRPr="00F65186">
              <w:t>”&gt;</w:t>
            </w:r>
          </w:p>
          <w:p w14:paraId="403D0AF5" w14:textId="77777777" w:rsidR="000A607B" w:rsidRPr="00F65186" w:rsidRDefault="000A607B" w:rsidP="00AC05B0">
            <w:r w:rsidRPr="00F65186">
              <w:t>&lt;name</w:t>
            </w:r>
            <w:proofErr w:type="gramStart"/>
            <w:r w:rsidRPr="00F65186">
              <w:t>&gt;[</w:t>
            </w:r>
            <w:proofErr w:type="gramEnd"/>
            <w:r w:rsidRPr="00F65186">
              <w:t>Contact person name]</w:t>
            </w:r>
          </w:p>
        </w:tc>
      </w:tr>
      <w:tr w:rsidR="000A607B" w:rsidRPr="003E74F1" w14:paraId="6260CEA4" w14:textId="77777777" w:rsidTr="00AC05B0">
        <w:trPr>
          <w:cantSplit/>
          <w:trHeight w:val="429"/>
        </w:trPr>
        <w:tc>
          <w:tcPr>
            <w:tcW w:w="1843" w:type="dxa"/>
          </w:tcPr>
          <w:p w14:paraId="4CAF87B8" w14:textId="77777777" w:rsidR="000A607B" w:rsidRPr="00F65186" w:rsidRDefault="000A607B" w:rsidP="00AC05B0">
            <w:r w:rsidRPr="00F65186">
              <w:t>Contact person contact information</w:t>
            </w:r>
          </w:p>
          <w:p w14:paraId="04F681F4" w14:textId="77777777" w:rsidR="000A607B" w:rsidRPr="00F65186" w:rsidRDefault="000A607B" w:rsidP="00AC05B0"/>
        </w:tc>
        <w:tc>
          <w:tcPr>
            <w:tcW w:w="1843" w:type="dxa"/>
          </w:tcPr>
          <w:p w14:paraId="7FE41FFD" w14:textId="77777777" w:rsidR="000A607B" w:rsidRPr="00F65186" w:rsidRDefault="000A607B" w:rsidP="00AC05B0">
            <w:r w:rsidRPr="00F65186">
              <w:t>Contact information for the contact person</w:t>
            </w:r>
          </w:p>
        </w:tc>
        <w:tc>
          <w:tcPr>
            <w:tcW w:w="3544" w:type="dxa"/>
          </w:tcPr>
          <w:p w14:paraId="6DAC2F82" w14:textId="77777777" w:rsidR="000A607B" w:rsidRPr="00F65186" w:rsidRDefault="000A607B" w:rsidP="00AC05B0">
            <w:r w:rsidRPr="00F65186">
              <w:t>Phone number and e-mail for the contact person. This information is only valid during a short time period.</w:t>
            </w:r>
          </w:p>
          <w:p w14:paraId="01A77F26" w14:textId="77777777" w:rsidR="000A607B" w:rsidRPr="00F65186" w:rsidRDefault="000A607B" w:rsidP="00AC05B0">
            <w:r w:rsidRPr="00F65186">
              <w:t>Example:</w:t>
            </w:r>
            <w:r w:rsidRPr="00F65186">
              <w:rPr>
                <w:rStyle w:val="FootnoteReference"/>
              </w:rPr>
              <w:footnoteReference w:id="30"/>
            </w:r>
          </w:p>
          <w:p w14:paraId="11C57E18" w14:textId="77777777" w:rsidR="000A607B" w:rsidRPr="00F65186" w:rsidRDefault="000A607B" w:rsidP="00AC05B0">
            <w:pPr>
              <w:rPr>
                <w:i/>
              </w:rPr>
            </w:pPr>
            <w:r w:rsidRPr="00F65186">
              <w:rPr>
                <w:i/>
              </w:rPr>
              <w:t>”08-12 34 56”</w:t>
            </w:r>
          </w:p>
          <w:p w14:paraId="6083156A" w14:textId="77777777" w:rsidR="000A607B" w:rsidRPr="00F65186" w:rsidRDefault="000A607B" w:rsidP="00AC05B0">
            <w:pPr>
              <w:rPr>
                <w:i/>
              </w:rPr>
            </w:pPr>
            <w:r w:rsidRPr="00F65186">
              <w:rPr>
                <w:i/>
              </w:rPr>
              <w:t>“sven.svensson@fm.se”</w:t>
            </w:r>
          </w:p>
        </w:tc>
        <w:tc>
          <w:tcPr>
            <w:tcW w:w="850" w:type="dxa"/>
          </w:tcPr>
          <w:p w14:paraId="1FD97FC7" w14:textId="77777777" w:rsidR="000A607B" w:rsidRPr="00F65186" w:rsidRDefault="000A607B" w:rsidP="00AC05B0">
            <w:proofErr w:type="gramStart"/>
            <w:r w:rsidRPr="00F65186">
              <w:t>0..*</w:t>
            </w:r>
            <w:proofErr w:type="gramEnd"/>
          </w:p>
        </w:tc>
        <w:tc>
          <w:tcPr>
            <w:tcW w:w="1843" w:type="dxa"/>
          </w:tcPr>
          <w:p w14:paraId="7607C59D" w14:textId="77777777" w:rsidR="000A607B" w:rsidRPr="00F65186" w:rsidRDefault="000A607B" w:rsidP="00AC05B0">
            <w:r w:rsidRPr="00F65186">
              <w:t>&lt;agent</w:t>
            </w:r>
          </w:p>
          <w:p w14:paraId="23350D73" w14:textId="77777777" w:rsidR="000A607B" w:rsidRPr="00F65186" w:rsidRDefault="000A607B" w:rsidP="00AC05B0">
            <w:r w:rsidRPr="00F65186">
              <w:t>ROLE</w:t>
            </w:r>
            <w:proofErr w:type="gramStart"/>
            <w:r w:rsidRPr="00F65186">
              <w:t>=”CREATOR</w:t>
            </w:r>
            <w:proofErr w:type="gramEnd"/>
            <w:r w:rsidRPr="00F65186">
              <w:t>”</w:t>
            </w:r>
          </w:p>
          <w:p w14:paraId="4551C088" w14:textId="77777777" w:rsidR="000A607B" w:rsidRPr="00F65186" w:rsidRDefault="000A607B" w:rsidP="00AC05B0">
            <w:r w:rsidRPr="00F65186">
              <w:t>TYPE=</w:t>
            </w:r>
          </w:p>
          <w:p w14:paraId="6C53ED62" w14:textId="77777777" w:rsidR="000A607B" w:rsidRPr="00F65186" w:rsidRDefault="000A607B" w:rsidP="00AC05B0">
            <w:proofErr w:type="gramStart"/>
            <w:r w:rsidRPr="00F65186">
              <w:t>”INDIVIDUAL</w:t>
            </w:r>
            <w:proofErr w:type="gramEnd"/>
            <w:r w:rsidRPr="00F65186">
              <w:t>”&gt;</w:t>
            </w:r>
          </w:p>
          <w:p w14:paraId="6AC6A97B" w14:textId="77777777" w:rsidR="000A607B" w:rsidRPr="00F65186" w:rsidRDefault="000A607B" w:rsidP="00AC05B0">
            <w:r w:rsidRPr="00F65186">
              <w:t>&lt;note</w:t>
            </w:r>
            <w:proofErr w:type="gramStart"/>
            <w:r w:rsidRPr="00F65186">
              <w:t>&gt;[</w:t>
            </w:r>
            <w:proofErr w:type="gramEnd"/>
            <w:r w:rsidRPr="00F65186">
              <w:t>Contact person contact information]</w:t>
            </w:r>
          </w:p>
        </w:tc>
      </w:tr>
      <w:tr w:rsidR="000A607B" w:rsidRPr="003E74F1" w14:paraId="7B5F4B65" w14:textId="77777777" w:rsidTr="00AC05B0">
        <w:trPr>
          <w:cantSplit/>
          <w:trHeight w:val="429"/>
        </w:trPr>
        <w:tc>
          <w:tcPr>
            <w:tcW w:w="1843" w:type="dxa"/>
          </w:tcPr>
          <w:p w14:paraId="36E44644" w14:textId="77777777" w:rsidR="000A607B" w:rsidRPr="00F65186" w:rsidRDefault="000A607B" w:rsidP="00AC05B0">
            <w:r w:rsidRPr="00F65186">
              <w:t>Software*</w:t>
            </w:r>
          </w:p>
        </w:tc>
        <w:tc>
          <w:tcPr>
            <w:tcW w:w="1843" w:type="dxa"/>
          </w:tcPr>
          <w:p w14:paraId="6E686CA0" w14:textId="77777777" w:rsidR="000A607B" w:rsidRPr="00F65186" w:rsidRDefault="000A607B" w:rsidP="00C0363C">
            <w:r w:rsidRPr="00F65186">
              <w:t>The software which has been used to create the package</w:t>
            </w:r>
          </w:p>
        </w:tc>
        <w:tc>
          <w:tcPr>
            <w:tcW w:w="3544" w:type="dxa"/>
          </w:tcPr>
          <w:p w14:paraId="371C32BB" w14:textId="77777777" w:rsidR="000A607B" w:rsidRPr="00F65186" w:rsidRDefault="000A607B" w:rsidP="00AC05B0">
            <w:r w:rsidRPr="00F65186">
              <w:t xml:space="preserve">The </w:t>
            </w:r>
            <w:proofErr w:type="spellStart"/>
            <w:r w:rsidRPr="00F65186">
              <w:t>metsHdr</w:t>
            </w:r>
            <w:proofErr w:type="spellEnd"/>
            <w:r w:rsidRPr="00F65186">
              <w:t xml:space="preserve"> must include at least one agent describing the software which has been used to create the package.</w:t>
            </w:r>
          </w:p>
        </w:tc>
        <w:tc>
          <w:tcPr>
            <w:tcW w:w="850" w:type="dxa"/>
          </w:tcPr>
          <w:p w14:paraId="4FD30C78" w14:textId="77777777" w:rsidR="000A607B" w:rsidRPr="00F65186" w:rsidRDefault="000A607B" w:rsidP="00AC05B0">
            <w:r w:rsidRPr="00F65186">
              <w:t>1</w:t>
            </w:r>
          </w:p>
        </w:tc>
        <w:tc>
          <w:tcPr>
            <w:tcW w:w="1843" w:type="dxa"/>
          </w:tcPr>
          <w:p w14:paraId="6E923DF1" w14:textId="77777777" w:rsidR="000A607B" w:rsidRPr="00F65186" w:rsidRDefault="000A607B" w:rsidP="00AC05B0">
            <w:r w:rsidRPr="00F65186">
              <w:t>&lt;agent ROLE</w:t>
            </w:r>
            <w:proofErr w:type="gramStart"/>
            <w:r w:rsidRPr="00F65186">
              <w:t>=”CREATER</w:t>
            </w:r>
            <w:proofErr w:type="gramEnd"/>
            <w:r w:rsidRPr="00F65186">
              <w:t>” TYPE=”OTHER” OTHERTYPE=”SOFTWARE”&gt;</w:t>
            </w:r>
          </w:p>
        </w:tc>
      </w:tr>
      <w:tr w:rsidR="000A607B" w:rsidRPr="003E74F1" w14:paraId="6428AD73" w14:textId="77777777" w:rsidTr="00AC05B0">
        <w:trPr>
          <w:cantSplit/>
          <w:trHeight w:val="429"/>
        </w:trPr>
        <w:tc>
          <w:tcPr>
            <w:tcW w:w="1843" w:type="dxa"/>
          </w:tcPr>
          <w:p w14:paraId="11DC63D8" w14:textId="77777777" w:rsidR="000A607B" w:rsidRPr="00F65186" w:rsidRDefault="000A607B" w:rsidP="00AC05B0">
            <w:r w:rsidRPr="00F65186">
              <w:t>Preservation organisation name</w:t>
            </w:r>
          </w:p>
        </w:tc>
        <w:tc>
          <w:tcPr>
            <w:tcW w:w="1843" w:type="dxa"/>
          </w:tcPr>
          <w:p w14:paraId="4EEF1C93" w14:textId="77777777" w:rsidR="000A607B" w:rsidRPr="00F65186" w:rsidRDefault="000A607B" w:rsidP="00AC05B0">
            <w:r w:rsidRPr="00F65186">
              <w:t>Name of organisation preserving the package</w:t>
            </w:r>
          </w:p>
        </w:tc>
        <w:tc>
          <w:tcPr>
            <w:tcW w:w="3544" w:type="dxa"/>
          </w:tcPr>
          <w:p w14:paraId="46281BB4" w14:textId="77777777" w:rsidR="000A607B" w:rsidRPr="00F65186" w:rsidRDefault="000A607B" w:rsidP="00AC05B0">
            <w:r w:rsidRPr="00F65186">
              <w:t>Name of the organisation responsible for preservation of a submitted package.</w:t>
            </w:r>
          </w:p>
          <w:p w14:paraId="0BBB9C3D" w14:textId="77777777" w:rsidR="000A607B" w:rsidRPr="00F65186" w:rsidRDefault="000A607B" w:rsidP="00AC05B0">
            <w:r w:rsidRPr="00F65186">
              <w:t>Example:</w:t>
            </w:r>
          </w:p>
          <w:p w14:paraId="37658D74" w14:textId="77777777" w:rsidR="000A607B" w:rsidRPr="00F65186" w:rsidRDefault="000A607B" w:rsidP="00AC05B0">
            <w:pPr>
              <w:rPr>
                <w:b/>
                <w:i/>
              </w:rPr>
            </w:pPr>
            <w:proofErr w:type="gramStart"/>
            <w:r w:rsidRPr="00F65186">
              <w:rPr>
                <w:i/>
              </w:rPr>
              <w:t>”National</w:t>
            </w:r>
            <w:proofErr w:type="gramEnd"/>
            <w:r w:rsidRPr="00F65186">
              <w:rPr>
                <w:i/>
              </w:rPr>
              <w:t xml:space="preserve"> Archives of Hungary”</w:t>
            </w:r>
          </w:p>
        </w:tc>
        <w:tc>
          <w:tcPr>
            <w:tcW w:w="850" w:type="dxa"/>
          </w:tcPr>
          <w:p w14:paraId="4DF064F2" w14:textId="77777777" w:rsidR="000A607B" w:rsidRPr="00F65186" w:rsidRDefault="000A607B" w:rsidP="00AC05B0">
            <w:r w:rsidRPr="00F65186">
              <w:t>1</w:t>
            </w:r>
          </w:p>
        </w:tc>
        <w:tc>
          <w:tcPr>
            <w:tcW w:w="1843" w:type="dxa"/>
          </w:tcPr>
          <w:p w14:paraId="1A5D6E89" w14:textId="77777777" w:rsidR="000A607B" w:rsidRPr="00F65186" w:rsidRDefault="000A607B" w:rsidP="00AC05B0">
            <w:r w:rsidRPr="00F65186">
              <w:t>&lt;agent</w:t>
            </w:r>
          </w:p>
          <w:p w14:paraId="0D663059" w14:textId="77777777" w:rsidR="000A607B" w:rsidRPr="00F65186" w:rsidRDefault="000A607B" w:rsidP="00AC05B0">
            <w:r w:rsidRPr="00F65186">
              <w:t>ROLE=</w:t>
            </w:r>
          </w:p>
          <w:p w14:paraId="2459911D" w14:textId="77777777" w:rsidR="000A607B" w:rsidRPr="00F65186" w:rsidRDefault="000A607B" w:rsidP="00AC05B0">
            <w:proofErr w:type="gramStart"/>
            <w:r w:rsidRPr="00F65186">
              <w:t>”PRESERVATION</w:t>
            </w:r>
            <w:proofErr w:type="gramEnd"/>
            <w:r w:rsidRPr="00F65186">
              <w:t>”</w:t>
            </w:r>
          </w:p>
          <w:p w14:paraId="1B20C3A7" w14:textId="77777777" w:rsidR="000A607B" w:rsidRPr="00F65186" w:rsidRDefault="000A607B" w:rsidP="00AC05B0">
            <w:r w:rsidRPr="00F65186">
              <w:t>TYPE=</w:t>
            </w:r>
          </w:p>
          <w:p w14:paraId="52FEA766" w14:textId="77777777" w:rsidR="000A607B" w:rsidRPr="00F65186" w:rsidRDefault="000A607B" w:rsidP="00AC05B0">
            <w:proofErr w:type="gramStart"/>
            <w:r w:rsidRPr="00F65186">
              <w:t>”ORGANIZATION</w:t>
            </w:r>
            <w:proofErr w:type="gramEnd"/>
            <w:r w:rsidRPr="00F65186">
              <w:t>”&gt;</w:t>
            </w:r>
          </w:p>
          <w:p w14:paraId="0E68C3B5" w14:textId="77777777" w:rsidR="000A607B" w:rsidRPr="00F65186" w:rsidRDefault="000A607B" w:rsidP="00AC05B0">
            <w:r w:rsidRPr="00F65186">
              <w:t>&lt;name</w:t>
            </w:r>
            <w:proofErr w:type="gramStart"/>
            <w:r w:rsidRPr="00F65186">
              <w:t>&gt;[</w:t>
            </w:r>
            <w:proofErr w:type="gramEnd"/>
            <w:r w:rsidRPr="00F65186">
              <w:t>Preservation organisation name]</w:t>
            </w:r>
          </w:p>
        </w:tc>
      </w:tr>
      <w:tr w:rsidR="000A607B" w:rsidRPr="003E74F1" w14:paraId="5BC47642" w14:textId="77777777" w:rsidTr="00AC05B0">
        <w:trPr>
          <w:cantSplit/>
          <w:trHeight w:val="429"/>
        </w:trPr>
        <w:tc>
          <w:tcPr>
            <w:tcW w:w="1843" w:type="dxa"/>
          </w:tcPr>
          <w:p w14:paraId="0793058C" w14:textId="77777777" w:rsidR="000A607B" w:rsidRPr="00F65186" w:rsidRDefault="000A607B" w:rsidP="00AC05B0">
            <w:r w:rsidRPr="00F65186">
              <w:lastRenderedPageBreak/>
              <w:t>Preservation organisation identification code</w:t>
            </w:r>
          </w:p>
        </w:tc>
        <w:tc>
          <w:tcPr>
            <w:tcW w:w="1843" w:type="dxa"/>
          </w:tcPr>
          <w:p w14:paraId="2E488D7F" w14:textId="77777777" w:rsidR="000A607B" w:rsidRPr="00F65186" w:rsidRDefault="000A607B" w:rsidP="00AC05B0">
            <w:r w:rsidRPr="00F65186">
              <w:t>Identification code of organisation preserving the package</w:t>
            </w:r>
          </w:p>
        </w:tc>
        <w:tc>
          <w:tcPr>
            <w:tcW w:w="3544" w:type="dxa"/>
          </w:tcPr>
          <w:p w14:paraId="30691F79" w14:textId="77777777" w:rsidR="000A607B" w:rsidRPr="00F65186" w:rsidRDefault="000A607B" w:rsidP="00AC05B0">
            <w:r w:rsidRPr="00F65186">
              <w:t xml:space="preserve">A unique identification code for the organisation responsible for preservation. The code uses a prefix followed </w:t>
            </w:r>
            <w:proofErr w:type="gramStart"/>
            <w:r w:rsidRPr="00F65186">
              <w:t>by ”</w:t>
            </w:r>
            <w:proofErr w:type="gramEnd"/>
            <w:r w:rsidRPr="00F65186">
              <w:t>:”</w:t>
            </w:r>
          </w:p>
          <w:p w14:paraId="4BE932BB" w14:textId="77777777" w:rsidR="000A607B" w:rsidRPr="00F65186" w:rsidRDefault="000A607B" w:rsidP="00AC05B0">
            <w:r w:rsidRPr="00F65186">
              <w:t xml:space="preserve">Prefix according to </w:t>
            </w:r>
            <w:proofErr w:type="spellStart"/>
            <w:r w:rsidRPr="00F65186">
              <w:t>vcTypeOfIdentificationCode</w:t>
            </w:r>
            <w:proofErr w:type="spellEnd"/>
            <w:r w:rsidRPr="00F65186">
              <w:t>.</w:t>
            </w:r>
          </w:p>
          <w:p w14:paraId="4C4C1E9A" w14:textId="77777777" w:rsidR="000A607B" w:rsidRPr="00F65186" w:rsidRDefault="000A607B" w:rsidP="00AC05B0">
            <w:r w:rsidRPr="00F65186">
              <w:t>Example:</w:t>
            </w:r>
          </w:p>
          <w:p w14:paraId="1F3EDEA7" w14:textId="77777777" w:rsidR="000A607B" w:rsidRPr="00F65186" w:rsidRDefault="000A607B" w:rsidP="00AC05B0">
            <w:pPr>
              <w:rPr>
                <w:b/>
                <w:i/>
              </w:rPr>
            </w:pPr>
            <w:r w:rsidRPr="00F65186">
              <w:rPr>
                <w:i/>
                <w:color w:val="000000"/>
              </w:rPr>
              <w:t>”ORG:2010340987”</w:t>
            </w:r>
          </w:p>
        </w:tc>
        <w:tc>
          <w:tcPr>
            <w:tcW w:w="850" w:type="dxa"/>
          </w:tcPr>
          <w:p w14:paraId="49F064F0" w14:textId="77777777" w:rsidR="000A607B" w:rsidRPr="00F65186" w:rsidRDefault="000A607B" w:rsidP="00AC05B0">
            <w:r w:rsidRPr="00F65186">
              <w:t>0..1</w:t>
            </w:r>
          </w:p>
        </w:tc>
        <w:tc>
          <w:tcPr>
            <w:tcW w:w="1843" w:type="dxa"/>
          </w:tcPr>
          <w:p w14:paraId="265D34D7" w14:textId="77777777" w:rsidR="000A607B" w:rsidRPr="00F65186" w:rsidRDefault="000A607B" w:rsidP="00AC05B0">
            <w:r w:rsidRPr="00F65186">
              <w:t>&lt;agent</w:t>
            </w:r>
          </w:p>
          <w:p w14:paraId="60C0D3ED" w14:textId="77777777" w:rsidR="000A607B" w:rsidRPr="00F65186" w:rsidRDefault="000A607B" w:rsidP="00AC05B0">
            <w:r w:rsidRPr="00F65186">
              <w:t>ROLE=</w:t>
            </w:r>
          </w:p>
          <w:p w14:paraId="608F114C" w14:textId="77777777" w:rsidR="000A607B" w:rsidRPr="00F65186" w:rsidRDefault="000A607B" w:rsidP="00AC05B0">
            <w:proofErr w:type="gramStart"/>
            <w:r w:rsidRPr="00F65186">
              <w:t>”PRESERVATION</w:t>
            </w:r>
            <w:proofErr w:type="gramEnd"/>
            <w:r w:rsidRPr="00F65186">
              <w:t>”</w:t>
            </w:r>
          </w:p>
          <w:p w14:paraId="6B978785" w14:textId="77777777" w:rsidR="000A607B" w:rsidRPr="00F65186" w:rsidRDefault="000A607B" w:rsidP="00AC05B0">
            <w:r w:rsidRPr="00F65186">
              <w:t>TYPE=</w:t>
            </w:r>
          </w:p>
          <w:p w14:paraId="2F36DD46" w14:textId="77777777" w:rsidR="000A607B" w:rsidRPr="00F65186" w:rsidRDefault="000A607B" w:rsidP="00AC05B0">
            <w:proofErr w:type="gramStart"/>
            <w:r w:rsidRPr="00F65186">
              <w:t>”ORGANIZATION</w:t>
            </w:r>
            <w:proofErr w:type="gramEnd"/>
            <w:r w:rsidRPr="00F65186">
              <w:t>”&gt;</w:t>
            </w:r>
          </w:p>
          <w:p w14:paraId="66D385E4" w14:textId="77777777" w:rsidR="000A607B" w:rsidRPr="00F65186" w:rsidRDefault="000A607B" w:rsidP="00AC05B0">
            <w:r w:rsidRPr="00F65186">
              <w:t>&lt;note</w:t>
            </w:r>
            <w:proofErr w:type="gramStart"/>
            <w:r w:rsidRPr="00F65186">
              <w:t>&gt;[</w:t>
            </w:r>
            <w:proofErr w:type="gramEnd"/>
            <w:r w:rsidRPr="00F65186">
              <w:t>Preservation organisation identification code]</w:t>
            </w:r>
          </w:p>
        </w:tc>
      </w:tr>
    </w:tbl>
    <w:p w14:paraId="1AF9BA8A" w14:textId="77777777" w:rsidR="0080375E" w:rsidRPr="00F65186" w:rsidRDefault="0080375E" w:rsidP="0080375E"/>
    <w:p w14:paraId="7975FD92" w14:textId="77777777" w:rsidR="00BC33B7" w:rsidRPr="00F65186" w:rsidRDefault="00BC33B7" w:rsidP="0080375E">
      <w:pPr>
        <w:pStyle w:val="NormalIndent"/>
        <w:spacing w:line="276" w:lineRule="auto"/>
        <w:rPr>
          <w:rFonts w:ascii="Calibri" w:hAnsi="Calibri"/>
          <w:b/>
          <w:sz w:val="22"/>
          <w:szCs w:val="22"/>
          <w:lang w:val="en-GB"/>
        </w:rPr>
      </w:pPr>
      <w:r w:rsidRPr="00F65186">
        <w:rPr>
          <w:rFonts w:ascii="Calibri" w:hAnsi="Calibri"/>
          <w:b/>
          <w:sz w:val="22"/>
          <w:szCs w:val="22"/>
          <w:lang w:val="en-GB"/>
        </w:rPr>
        <w:t>Example: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BC33B7" w:rsidRPr="003E74F1" w14:paraId="06A399F1" w14:textId="77777777" w:rsidTr="00C2099E">
        <w:tc>
          <w:tcPr>
            <w:tcW w:w="9931" w:type="dxa"/>
            <w:shd w:val="clear" w:color="auto" w:fill="FFFFFF"/>
            <w:tcMar>
              <w:top w:w="0" w:type="dxa"/>
              <w:left w:w="150" w:type="dxa"/>
              <w:bottom w:w="0" w:type="dxa"/>
              <w:right w:w="150" w:type="dxa"/>
            </w:tcMar>
            <w:hideMark/>
          </w:tcPr>
          <w:p w14:paraId="3E8DC825" w14:textId="77777777" w:rsidR="00BC33B7" w:rsidRPr="00F65186" w:rsidRDefault="00BC33B7" w:rsidP="001B41B5">
            <w:pPr>
              <w:spacing w:after="0" w:line="218" w:lineRule="atLeast"/>
              <w:rPr>
                <w:rFonts w:ascii="Consolas" w:hAnsi="Consolas" w:cs="Helvetica"/>
                <w:color w:val="333333"/>
                <w:sz w:val="18"/>
                <w:szCs w:val="18"/>
                <w:lang w:eastAsia="et-EE"/>
                <w:rPrChange w:id="715"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16" w:author="Miguel Ferreira" w:date="2018-12-17T14:25:00Z">
                  <w:rPr>
                    <w:rFonts w:ascii="Consolas" w:hAnsi="Consolas" w:cs="Helvetica"/>
                    <w:color w:val="333333"/>
                    <w:sz w:val="18"/>
                    <w:szCs w:val="18"/>
                    <w:lang w:val="et-EE" w:eastAsia="et-EE"/>
                  </w:rPr>
                </w:rPrChange>
              </w:rPr>
              <w:t xml:space="preserve">  &lt;</w:t>
            </w:r>
            <w:proofErr w:type="spellStart"/>
            <w:r w:rsidRPr="00F65186">
              <w:rPr>
                <w:rFonts w:ascii="Consolas" w:hAnsi="Consolas" w:cs="Helvetica"/>
                <w:color w:val="63A35C"/>
                <w:sz w:val="18"/>
                <w:szCs w:val="18"/>
                <w:lang w:eastAsia="et-EE"/>
                <w:rPrChange w:id="717" w:author="Miguel Ferreira" w:date="2018-12-17T14:25:00Z">
                  <w:rPr>
                    <w:rFonts w:ascii="Consolas" w:hAnsi="Consolas" w:cs="Helvetica"/>
                    <w:color w:val="63A35C"/>
                    <w:sz w:val="18"/>
                    <w:szCs w:val="18"/>
                    <w:lang w:val="et-EE" w:eastAsia="et-EE"/>
                  </w:rPr>
                </w:rPrChange>
              </w:rPr>
              <w:t>metsHdr</w:t>
            </w:r>
            <w:proofErr w:type="spellEnd"/>
            <w:r w:rsidRPr="00F65186">
              <w:rPr>
                <w:rFonts w:ascii="Consolas" w:hAnsi="Consolas" w:cs="Helvetica"/>
                <w:color w:val="333333"/>
                <w:sz w:val="18"/>
                <w:szCs w:val="18"/>
                <w:lang w:eastAsia="et-EE"/>
                <w:rPrChange w:id="718"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719" w:author="Miguel Ferreira" w:date="2018-12-17T14:25:00Z">
                  <w:rPr>
                    <w:rFonts w:ascii="Consolas" w:hAnsi="Consolas" w:cs="Helvetica"/>
                    <w:color w:val="795DA3"/>
                    <w:sz w:val="18"/>
                    <w:szCs w:val="18"/>
                    <w:lang w:val="et-EE" w:eastAsia="et-EE"/>
                  </w:rPr>
                </w:rPrChange>
              </w:rPr>
              <w:t>CREATEDATE</w:t>
            </w:r>
            <w:r w:rsidRPr="00F65186">
              <w:rPr>
                <w:rFonts w:ascii="Consolas" w:hAnsi="Consolas" w:cs="Helvetica"/>
                <w:color w:val="333333"/>
                <w:sz w:val="18"/>
                <w:szCs w:val="18"/>
                <w:lang w:val="en-GB" w:eastAsia="et-EE"/>
                <w:rPrChange w:id="720"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721" w:author="Miguel Ferreira" w:date="2018-12-17T14:25:00Z">
                  <w:rPr>
                    <w:rFonts w:ascii="Consolas" w:hAnsi="Consolas" w:cs="Helvetica"/>
                    <w:color w:val="183691"/>
                    <w:sz w:val="18"/>
                    <w:szCs w:val="18"/>
                    <w:lang w:val="et-EE" w:eastAsia="et-EE"/>
                  </w:rPr>
                </w:rPrChange>
              </w:rPr>
              <w:t>"2016-01-15T10:40:09"</w:t>
            </w:r>
            <w:r w:rsidR="001B41B5" w:rsidRPr="00F65186">
              <w:rPr>
                <w:rFonts w:ascii="Consolas" w:hAnsi="Consolas" w:cs="Helvetica"/>
                <w:color w:val="183691"/>
                <w:sz w:val="18"/>
                <w:szCs w:val="18"/>
                <w:lang w:val="en-GB" w:eastAsia="et-EE"/>
                <w:rPrChange w:id="722" w:author="Miguel Ferreira" w:date="2018-12-17T14:25:00Z">
                  <w:rPr>
                    <w:rFonts w:ascii="Consolas" w:hAnsi="Consolas" w:cs="Helvetica"/>
                    <w:color w:val="183691"/>
                    <w:sz w:val="18"/>
                    <w:szCs w:val="18"/>
                    <w:lang w:val="et-EE" w:eastAsia="et-EE"/>
                  </w:rPr>
                </w:rPrChange>
              </w:rPr>
              <w:t xml:space="preserve"> </w:t>
            </w:r>
            <w:r w:rsidR="001B41B5" w:rsidRPr="00F65186">
              <w:rPr>
                <w:rFonts w:ascii="Consolas" w:hAnsi="Consolas" w:cs="Helvetica"/>
                <w:color w:val="795DA3"/>
                <w:sz w:val="18"/>
                <w:szCs w:val="18"/>
                <w:lang w:eastAsia="et-EE"/>
                <w:rPrChange w:id="723" w:author="Miguel Ferreira" w:date="2018-12-17T14:25:00Z">
                  <w:rPr>
                    <w:rFonts w:ascii="Consolas" w:hAnsi="Consolas" w:cs="Helvetica"/>
                    <w:color w:val="795DA3"/>
                    <w:sz w:val="18"/>
                    <w:szCs w:val="18"/>
                    <w:lang w:val="et-EE" w:eastAsia="et-EE"/>
                  </w:rPr>
                </w:rPrChange>
              </w:rPr>
              <w:t>RECORDSTATUS</w:t>
            </w:r>
            <w:r w:rsidR="001B41B5" w:rsidRPr="00F65186">
              <w:rPr>
                <w:rFonts w:ascii="Consolas" w:hAnsi="Consolas" w:cs="Helvetica"/>
                <w:color w:val="333333"/>
                <w:sz w:val="18"/>
                <w:szCs w:val="18"/>
                <w:lang w:val="en-GB" w:eastAsia="et-EE"/>
                <w:rPrChange w:id="724" w:author="Miguel Ferreira" w:date="2018-12-17T14:25:00Z">
                  <w:rPr>
                    <w:rFonts w:ascii="Consolas" w:hAnsi="Consolas" w:cs="Helvetica"/>
                    <w:color w:val="333333"/>
                    <w:sz w:val="18"/>
                    <w:szCs w:val="18"/>
                    <w:lang w:val="et-EE" w:eastAsia="et-EE"/>
                  </w:rPr>
                </w:rPrChange>
              </w:rPr>
              <w:t>=</w:t>
            </w:r>
            <w:r w:rsidR="001B41B5" w:rsidRPr="00F65186">
              <w:rPr>
                <w:rFonts w:ascii="Consolas" w:hAnsi="Consolas" w:cs="Helvetica"/>
                <w:color w:val="183691"/>
                <w:sz w:val="18"/>
                <w:szCs w:val="18"/>
                <w:lang w:eastAsia="et-EE"/>
                <w:rPrChange w:id="725" w:author="Miguel Ferreira" w:date="2018-12-17T14:25:00Z">
                  <w:rPr>
                    <w:rFonts w:ascii="Consolas" w:hAnsi="Consolas" w:cs="Helvetica"/>
                    <w:color w:val="183691"/>
                    <w:sz w:val="18"/>
                    <w:szCs w:val="18"/>
                    <w:lang w:val="et-EE" w:eastAsia="et-EE"/>
                  </w:rPr>
                </w:rPrChange>
              </w:rPr>
              <w:t xml:space="preserve">"NEW" </w:t>
            </w:r>
            <w:r w:rsidR="001B41B5" w:rsidRPr="00F65186">
              <w:rPr>
                <w:rFonts w:ascii="Consolas" w:hAnsi="Consolas" w:cs="Helvetica"/>
                <w:color w:val="795DA3"/>
                <w:sz w:val="18"/>
                <w:szCs w:val="18"/>
                <w:lang w:val="en-GB" w:eastAsia="et-EE"/>
                <w:rPrChange w:id="726" w:author="Miguel Ferreira" w:date="2018-12-17T14:25:00Z">
                  <w:rPr>
                    <w:rFonts w:ascii="Consolas" w:hAnsi="Consolas" w:cs="Helvetica"/>
                    <w:color w:val="795DA3"/>
                    <w:sz w:val="18"/>
                    <w:szCs w:val="18"/>
                    <w:lang w:val="et-EE" w:eastAsia="et-EE"/>
                  </w:rPr>
                </w:rPrChange>
              </w:rPr>
              <w:t>PACKAGETYPE</w:t>
            </w:r>
            <w:r w:rsidR="001B41B5" w:rsidRPr="00F65186">
              <w:rPr>
                <w:rFonts w:ascii="Consolas" w:hAnsi="Consolas" w:cs="Helvetica"/>
                <w:color w:val="333333"/>
                <w:sz w:val="18"/>
                <w:szCs w:val="18"/>
                <w:lang w:val="en-GB" w:eastAsia="et-EE"/>
                <w:rPrChange w:id="727" w:author="Miguel Ferreira" w:date="2018-12-17T14:25:00Z">
                  <w:rPr>
                    <w:rFonts w:ascii="Consolas" w:hAnsi="Consolas" w:cs="Helvetica"/>
                    <w:color w:val="333333"/>
                    <w:sz w:val="18"/>
                    <w:szCs w:val="18"/>
                    <w:lang w:val="et-EE" w:eastAsia="et-EE"/>
                  </w:rPr>
                </w:rPrChange>
              </w:rPr>
              <w:t>=</w:t>
            </w:r>
            <w:r w:rsidR="001B41B5" w:rsidRPr="00F65186">
              <w:rPr>
                <w:rFonts w:ascii="Consolas" w:hAnsi="Consolas" w:cs="Helvetica"/>
                <w:color w:val="183691"/>
                <w:sz w:val="18"/>
                <w:szCs w:val="18"/>
                <w:lang w:eastAsia="et-EE"/>
                <w:rPrChange w:id="728" w:author="Miguel Ferreira" w:date="2018-12-17T14:25:00Z">
                  <w:rPr>
                    <w:rFonts w:ascii="Consolas" w:hAnsi="Consolas" w:cs="Helvetica"/>
                    <w:color w:val="183691"/>
                    <w:sz w:val="18"/>
                    <w:szCs w:val="18"/>
                    <w:lang w:val="et-EE" w:eastAsia="et-EE"/>
                  </w:rPr>
                </w:rPrChange>
              </w:rPr>
              <w:t>"SIP"</w:t>
            </w:r>
            <w:r w:rsidRPr="00F65186">
              <w:rPr>
                <w:rFonts w:ascii="Consolas" w:hAnsi="Consolas" w:cs="Helvetica"/>
                <w:color w:val="333333"/>
                <w:sz w:val="18"/>
                <w:szCs w:val="18"/>
                <w:lang w:val="en-GB" w:eastAsia="et-EE"/>
                <w:rPrChange w:id="729" w:author="Miguel Ferreira" w:date="2018-12-17T14:25:00Z">
                  <w:rPr>
                    <w:rFonts w:ascii="Consolas" w:hAnsi="Consolas" w:cs="Helvetica"/>
                    <w:color w:val="333333"/>
                    <w:sz w:val="18"/>
                    <w:szCs w:val="18"/>
                    <w:lang w:val="et-EE" w:eastAsia="et-EE"/>
                  </w:rPr>
                </w:rPrChange>
              </w:rPr>
              <w:t>&gt;</w:t>
            </w:r>
          </w:p>
          <w:p w14:paraId="604401E4" w14:textId="77777777" w:rsidR="001B41B5" w:rsidRPr="00F65186" w:rsidRDefault="001B41B5" w:rsidP="001B41B5">
            <w:pPr>
              <w:spacing w:after="0" w:line="218" w:lineRule="atLeast"/>
              <w:rPr>
                <w:rFonts w:ascii="Consolas" w:hAnsi="Consolas" w:cs="Helvetica"/>
                <w:color w:val="333333"/>
                <w:sz w:val="18"/>
                <w:szCs w:val="18"/>
                <w:lang w:eastAsia="et-EE"/>
                <w:rPrChange w:id="730"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31"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32"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73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734" w:author="Miguel Ferreira" w:date="2018-12-17T14:25:00Z">
                  <w:rPr>
                    <w:rFonts w:ascii="Consolas" w:hAnsi="Consolas" w:cs="Helvetica"/>
                    <w:color w:val="795DA3"/>
                    <w:sz w:val="18"/>
                    <w:szCs w:val="18"/>
                    <w:lang w:val="et-EE" w:eastAsia="et-EE"/>
                  </w:rPr>
                </w:rPrChange>
              </w:rPr>
              <w:t>TYPE</w:t>
            </w:r>
            <w:r w:rsidRPr="00F65186">
              <w:rPr>
                <w:rFonts w:ascii="Consolas" w:hAnsi="Consolas" w:cs="Helvetica"/>
                <w:color w:val="333333"/>
                <w:sz w:val="18"/>
                <w:szCs w:val="18"/>
                <w:lang w:val="en-GB" w:eastAsia="et-EE"/>
                <w:rPrChange w:id="735"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736" w:author="Miguel Ferreira" w:date="2018-12-17T14:25:00Z">
                  <w:rPr>
                    <w:rFonts w:ascii="Consolas" w:hAnsi="Consolas" w:cs="Helvetica"/>
                    <w:color w:val="183691"/>
                    <w:sz w:val="18"/>
                    <w:szCs w:val="18"/>
                    <w:lang w:val="et-EE" w:eastAsia="et-EE"/>
                  </w:rPr>
                </w:rPrChange>
              </w:rPr>
              <w:t>"ARCHIVIST"</w:t>
            </w:r>
            <w:r w:rsidRPr="00F65186">
              <w:rPr>
                <w:rFonts w:ascii="Consolas" w:hAnsi="Consolas" w:cs="Helvetica"/>
                <w:color w:val="333333"/>
                <w:sz w:val="18"/>
                <w:szCs w:val="18"/>
                <w:lang w:val="en-GB" w:eastAsia="et-EE"/>
                <w:rPrChange w:id="737"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738" w:author="Miguel Ferreira" w:date="2018-12-17T14:25:00Z">
                  <w:rPr>
                    <w:rFonts w:ascii="Consolas" w:hAnsi="Consolas" w:cs="Helvetica"/>
                    <w:color w:val="795DA3"/>
                    <w:sz w:val="18"/>
                    <w:szCs w:val="18"/>
                    <w:lang w:val="et-EE" w:eastAsia="et-EE"/>
                  </w:rPr>
                </w:rPrChange>
              </w:rPr>
              <w:t>ROLE</w:t>
            </w:r>
            <w:r w:rsidRPr="00F65186">
              <w:rPr>
                <w:rFonts w:ascii="Consolas" w:hAnsi="Consolas" w:cs="Helvetica"/>
                <w:color w:val="333333"/>
                <w:sz w:val="18"/>
                <w:szCs w:val="18"/>
                <w:lang w:val="en-GB" w:eastAsia="et-EE"/>
                <w:rPrChange w:id="739"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740" w:author="Miguel Ferreira" w:date="2018-12-17T14:25:00Z">
                  <w:rPr>
                    <w:rFonts w:ascii="Consolas" w:hAnsi="Consolas" w:cs="Helvetica"/>
                    <w:color w:val="183691"/>
                    <w:sz w:val="18"/>
                    <w:szCs w:val="18"/>
                    <w:lang w:val="et-EE" w:eastAsia="et-EE"/>
                  </w:rPr>
                </w:rPrChange>
              </w:rPr>
              <w:t>"ORGANIZATION"</w:t>
            </w:r>
            <w:r w:rsidRPr="00F65186">
              <w:rPr>
                <w:rFonts w:ascii="Consolas" w:hAnsi="Consolas" w:cs="Helvetica"/>
                <w:color w:val="333333"/>
                <w:sz w:val="18"/>
                <w:szCs w:val="18"/>
                <w:lang w:val="en-GB" w:eastAsia="et-EE"/>
                <w:rPrChange w:id="741" w:author="Miguel Ferreira" w:date="2018-12-17T14:25:00Z">
                  <w:rPr>
                    <w:rFonts w:ascii="Consolas" w:hAnsi="Consolas" w:cs="Helvetica"/>
                    <w:color w:val="333333"/>
                    <w:sz w:val="18"/>
                    <w:szCs w:val="18"/>
                    <w:lang w:val="et-EE" w:eastAsia="et-EE"/>
                  </w:rPr>
                </w:rPrChange>
              </w:rPr>
              <w:t>&gt;</w:t>
            </w:r>
          </w:p>
          <w:p w14:paraId="2C09687D" w14:textId="77777777" w:rsidR="001B41B5" w:rsidRPr="00F65186" w:rsidRDefault="001B41B5" w:rsidP="001B41B5">
            <w:pPr>
              <w:spacing w:after="0" w:line="218" w:lineRule="atLeast"/>
              <w:rPr>
                <w:rFonts w:ascii="Consolas" w:hAnsi="Consolas" w:cs="Helvetica"/>
                <w:color w:val="333333"/>
                <w:sz w:val="18"/>
                <w:szCs w:val="18"/>
                <w:lang w:eastAsia="et-EE"/>
                <w:rPrChange w:id="742"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43"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44"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745" w:author="Miguel Ferreira" w:date="2018-12-17T14:25:00Z">
                  <w:rPr>
                    <w:rFonts w:ascii="Consolas" w:hAnsi="Consolas" w:cs="Helvetica"/>
                    <w:color w:val="333333"/>
                    <w:sz w:val="18"/>
                    <w:szCs w:val="18"/>
                    <w:lang w:val="et-EE" w:eastAsia="et-EE"/>
                  </w:rPr>
                </w:rPrChange>
              </w:rPr>
              <w:t>&gt;</w:t>
            </w:r>
            <w:r w:rsidR="007524AB" w:rsidRPr="00F65186">
              <w:rPr>
                <w:rFonts w:ascii="Consolas" w:hAnsi="Consolas" w:cs="Helvetica"/>
                <w:color w:val="333333"/>
                <w:sz w:val="18"/>
                <w:szCs w:val="18"/>
                <w:lang w:eastAsia="et-EE"/>
                <w:rPrChange w:id="746" w:author="Miguel Ferreira" w:date="2018-12-17T14:25:00Z">
                  <w:rPr>
                    <w:rFonts w:ascii="Consolas" w:hAnsi="Consolas" w:cs="Helvetica"/>
                    <w:color w:val="333333"/>
                    <w:sz w:val="18"/>
                    <w:szCs w:val="18"/>
                    <w:lang w:val="et-EE" w:eastAsia="et-EE"/>
                  </w:rPr>
                </w:rPrChange>
              </w:rPr>
              <w:t>The Hungarian Ministry of Healthcare</w:t>
            </w:r>
            <w:r w:rsidRPr="00F65186">
              <w:rPr>
                <w:rFonts w:ascii="Consolas" w:hAnsi="Consolas" w:cs="Helvetica"/>
                <w:color w:val="333333"/>
                <w:sz w:val="18"/>
                <w:szCs w:val="18"/>
                <w:lang w:val="en-GB" w:eastAsia="et-EE"/>
                <w:rPrChange w:id="747" w:author="Miguel Ferreira" w:date="2018-12-17T14:25:00Z">
                  <w:rPr>
                    <w:rFonts w:ascii="Consolas" w:hAnsi="Consolas" w:cs="Helvetica"/>
                    <w:color w:val="333333"/>
                    <w:sz w:val="18"/>
                    <w:szCs w:val="18"/>
                    <w:lang w:val="et-EE" w:eastAsia="et-EE"/>
                  </w:rPr>
                </w:rPrChange>
              </w:rPr>
              <w:t>&lt;/</w:t>
            </w:r>
            <w:r w:rsidRPr="00F65186">
              <w:rPr>
                <w:rFonts w:ascii="Consolas" w:hAnsi="Consolas" w:cs="Helvetica"/>
                <w:color w:val="63A35C"/>
                <w:sz w:val="18"/>
                <w:szCs w:val="18"/>
                <w:lang w:val="en-GB" w:eastAsia="et-EE"/>
                <w:rPrChange w:id="748"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749" w:author="Miguel Ferreira" w:date="2018-12-17T14:25:00Z">
                  <w:rPr>
                    <w:rFonts w:ascii="Consolas" w:hAnsi="Consolas" w:cs="Helvetica"/>
                    <w:color w:val="333333"/>
                    <w:sz w:val="18"/>
                    <w:szCs w:val="18"/>
                    <w:lang w:val="et-EE" w:eastAsia="et-EE"/>
                  </w:rPr>
                </w:rPrChange>
              </w:rPr>
              <w:t>&gt;</w:t>
            </w:r>
          </w:p>
          <w:p w14:paraId="7FFA4305" w14:textId="77777777" w:rsidR="001B41B5" w:rsidRPr="00F65186" w:rsidRDefault="001B41B5" w:rsidP="001B41B5">
            <w:pPr>
              <w:spacing w:after="0" w:line="218" w:lineRule="atLeast"/>
              <w:rPr>
                <w:rFonts w:ascii="Consolas" w:hAnsi="Consolas" w:cs="Helvetica"/>
                <w:color w:val="333333"/>
                <w:sz w:val="18"/>
                <w:szCs w:val="18"/>
                <w:lang w:eastAsia="et-EE"/>
                <w:rPrChange w:id="750"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51"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52"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753" w:author="Miguel Ferreira" w:date="2018-12-17T14:25:00Z">
                  <w:rPr>
                    <w:rFonts w:ascii="Consolas" w:hAnsi="Consolas" w:cs="Helvetica"/>
                    <w:color w:val="333333"/>
                    <w:sz w:val="18"/>
                    <w:szCs w:val="18"/>
                    <w:lang w:val="et-EE" w:eastAsia="et-EE"/>
                  </w:rPr>
                </w:rPrChange>
              </w:rPr>
              <w:t>&gt;</w:t>
            </w:r>
            <w:r w:rsidR="007524AB" w:rsidRPr="00F65186">
              <w:rPr>
                <w:rFonts w:ascii="Consolas" w:hAnsi="Consolas" w:cs="Helvetica"/>
                <w:color w:val="333333"/>
                <w:sz w:val="18"/>
                <w:szCs w:val="18"/>
                <w:lang w:eastAsia="et-EE"/>
                <w:rPrChange w:id="754" w:author="Miguel Ferreira" w:date="2018-12-17T14:25:00Z">
                  <w:rPr>
                    <w:rFonts w:ascii="Consolas" w:hAnsi="Consolas" w:cs="Helvetica"/>
                    <w:color w:val="333333"/>
                    <w:sz w:val="18"/>
                    <w:szCs w:val="18"/>
                    <w:lang w:val="et-EE" w:eastAsia="et-EE"/>
                  </w:rPr>
                </w:rPrChange>
              </w:rPr>
              <w:t>ORG</w:t>
            </w:r>
            <w:r w:rsidRPr="00F65186">
              <w:rPr>
                <w:rFonts w:ascii="Consolas" w:hAnsi="Consolas" w:cs="Helvetica"/>
                <w:color w:val="333333"/>
                <w:sz w:val="18"/>
                <w:szCs w:val="18"/>
                <w:lang w:val="en-GB" w:eastAsia="et-EE"/>
                <w:rPrChange w:id="755" w:author="Miguel Ferreira" w:date="2018-12-17T14:25:00Z">
                  <w:rPr>
                    <w:rFonts w:ascii="Consolas" w:hAnsi="Consolas" w:cs="Helvetica"/>
                    <w:color w:val="333333"/>
                    <w:sz w:val="18"/>
                    <w:szCs w:val="18"/>
                    <w:lang w:val="et-EE" w:eastAsia="et-EE"/>
                  </w:rPr>
                </w:rPrChange>
              </w:rPr>
              <w:t>:</w:t>
            </w:r>
            <w:r w:rsidR="007524AB" w:rsidRPr="00F65186">
              <w:rPr>
                <w:rFonts w:ascii="Consolas" w:hAnsi="Consolas" w:cs="Helvetica"/>
                <w:color w:val="333333"/>
                <w:sz w:val="18"/>
                <w:szCs w:val="18"/>
                <w:lang w:eastAsia="et-EE"/>
                <w:rPrChange w:id="756" w:author="Miguel Ferreira" w:date="2018-12-17T14:25:00Z">
                  <w:rPr>
                    <w:rFonts w:ascii="Consolas" w:hAnsi="Consolas" w:cs="Helvetica"/>
                    <w:color w:val="333333"/>
                    <w:sz w:val="18"/>
                    <w:szCs w:val="18"/>
                    <w:lang w:val="et-EE" w:eastAsia="et-EE"/>
                  </w:rPr>
                </w:rPrChange>
              </w:rPr>
              <w:t>HU</w:t>
            </w:r>
            <w:r w:rsidRPr="00F65186">
              <w:rPr>
                <w:rFonts w:ascii="Consolas" w:hAnsi="Consolas" w:cs="Helvetica"/>
                <w:color w:val="333333"/>
                <w:sz w:val="18"/>
                <w:szCs w:val="18"/>
                <w:lang w:val="en-GB" w:eastAsia="et-EE"/>
                <w:rPrChange w:id="757" w:author="Miguel Ferreira" w:date="2018-12-17T14:25:00Z">
                  <w:rPr>
                    <w:rFonts w:ascii="Consolas" w:hAnsi="Consolas" w:cs="Helvetica"/>
                    <w:color w:val="333333"/>
                    <w:sz w:val="18"/>
                    <w:szCs w:val="18"/>
                    <w:lang w:val="et-EE" w:eastAsia="et-EE"/>
                  </w:rPr>
                </w:rPrChange>
              </w:rPr>
              <w:t>121345098701&lt;/</w:t>
            </w:r>
            <w:r w:rsidRPr="00F65186">
              <w:rPr>
                <w:rFonts w:ascii="Consolas" w:hAnsi="Consolas" w:cs="Helvetica"/>
                <w:color w:val="63A35C"/>
                <w:sz w:val="18"/>
                <w:szCs w:val="18"/>
                <w:lang w:val="en-GB" w:eastAsia="et-EE"/>
                <w:rPrChange w:id="758"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759" w:author="Miguel Ferreira" w:date="2018-12-17T14:25:00Z">
                  <w:rPr>
                    <w:rFonts w:ascii="Consolas" w:hAnsi="Consolas" w:cs="Helvetica"/>
                    <w:color w:val="333333"/>
                    <w:sz w:val="18"/>
                    <w:szCs w:val="18"/>
                    <w:lang w:val="et-EE" w:eastAsia="et-EE"/>
                  </w:rPr>
                </w:rPrChange>
              </w:rPr>
              <w:t>&gt;</w:t>
            </w:r>
          </w:p>
          <w:p w14:paraId="3EEA1F30" w14:textId="77777777" w:rsidR="001B41B5" w:rsidRPr="00F65186" w:rsidRDefault="001B41B5" w:rsidP="001B41B5">
            <w:pPr>
              <w:spacing w:after="0" w:line="218" w:lineRule="atLeast"/>
              <w:rPr>
                <w:rFonts w:ascii="Consolas" w:hAnsi="Consolas" w:cs="Helvetica"/>
                <w:color w:val="333333"/>
                <w:sz w:val="18"/>
                <w:szCs w:val="18"/>
                <w:lang w:eastAsia="et-EE"/>
                <w:rPrChange w:id="760"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61"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62"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763" w:author="Miguel Ferreira" w:date="2018-12-17T14:25:00Z">
                  <w:rPr>
                    <w:rFonts w:ascii="Consolas" w:hAnsi="Consolas" w:cs="Helvetica"/>
                    <w:color w:val="333333"/>
                    <w:sz w:val="18"/>
                    <w:szCs w:val="18"/>
                    <w:lang w:val="et-EE" w:eastAsia="et-EE"/>
                  </w:rPr>
                </w:rPrChange>
              </w:rPr>
              <w:t>&gt;</w:t>
            </w:r>
          </w:p>
          <w:p w14:paraId="36BB3E65" w14:textId="77777777" w:rsidR="00055147" w:rsidRPr="00F65186" w:rsidRDefault="00055147" w:rsidP="00055147">
            <w:pPr>
              <w:spacing w:after="0" w:line="218" w:lineRule="atLeast"/>
              <w:rPr>
                <w:rFonts w:ascii="Consolas" w:hAnsi="Consolas" w:cs="Helvetica"/>
                <w:color w:val="333333"/>
                <w:sz w:val="18"/>
                <w:szCs w:val="18"/>
                <w:lang w:eastAsia="et-EE"/>
                <w:rPrChange w:id="764"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65"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66"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767"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768" w:author="Miguel Ferreira" w:date="2018-12-17T14:25:00Z">
                  <w:rPr>
                    <w:rFonts w:ascii="Consolas" w:hAnsi="Consolas" w:cs="Helvetica"/>
                    <w:color w:val="795DA3"/>
                    <w:sz w:val="18"/>
                    <w:szCs w:val="18"/>
                    <w:lang w:val="et-EE" w:eastAsia="et-EE"/>
                  </w:rPr>
                </w:rPrChange>
              </w:rPr>
              <w:t>TYPE</w:t>
            </w:r>
            <w:r w:rsidRPr="00F65186">
              <w:rPr>
                <w:rFonts w:ascii="Consolas" w:hAnsi="Consolas" w:cs="Helvetica"/>
                <w:color w:val="333333"/>
                <w:sz w:val="18"/>
                <w:szCs w:val="18"/>
                <w:lang w:val="en-GB" w:eastAsia="et-EE"/>
                <w:rPrChange w:id="769"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770" w:author="Miguel Ferreira" w:date="2018-12-17T14:25:00Z">
                  <w:rPr>
                    <w:rFonts w:ascii="Consolas" w:hAnsi="Consolas" w:cs="Helvetica"/>
                    <w:color w:val="183691"/>
                    <w:sz w:val="18"/>
                    <w:szCs w:val="18"/>
                    <w:lang w:val="et-EE" w:eastAsia="et-EE"/>
                  </w:rPr>
                </w:rPrChange>
              </w:rPr>
              <w:t>"</w:t>
            </w:r>
            <w:r w:rsidR="007524AB" w:rsidRPr="00F65186">
              <w:rPr>
                <w:rFonts w:ascii="Consolas" w:hAnsi="Consolas" w:cs="Helvetica"/>
                <w:color w:val="183691"/>
                <w:sz w:val="18"/>
                <w:szCs w:val="18"/>
                <w:lang w:eastAsia="et-EE"/>
                <w:rPrChange w:id="771" w:author="Miguel Ferreira" w:date="2018-12-17T14:25:00Z">
                  <w:rPr>
                    <w:rFonts w:ascii="Consolas" w:hAnsi="Consolas" w:cs="Helvetica"/>
                    <w:color w:val="183691"/>
                    <w:sz w:val="18"/>
                    <w:szCs w:val="18"/>
                    <w:lang w:val="et-EE" w:eastAsia="et-EE"/>
                  </w:rPr>
                </w:rPrChange>
              </w:rPr>
              <w:t>CREATOR</w:t>
            </w:r>
            <w:r w:rsidRPr="00F65186">
              <w:rPr>
                <w:rFonts w:ascii="Consolas" w:hAnsi="Consolas" w:cs="Helvetica"/>
                <w:color w:val="183691"/>
                <w:sz w:val="18"/>
                <w:szCs w:val="18"/>
                <w:lang w:val="en-GB" w:eastAsia="et-EE"/>
                <w:rPrChange w:id="772" w:author="Miguel Ferreira" w:date="2018-12-17T14:25:00Z">
                  <w:rPr>
                    <w:rFonts w:ascii="Consolas" w:hAnsi="Consolas" w:cs="Helvetica"/>
                    <w:color w:val="183691"/>
                    <w:sz w:val="18"/>
                    <w:szCs w:val="18"/>
                    <w:lang w:val="et-EE" w:eastAsia="et-EE"/>
                  </w:rPr>
                </w:rPrChange>
              </w:rPr>
              <w:t>"</w:t>
            </w:r>
            <w:r w:rsidRPr="00F65186">
              <w:rPr>
                <w:rFonts w:ascii="Consolas" w:hAnsi="Consolas" w:cs="Helvetica"/>
                <w:color w:val="333333"/>
                <w:sz w:val="18"/>
                <w:szCs w:val="18"/>
                <w:lang w:eastAsia="et-EE"/>
                <w:rPrChange w:id="77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774" w:author="Miguel Ferreira" w:date="2018-12-17T14:25:00Z">
                  <w:rPr>
                    <w:rFonts w:ascii="Consolas" w:hAnsi="Consolas" w:cs="Helvetica"/>
                    <w:color w:val="795DA3"/>
                    <w:sz w:val="18"/>
                    <w:szCs w:val="18"/>
                    <w:lang w:val="et-EE" w:eastAsia="et-EE"/>
                  </w:rPr>
                </w:rPrChange>
              </w:rPr>
              <w:t>ROLE</w:t>
            </w:r>
            <w:r w:rsidRPr="00F65186">
              <w:rPr>
                <w:rFonts w:ascii="Consolas" w:hAnsi="Consolas" w:cs="Helvetica"/>
                <w:color w:val="333333"/>
                <w:sz w:val="18"/>
                <w:szCs w:val="18"/>
                <w:lang w:val="en-GB" w:eastAsia="et-EE"/>
                <w:rPrChange w:id="775"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776" w:author="Miguel Ferreira" w:date="2018-12-17T14:25:00Z">
                  <w:rPr>
                    <w:rFonts w:ascii="Consolas" w:hAnsi="Consolas" w:cs="Helvetica"/>
                    <w:color w:val="183691"/>
                    <w:sz w:val="18"/>
                    <w:szCs w:val="18"/>
                    <w:lang w:val="et-EE" w:eastAsia="et-EE"/>
                  </w:rPr>
                </w:rPrChange>
              </w:rPr>
              <w:t>"ORGANIZATION"</w:t>
            </w:r>
            <w:r w:rsidRPr="00F65186">
              <w:rPr>
                <w:rFonts w:ascii="Consolas" w:hAnsi="Consolas" w:cs="Helvetica"/>
                <w:color w:val="333333"/>
                <w:sz w:val="18"/>
                <w:szCs w:val="18"/>
                <w:lang w:val="en-GB" w:eastAsia="et-EE"/>
                <w:rPrChange w:id="777" w:author="Miguel Ferreira" w:date="2018-12-17T14:25:00Z">
                  <w:rPr>
                    <w:rFonts w:ascii="Consolas" w:hAnsi="Consolas" w:cs="Helvetica"/>
                    <w:color w:val="333333"/>
                    <w:sz w:val="18"/>
                    <w:szCs w:val="18"/>
                    <w:lang w:val="et-EE" w:eastAsia="et-EE"/>
                  </w:rPr>
                </w:rPrChange>
              </w:rPr>
              <w:t>&gt;</w:t>
            </w:r>
          </w:p>
          <w:p w14:paraId="485566E2" w14:textId="77777777" w:rsidR="00055147" w:rsidRPr="00F65186" w:rsidRDefault="00055147" w:rsidP="00055147">
            <w:pPr>
              <w:spacing w:after="0" w:line="218" w:lineRule="atLeast"/>
              <w:rPr>
                <w:rFonts w:ascii="Consolas" w:hAnsi="Consolas" w:cs="Helvetica"/>
                <w:color w:val="333333"/>
                <w:sz w:val="18"/>
                <w:szCs w:val="18"/>
                <w:lang w:eastAsia="et-EE"/>
                <w:rPrChange w:id="778"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79"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80"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781" w:author="Miguel Ferreira" w:date="2018-12-17T14:25:00Z">
                  <w:rPr>
                    <w:rFonts w:ascii="Consolas" w:hAnsi="Consolas" w:cs="Helvetica"/>
                    <w:color w:val="333333"/>
                    <w:sz w:val="18"/>
                    <w:szCs w:val="18"/>
                    <w:lang w:val="et-EE" w:eastAsia="et-EE"/>
                  </w:rPr>
                </w:rPrChange>
              </w:rPr>
              <w:t>&gt;</w:t>
            </w:r>
            <w:r w:rsidR="007524AB" w:rsidRPr="003E74F1">
              <w:t xml:space="preserve"> </w:t>
            </w:r>
            <w:r w:rsidR="007524AB" w:rsidRPr="00F65186">
              <w:rPr>
                <w:rFonts w:ascii="Consolas" w:hAnsi="Consolas" w:cs="Helvetica"/>
                <w:color w:val="333333"/>
                <w:sz w:val="18"/>
                <w:szCs w:val="18"/>
                <w:lang w:eastAsia="et-EE"/>
                <w:rPrChange w:id="782" w:author="Miguel Ferreira" w:date="2018-12-17T14:25:00Z">
                  <w:rPr>
                    <w:rFonts w:ascii="Consolas" w:hAnsi="Consolas" w:cs="Helvetica"/>
                    <w:color w:val="333333"/>
                    <w:sz w:val="18"/>
                    <w:szCs w:val="18"/>
                    <w:lang w:val="et-EE" w:eastAsia="et-EE"/>
                  </w:rPr>
                </w:rPrChange>
              </w:rPr>
              <w:t>The Hungarian Health Agency</w:t>
            </w:r>
            <w:r w:rsidRPr="00F65186">
              <w:rPr>
                <w:rFonts w:ascii="Consolas" w:hAnsi="Consolas" w:cs="Helvetica"/>
                <w:color w:val="333333"/>
                <w:sz w:val="18"/>
                <w:szCs w:val="18"/>
                <w:lang w:val="en-GB" w:eastAsia="et-EE"/>
                <w:rPrChange w:id="783" w:author="Miguel Ferreira" w:date="2018-12-17T14:25:00Z">
                  <w:rPr>
                    <w:rFonts w:ascii="Consolas" w:hAnsi="Consolas" w:cs="Helvetica"/>
                    <w:color w:val="333333"/>
                    <w:sz w:val="18"/>
                    <w:szCs w:val="18"/>
                    <w:lang w:val="et-EE" w:eastAsia="et-EE"/>
                  </w:rPr>
                </w:rPrChange>
              </w:rPr>
              <w:t>&lt;/</w:t>
            </w:r>
            <w:r w:rsidRPr="00F65186">
              <w:rPr>
                <w:rFonts w:ascii="Consolas" w:hAnsi="Consolas" w:cs="Helvetica"/>
                <w:color w:val="63A35C"/>
                <w:sz w:val="18"/>
                <w:szCs w:val="18"/>
                <w:lang w:val="en-GB" w:eastAsia="et-EE"/>
                <w:rPrChange w:id="784"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785" w:author="Miguel Ferreira" w:date="2018-12-17T14:25:00Z">
                  <w:rPr>
                    <w:rFonts w:ascii="Consolas" w:hAnsi="Consolas" w:cs="Helvetica"/>
                    <w:color w:val="333333"/>
                    <w:sz w:val="18"/>
                    <w:szCs w:val="18"/>
                    <w:lang w:val="et-EE" w:eastAsia="et-EE"/>
                  </w:rPr>
                </w:rPrChange>
              </w:rPr>
              <w:t>&gt;</w:t>
            </w:r>
          </w:p>
          <w:p w14:paraId="0F58BCCD" w14:textId="77777777" w:rsidR="00055147" w:rsidRPr="00F65186" w:rsidRDefault="00055147" w:rsidP="00055147">
            <w:pPr>
              <w:spacing w:after="0" w:line="218" w:lineRule="atLeast"/>
              <w:rPr>
                <w:rFonts w:ascii="Consolas" w:hAnsi="Consolas" w:cs="Helvetica"/>
                <w:color w:val="333333"/>
                <w:sz w:val="18"/>
                <w:szCs w:val="18"/>
                <w:lang w:eastAsia="et-EE"/>
                <w:rPrChange w:id="786"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87"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88"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789" w:author="Miguel Ferreira" w:date="2018-12-17T14:25:00Z">
                  <w:rPr>
                    <w:rFonts w:ascii="Consolas" w:hAnsi="Consolas" w:cs="Helvetica"/>
                    <w:color w:val="333333"/>
                    <w:sz w:val="18"/>
                    <w:szCs w:val="18"/>
                    <w:lang w:val="et-EE" w:eastAsia="et-EE"/>
                  </w:rPr>
                </w:rPrChange>
              </w:rPr>
              <w:t>&gt;</w:t>
            </w:r>
            <w:r w:rsidR="007524AB" w:rsidRPr="00F65186">
              <w:rPr>
                <w:rFonts w:ascii="Consolas" w:hAnsi="Consolas" w:cs="Helvetica"/>
                <w:color w:val="333333"/>
                <w:sz w:val="18"/>
                <w:szCs w:val="18"/>
                <w:lang w:eastAsia="et-EE"/>
                <w:rPrChange w:id="790" w:author="Miguel Ferreira" w:date="2018-12-17T14:25:00Z">
                  <w:rPr>
                    <w:rFonts w:ascii="Consolas" w:hAnsi="Consolas" w:cs="Helvetica"/>
                    <w:color w:val="333333"/>
                    <w:sz w:val="18"/>
                    <w:szCs w:val="18"/>
                    <w:lang w:val="et-EE" w:eastAsia="et-EE"/>
                  </w:rPr>
                </w:rPrChange>
              </w:rPr>
              <w:t>ORG</w:t>
            </w:r>
            <w:r w:rsidRPr="00F65186">
              <w:rPr>
                <w:rFonts w:ascii="Consolas" w:hAnsi="Consolas" w:cs="Helvetica"/>
                <w:color w:val="333333"/>
                <w:sz w:val="18"/>
                <w:szCs w:val="18"/>
                <w:lang w:val="en-GB" w:eastAsia="et-EE"/>
                <w:rPrChange w:id="791" w:author="Miguel Ferreira" w:date="2018-12-17T14:25:00Z">
                  <w:rPr>
                    <w:rFonts w:ascii="Consolas" w:hAnsi="Consolas" w:cs="Helvetica"/>
                    <w:color w:val="333333"/>
                    <w:sz w:val="18"/>
                    <w:szCs w:val="18"/>
                    <w:lang w:val="et-EE" w:eastAsia="et-EE"/>
                  </w:rPr>
                </w:rPrChange>
              </w:rPr>
              <w:t>:</w:t>
            </w:r>
            <w:r w:rsidR="007524AB" w:rsidRPr="00F65186">
              <w:rPr>
                <w:rFonts w:ascii="Consolas" w:hAnsi="Consolas" w:cs="Helvetica"/>
                <w:color w:val="333333"/>
                <w:sz w:val="18"/>
                <w:szCs w:val="18"/>
                <w:lang w:eastAsia="et-EE"/>
                <w:rPrChange w:id="792" w:author="Miguel Ferreira" w:date="2018-12-17T14:25:00Z">
                  <w:rPr>
                    <w:rFonts w:ascii="Consolas" w:hAnsi="Consolas" w:cs="Helvetica"/>
                    <w:color w:val="333333"/>
                    <w:sz w:val="18"/>
                    <w:szCs w:val="18"/>
                    <w:lang w:val="et-EE" w:eastAsia="et-EE"/>
                  </w:rPr>
                </w:rPrChange>
              </w:rPr>
              <w:t>HU89</w:t>
            </w:r>
            <w:r w:rsidRPr="00F65186">
              <w:rPr>
                <w:rFonts w:ascii="Consolas" w:hAnsi="Consolas" w:cs="Helvetica"/>
                <w:color w:val="333333"/>
                <w:sz w:val="18"/>
                <w:szCs w:val="18"/>
                <w:lang w:val="en-GB" w:eastAsia="et-EE"/>
                <w:rPrChange w:id="793" w:author="Miguel Ferreira" w:date="2018-12-17T14:25:00Z">
                  <w:rPr>
                    <w:rFonts w:ascii="Consolas" w:hAnsi="Consolas" w:cs="Helvetica"/>
                    <w:color w:val="333333"/>
                    <w:sz w:val="18"/>
                    <w:szCs w:val="18"/>
                    <w:lang w:val="et-EE" w:eastAsia="et-EE"/>
                  </w:rPr>
                </w:rPrChange>
              </w:rPr>
              <w:t>1345098701&lt;/</w:t>
            </w:r>
            <w:r w:rsidRPr="00F65186">
              <w:rPr>
                <w:rFonts w:ascii="Consolas" w:hAnsi="Consolas" w:cs="Helvetica"/>
                <w:color w:val="63A35C"/>
                <w:sz w:val="18"/>
                <w:szCs w:val="18"/>
                <w:lang w:val="en-GB" w:eastAsia="et-EE"/>
                <w:rPrChange w:id="794"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795" w:author="Miguel Ferreira" w:date="2018-12-17T14:25:00Z">
                  <w:rPr>
                    <w:rFonts w:ascii="Consolas" w:hAnsi="Consolas" w:cs="Helvetica"/>
                    <w:color w:val="333333"/>
                    <w:sz w:val="18"/>
                    <w:szCs w:val="18"/>
                    <w:lang w:val="et-EE" w:eastAsia="et-EE"/>
                  </w:rPr>
                </w:rPrChange>
              </w:rPr>
              <w:t>&gt;</w:t>
            </w:r>
          </w:p>
          <w:p w14:paraId="5A4FD000" w14:textId="77777777" w:rsidR="00055147" w:rsidRPr="00F65186" w:rsidRDefault="00055147" w:rsidP="00055147">
            <w:pPr>
              <w:spacing w:after="0" w:line="218" w:lineRule="atLeast"/>
              <w:rPr>
                <w:rFonts w:ascii="Consolas" w:hAnsi="Consolas" w:cs="Helvetica"/>
                <w:color w:val="333333"/>
                <w:sz w:val="18"/>
                <w:szCs w:val="18"/>
                <w:lang w:eastAsia="et-EE"/>
                <w:rPrChange w:id="796"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797"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798"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799" w:author="Miguel Ferreira" w:date="2018-12-17T14:25:00Z">
                  <w:rPr>
                    <w:rFonts w:ascii="Consolas" w:hAnsi="Consolas" w:cs="Helvetica"/>
                    <w:color w:val="333333"/>
                    <w:sz w:val="18"/>
                    <w:szCs w:val="18"/>
                    <w:lang w:val="et-EE" w:eastAsia="et-EE"/>
                  </w:rPr>
                </w:rPrChange>
              </w:rPr>
              <w:t>&gt;</w:t>
            </w:r>
          </w:p>
          <w:p w14:paraId="42EB6D70" w14:textId="77777777" w:rsidR="00055147" w:rsidRPr="00F65186" w:rsidRDefault="00055147" w:rsidP="00055147">
            <w:pPr>
              <w:spacing w:after="0" w:line="218" w:lineRule="atLeast"/>
              <w:rPr>
                <w:rFonts w:ascii="Consolas" w:hAnsi="Consolas" w:cs="Helvetica"/>
                <w:color w:val="333333"/>
                <w:sz w:val="18"/>
                <w:szCs w:val="18"/>
                <w:lang w:eastAsia="et-EE"/>
                <w:rPrChange w:id="800"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01"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02"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80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04" w:author="Miguel Ferreira" w:date="2018-12-17T14:25:00Z">
                  <w:rPr>
                    <w:rFonts w:ascii="Consolas" w:hAnsi="Consolas" w:cs="Helvetica"/>
                    <w:color w:val="795DA3"/>
                    <w:sz w:val="18"/>
                    <w:szCs w:val="18"/>
                    <w:lang w:val="et-EE" w:eastAsia="et-EE"/>
                  </w:rPr>
                </w:rPrChange>
              </w:rPr>
              <w:t>TYPE</w:t>
            </w:r>
            <w:r w:rsidRPr="00F65186">
              <w:rPr>
                <w:rFonts w:ascii="Consolas" w:hAnsi="Consolas" w:cs="Helvetica"/>
                <w:color w:val="333333"/>
                <w:sz w:val="18"/>
                <w:szCs w:val="18"/>
                <w:lang w:val="en-GB" w:eastAsia="et-EE"/>
                <w:rPrChange w:id="805"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806" w:author="Miguel Ferreira" w:date="2018-12-17T14:25:00Z">
                  <w:rPr>
                    <w:rFonts w:ascii="Consolas" w:hAnsi="Consolas" w:cs="Helvetica"/>
                    <w:color w:val="183691"/>
                    <w:sz w:val="18"/>
                    <w:szCs w:val="18"/>
                    <w:lang w:val="et-EE" w:eastAsia="et-EE"/>
                  </w:rPr>
                </w:rPrChange>
              </w:rPr>
              <w:t>"</w:t>
            </w:r>
            <w:r w:rsidR="007524AB" w:rsidRPr="00F65186">
              <w:rPr>
                <w:rFonts w:ascii="Consolas" w:hAnsi="Consolas" w:cs="Helvetica"/>
                <w:color w:val="183691"/>
                <w:sz w:val="18"/>
                <w:szCs w:val="18"/>
                <w:lang w:eastAsia="et-EE"/>
                <w:rPrChange w:id="807" w:author="Miguel Ferreira" w:date="2018-12-17T14:25:00Z">
                  <w:rPr>
                    <w:rFonts w:ascii="Consolas" w:hAnsi="Consolas" w:cs="Helvetica"/>
                    <w:color w:val="183691"/>
                    <w:sz w:val="18"/>
                    <w:szCs w:val="18"/>
                    <w:lang w:val="et-EE" w:eastAsia="et-EE"/>
                  </w:rPr>
                </w:rPrChange>
              </w:rPr>
              <w:t>PRESERVATION</w:t>
            </w:r>
            <w:r w:rsidRPr="00F65186">
              <w:rPr>
                <w:rFonts w:ascii="Consolas" w:hAnsi="Consolas" w:cs="Helvetica"/>
                <w:color w:val="183691"/>
                <w:sz w:val="18"/>
                <w:szCs w:val="18"/>
                <w:lang w:val="en-GB" w:eastAsia="et-EE"/>
                <w:rPrChange w:id="808" w:author="Miguel Ferreira" w:date="2018-12-17T14:25:00Z">
                  <w:rPr>
                    <w:rFonts w:ascii="Consolas" w:hAnsi="Consolas" w:cs="Helvetica"/>
                    <w:color w:val="183691"/>
                    <w:sz w:val="18"/>
                    <w:szCs w:val="18"/>
                    <w:lang w:val="et-EE" w:eastAsia="et-EE"/>
                  </w:rPr>
                </w:rPrChange>
              </w:rPr>
              <w:t>"</w:t>
            </w:r>
            <w:r w:rsidRPr="00F65186">
              <w:rPr>
                <w:rFonts w:ascii="Consolas" w:hAnsi="Consolas" w:cs="Helvetica"/>
                <w:color w:val="333333"/>
                <w:sz w:val="18"/>
                <w:szCs w:val="18"/>
                <w:lang w:eastAsia="et-EE"/>
                <w:rPrChange w:id="809"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10" w:author="Miguel Ferreira" w:date="2018-12-17T14:25:00Z">
                  <w:rPr>
                    <w:rFonts w:ascii="Consolas" w:hAnsi="Consolas" w:cs="Helvetica"/>
                    <w:color w:val="795DA3"/>
                    <w:sz w:val="18"/>
                    <w:szCs w:val="18"/>
                    <w:lang w:val="et-EE" w:eastAsia="et-EE"/>
                  </w:rPr>
                </w:rPrChange>
              </w:rPr>
              <w:t>ROLE</w:t>
            </w:r>
            <w:r w:rsidRPr="00F65186">
              <w:rPr>
                <w:rFonts w:ascii="Consolas" w:hAnsi="Consolas" w:cs="Helvetica"/>
                <w:color w:val="333333"/>
                <w:sz w:val="18"/>
                <w:szCs w:val="18"/>
                <w:lang w:val="en-GB" w:eastAsia="et-EE"/>
                <w:rPrChange w:id="811"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812" w:author="Miguel Ferreira" w:date="2018-12-17T14:25:00Z">
                  <w:rPr>
                    <w:rFonts w:ascii="Consolas" w:hAnsi="Consolas" w:cs="Helvetica"/>
                    <w:color w:val="183691"/>
                    <w:sz w:val="18"/>
                    <w:szCs w:val="18"/>
                    <w:lang w:val="et-EE" w:eastAsia="et-EE"/>
                  </w:rPr>
                </w:rPrChange>
              </w:rPr>
              <w:t>"ORGANIZATION"</w:t>
            </w:r>
            <w:r w:rsidRPr="00F65186">
              <w:rPr>
                <w:rFonts w:ascii="Consolas" w:hAnsi="Consolas" w:cs="Helvetica"/>
                <w:color w:val="333333"/>
                <w:sz w:val="18"/>
                <w:szCs w:val="18"/>
                <w:lang w:val="en-GB" w:eastAsia="et-EE"/>
                <w:rPrChange w:id="813" w:author="Miguel Ferreira" w:date="2018-12-17T14:25:00Z">
                  <w:rPr>
                    <w:rFonts w:ascii="Consolas" w:hAnsi="Consolas" w:cs="Helvetica"/>
                    <w:color w:val="333333"/>
                    <w:sz w:val="18"/>
                    <w:szCs w:val="18"/>
                    <w:lang w:val="et-EE" w:eastAsia="et-EE"/>
                  </w:rPr>
                </w:rPrChange>
              </w:rPr>
              <w:t>&gt;</w:t>
            </w:r>
          </w:p>
          <w:p w14:paraId="5CD22891" w14:textId="77777777" w:rsidR="00055147" w:rsidRPr="00F65186" w:rsidRDefault="00055147" w:rsidP="00055147">
            <w:pPr>
              <w:spacing w:after="0" w:line="218" w:lineRule="atLeast"/>
              <w:rPr>
                <w:rFonts w:ascii="Consolas" w:hAnsi="Consolas" w:cs="Helvetica"/>
                <w:color w:val="333333"/>
                <w:sz w:val="18"/>
                <w:szCs w:val="18"/>
                <w:lang w:eastAsia="et-EE"/>
                <w:rPrChange w:id="814"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15"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16"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817" w:author="Miguel Ferreira" w:date="2018-12-17T14:25:00Z">
                  <w:rPr>
                    <w:rFonts w:ascii="Consolas" w:hAnsi="Consolas" w:cs="Helvetica"/>
                    <w:color w:val="333333"/>
                    <w:sz w:val="18"/>
                    <w:szCs w:val="18"/>
                    <w:lang w:val="et-EE" w:eastAsia="et-EE"/>
                  </w:rPr>
                </w:rPrChange>
              </w:rPr>
              <w:t>&gt;</w:t>
            </w:r>
            <w:r w:rsidR="007524AB" w:rsidRPr="003E74F1">
              <w:t xml:space="preserve"> </w:t>
            </w:r>
            <w:r w:rsidR="007524AB" w:rsidRPr="00F65186">
              <w:rPr>
                <w:rFonts w:ascii="Consolas" w:hAnsi="Consolas" w:cs="Helvetica"/>
                <w:color w:val="333333"/>
                <w:sz w:val="18"/>
                <w:szCs w:val="18"/>
                <w:lang w:eastAsia="et-EE"/>
                <w:rPrChange w:id="818" w:author="Miguel Ferreira" w:date="2018-12-17T14:25:00Z">
                  <w:rPr>
                    <w:rFonts w:ascii="Consolas" w:hAnsi="Consolas" w:cs="Helvetica"/>
                    <w:color w:val="333333"/>
                    <w:sz w:val="18"/>
                    <w:szCs w:val="18"/>
                    <w:lang w:val="et-EE" w:eastAsia="et-EE"/>
                  </w:rPr>
                </w:rPrChange>
              </w:rPr>
              <w:t>National Archives of Hungary</w:t>
            </w:r>
            <w:r w:rsidRPr="00F65186">
              <w:rPr>
                <w:rFonts w:ascii="Consolas" w:hAnsi="Consolas" w:cs="Helvetica"/>
                <w:color w:val="333333"/>
                <w:sz w:val="18"/>
                <w:szCs w:val="18"/>
                <w:lang w:val="en-GB" w:eastAsia="et-EE"/>
                <w:rPrChange w:id="819" w:author="Miguel Ferreira" w:date="2018-12-17T14:25:00Z">
                  <w:rPr>
                    <w:rFonts w:ascii="Consolas" w:hAnsi="Consolas" w:cs="Helvetica"/>
                    <w:color w:val="333333"/>
                    <w:sz w:val="18"/>
                    <w:szCs w:val="18"/>
                    <w:lang w:val="et-EE" w:eastAsia="et-EE"/>
                  </w:rPr>
                </w:rPrChange>
              </w:rPr>
              <w:t>&lt;/</w:t>
            </w:r>
            <w:r w:rsidRPr="00F65186">
              <w:rPr>
                <w:rFonts w:ascii="Consolas" w:hAnsi="Consolas" w:cs="Helvetica"/>
                <w:color w:val="63A35C"/>
                <w:sz w:val="18"/>
                <w:szCs w:val="18"/>
                <w:lang w:val="en-GB" w:eastAsia="et-EE"/>
                <w:rPrChange w:id="820"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821" w:author="Miguel Ferreira" w:date="2018-12-17T14:25:00Z">
                  <w:rPr>
                    <w:rFonts w:ascii="Consolas" w:hAnsi="Consolas" w:cs="Helvetica"/>
                    <w:color w:val="333333"/>
                    <w:sz w:val="18"/>
                    <w:szCs w:val="18"/>
                    <w:lang w:val="et-EE" w:eastAsia="et-EE"/>
                  </w:rPr>
                </w:rPrChange>
              </w:rPr>
              <w:t>&gt;</w:t>
            </w:r>
          </w:p>
          <w:p w14:paraId="056B3C70" w14:textId="77777777" w:rsidR="00055147" w:rsidRPr="00F65186" w:rsidRDefault="00055147" w:rsidP="00055147">
            <w:pPr>
              <w:spacing w:after="0" w:line="218" w:lineRule="atLeast"/>
              <w:rPr>
                <w:rFonts w:ascii="Consolas" w:hAnsi="Consolas" w:cs="Helvetica"/>
                <w:color w:val="333333"/>
                <w:sz w:val="18"/>
                <w:szCs w:val="18"/>
                <w:lang w:eastAsia="et-EE"/>
                <w:rPrChange w:id="822"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23"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24"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825" w:author="Miguel Ferreira" w:date="2018-12-17T14:25:00Z">
                  <w:rPr>
                    <w:rFonts w:ascii="Consolas" w:hAnsi="Consolas" w:cs="Helvetica"/>
                    <w:color w:val="333333"/>
                    <w:sz w:val="18"/>
                    <w:szCs w:val="18"/>
                    <w:lang w:val="et-EE" w:eastAsia="et-EE"/>
                  </w:rPr>
                </w:rPrChange>
              </w:rPr>
              <w:t>&gt;</w:t>
            </w:r>
            <w:r w:rsidR="007524AB" w:rsidRPr="00F65186">
              <w:rPr>
                <w:rFonts w:ascii="Consolas" w:hAnsi="Consolas" w:cs="Helvetica"/>
                <w:color w:val="333333"/>
                <w:sz w:val="18"/>
                <w:szCs w:val="18"/>
                <w:lang w:eastAsia="et-EE"/>
                <w:rPrChange w:id="826" w:author="Miguel Ferreira" w:date="2018-12-17T14:25:00Z">
                  <w:rPr>
                    <w:rFonts w:ascii="Consolas" w:hAnsi="Consolas" w:cs="Helvetica"/>
                    <w:color w:val="333333"/>
                    <w:sz w:val="18"/>
                    <w:szCs w:val="18"/>
                    <w:lang w:val="et-EE" w:eastAsia="et-EE"/>
                  </w:rPr>
                </w:rPrChange>
              </w:rPr>
              <w:t>ORG:HU2010340987</w:t>
            </w:r>
            <w:r w:rsidRPr="00F65186">
              <w:rPr>
                <w:rFonts w:ascii="Consolas" w:hAnsi="Consolas" w:cs="Helvetica"/>
                <w:color w:val="333333"/>
                <w:sz w:val="18"/>
                <w:szCs w:val="18"/>
                <w:lang w:val="en-GB" w:eastAsia="et-EE"/>
                <w:rPrChange w:id="827" w:author="Miguel Ferreira" w:date="2018-12-17T14:25:00Z">
                  <w:rPr>
                    <w:rFonts w:ascii="Consolas" w:hAnsi="Consolas" w:cs="Helvetica"/>
                    <w:color w:val="333333"/>
                    <w:sz w:val="18"/>
                    <w:szCs w:val="18"/>
                    <w:lang w:val="et-EE" w:eastAsia="et-EE"/>
                  </w:rPr>
                </w:rPrChange>
              </w:rPr>
              <w:t>&lt;/</w:t>
            </w:r>
            <w:r w:rsidRPr="00F65186">
              <w:rPr>
                <w:rFonts w:ascii="Consolas" w:hAnsi="Consolas" w:cs="Helvetica"/>
                <w:color w:val="63A35C"/>
                <w:sz w:val="18"/>
                <w:szCs w:val="18"/>
                <w:lang w:val="en-GB" w:eastAsia="et-EE"/>
                <w:rPrChange w:id="828"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829" w:author="Miguel Ferreira" w:date="2018-12-17T14:25:00Z">
                  <w:rPr>
                    <w:rFonts w:ascii="Consolas" w:hAnsi="Consolas" w:cs="Helvetica"/>
                    <w:color w:val="333333"/>
                    <w:sz w:val="18"/>
                    <w:szCs w:val="18"/>
                    <w:lang w:val="et-EE" w:eastAsia="et-EE"/>
                  </w:rPr>
                </w:rPrChange>
              </w:rPr>
              <w:t>&gt;</w:t>
            </w:r>
          </w:p>
          <w:p w14:paraId="7DFA4E87" w14:textId="77777777" w:rsidR="00055147" w:rsidRPr="00F65186" w:rsidRDefault="00055147" w:rsidP="00055147">
            <w:pPr>
              <w:spacing w:after="0" w:line="218" w:lineRule="atLeast"/>
              <w:rPr>
                <w:rFonts w:ascii="Consolas" w:hAnsi="Consolas" w:cs="Helvetica"/>
                <w:color w:val="333333"/>
                <w:sz w:val="18"/>
                <w:szCs w:val="18"/>
                <w:lang w:eastAsia="et-EE"/>
                <w:rPrChange w:id="830"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31"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32"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833" w:author="Miguel Ferreira" w:date="2018-12-17T14:25:00Z">
                  <w:rPr>
                    <w:rFonts w:ascii="Consolas" w:hAnsi="Consolas" w:cs="Helvetica"/>
                    <w:color w:val="333333"/>
                    <w:sz w:val="18"/>
                    <w:szCs w:val="18"/>
                    <w:lang w:val="et-EE" w:eastAsia="et-EE"/>
                  </w:rPr>
                </w:rPrChange>
              </w:rPr>
              <w:t>&gt;</w:t>
            </w:r>
          </w:p>
        </w:tc>
      </w:tr>
      <w:tr w:rsidR="00BC33B7" w:rsidRPr="003E74F1" w14:paraId="5F68F586" w14:textId="77777777" w:rsidTr="00C2099E">
        <w:tc>
          <w:tcPr>
            <w:tcW w:w="9931" w:type="dxa"/>
            <w:shd w:val="clear" w:color="auto" w:fill="FFFFFF"/>
            <w:tcMar>
              <w:top w:w="0" w:type="dxa"/>
              <w:left w:w="150" w:type="dxa"/>
              <w:bottom w:w="0" w:type="dxa"/>
              <w:right w:w="150" w:type="dxa"/>
            </w:tcMar>
            <w:hideMark/>
          </w:tcPr>
          <w:p w14:paraId="4D5560A2" w14:textId="77777777" w:rsidR="00BC33B7" w:rsidRPr="00F65186" w:rsidRDefault="00BC33B7" w:rsidP="00C2099E">
            <w:pPr>
              <w:spacing w:after="0" w:line="218" w:lineRule="atLeast"/>
              <w:rPr>
                <w:rFonts w:ascii="Consolas" w:hAnsi="Consolas" w:cs="Helvetica"/>
                <w:color w:val="333333"/>
                <w:sz w:val="18"/>
                <w:szCs w:val="18"/>
                <w:lang w:eastAsia="et-EE"/>
                <w:rPrChange w:id="834"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35"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36"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837"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38" w:author="Miguel Ferreira" w:date="2018-12-17T14:25:00Z">
                  <w:rPr>
                    <w:rFonts w:ascii="Consolas" w:hAnsi="Consolas" w:cs="Helvetica"/>
                    <w:color w:val="795DA3"/>
                    <w:sz w:val="18"/>
                    <w:szCs w:val="18"/>
                    <w:lang w:val="et-EE" w:eastAsia="et-EE"/>
                  </w:rPr>
                </w:rPrChange>
              </w:rPr>
              <w:t>TYPE</w:t>
            </w:r>
            <w:r w:rsidRPr="00F65186">
              <w:rPr>
                <w:rFonts w:ascii="Consolas" w:hAnsi="Consolas" w:cs="Helvetica"/>
                <w:color w:val="333333"/>
                <w:sz w:val="18"/>
                <w:szCs w:val="18"/>
                <w:lang w:val="en-GB" w:eastAsia="et-EE"/>
                <w:rPrChange w:id="839"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840" w:author="Miguel Ferreira" w:date="2018-12-17T14:25:00Z">
                  <w:rPr>
                    <w:rFonts w:ascii="Consolas" w:hAnsi="Consolas" w:cs="Helvetica"/>
                    <w:color w:val="183691"/>
                    <w:sz w:val="18"/>
                    <w:szCs w:val="18"/>
                    <w:lang w:val="et-EE" w:eastAsia="et-EE"/>
                  </w:rPr>
                </w:rPrChange>
              </w:rPr>
              <w:t>"OTHER"</w:t>
            </w:r>
            <w:r w:rsidRPr="00F65186">
              <w:rPr>
                <w:rFonts w:ascii="Consolas" w:hAnsi="Consolas" w:cs="Helvetica"/>
                <w:color w:val="333333"/>
                <w:sz w:val="18"/>
                <w:szCs w:val="18"/>
                <w:lang w:val="en-GB" w:eastAsia="et-EE"/>
                <w:rPrChange w:id="841"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42" w:author="Miguel Ferreira" w:date="2018-12-17T14:25:00Z">
                  <w:rPr>
                    <w:rFonts w:ascii="Consolas" w:hAnsi="Consolas" w:cs="Helvetica"/>
                    <w:color w:val="795DA3"/>
                    <w:sz w:val="18"/>
                    <w:szCs w:val="18"/>
                    <w:lang w:val="et-EE" w:eastAsia="et-EE"/>
                  </w:rPr>
                </w:rPrChange>
              </w:rPr>
              <w:t>ROLE</w:t>
            </w:r>
            <w:r w:rsidRPr="00F65186">
              <w:rPr>
                <w:rFonts w:ascii="Consolas" w:hAnsi="Consolas" w:cs="Helvetica"/>
                <w:color w:val="333333"/>
                <w:sz w:val="18"/>
                <w:szCs w:val="18"/>
                <w:lang w:val="en-GB" w:eastAsia="et-EE"/>
                <w:rPrChange w:id="843"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844" w:author="Miguel Ferreira" w:date="2018-12-17T14:25:00Z">
                  <w:rPr>
                    <w:rFonts w:ascii="Consolas" w:hAnsi="Consolas" w:cs="Helvetica"/>
                    <w:color w:val="183691"/>
                    <w:sz w:val="18"/>
                    <w:szCs w:val="18"/>
                    <w:lang w:val="et-EE" w:eastAsia="et-EE"/>
                  </w:rPr>
                </w:rPrChange>
              </w:rPr>
              <w:t>"CREATOR"</w:t>
            </w:r>
            <w:r w:rsidRPr="00F65186">
              <w:rPr>
                <w:rFonts w:ascii="Consolas" w:hAnsi="Consolas" w:cs="Helvetica"/>
                <w:color w:val="333333"/>
                <w:sz w:val="18"/>
                <w:szCs w:val="18"/>
                <w:lang w:val="en-GB" w:eastAsia="et-EE"/>
                <w:rPrChange w:id="845"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46" w:author="Miguel Ferreira" w:date="2018-12-17T14:25:00Z">
                  <w:rPr>
                    <w:rFonts w:ascii="Consolas" w:hAnsi="Consolas" w:cs="Helvetica"/>
                    <w:color w:val="795DA3"/>
                    <w:sz w:val="18"/>
                    <w:szCs w:val="18"/>
                    <w:lang w:val="et-EE" w:eastAsia="et-EE"/>
                  </w:rPr>
                </w:rPrChange>
              </w:rPr>
              <w:t>OTHERTYPE</w:t>
            </w:r>
            <w:r w:rsidRPr="00F65186">
              <w:rPr>
                <w:rFonts w:ascii="Consolas" w:hAnsi="Consolas" w:cs="Helvetica"/>
                <w:color w:val="333333"/>
                <w:sz w:val="18"/>
                <w:szCs w:val="18"/>
                <w:lang w:val="en-GB" w:eastAsia="et-EE"/>
                <w:rPrChange w:id="847"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848" w:author="Miguel Ferreira" w:date="2018-12-17T14:25:00Z">
                  <w:rPr>
                    <w:rFonts w:ascii="Consolas" w:hAnsi="Consolas" w:cs="Helvetica"/>
                    <w:color w:val="183691"/>
                    <w:sz w:val="18"/>
                    <w:szCs w:val="18"/>
                    <w:lang w:val="et-EE" w:eastAsia="et-EE"/>
                  </w:rPr>
                </w:rPrChange>
              </w:rPr>
              <w:t>"SOFTWARE"</w:t>
            </w:r>
            <w:r w:rsidRPr="00F65186">
              <w:rPr>
                <w:rFonts w:ascii="Consolas" w:hAnsi="Consolas" w:cs="Helvetica"/>
                <w:color w:val="333333"/>
                <w:sz w:val="18"/>
                <w:szCs w:val="18"/>
                <w:lang w:val="en-GB" w:eastAsia="et-EE"/>
                <w:rPrChange w:id="849" w:author="Miguel Ferreira" w:date="2018-12-17T14:25:00Z">
                  <w:rPr>
                    <w:rFonts w:ascii="Consolas" w:hAnsi="Consolas" w:cs="Helvetica"/>
                    <w:color w:val="333333"/>
                    <w:sz w:val="18"/>
                    <w:szCs w:val="18"/>
                    <w:lang w:val="et-EE" w:eastAsia="et-EE"/>
                  </w:rPr>
                </w:rPrChange>
              </w:rPr>
              <w:t>&gt;</w:t>
            </w:r>
          </w:p>
        </w:tc>
      </w:tr>
      <w:tr w:rsidR="00BC33B7" w:rsidRPr="003E74F1" w14:paraId="0EDC2324" w14:textId="77777777" w:rsidTr="00C2099E">
        <w:tc>
          <w:tcPr>
            <w:tcW w:w="9931" w:type="dxa"/>
            <w:shd w:val="clear" w:color="auto" w:fill="FFFFFF"/>
            <w:tcMar>
              <w:top w:w="0" w:type="dxa"/>
              <w:left w:w="150" w:type="dxa"/>
              <w:bottom w:w="0" w:type="dxa"/>
              <w:right w:w="150" w:type="dxa"/>
            </w:tcMar>
            <w:hideMark/>
          </w:tcPr>
          <w:p w14:paraId="58A00B3E" w14:textId="77777777" w:rsidR="00BC33B7" w:rsidRPr="00F65186" w:rsidRDefault="00BC33B7" w:rsidP="00010093">
            <w:pPr>
              <w:spacing w:after="0" w:line="218" w:lineRule="atLeast"/>
              <w:rPr>
                <w:rFonts w:ascii="Consolas" w:hAnsi="Consolas" w:cs="Helvetica"/>
                <w:color w:val="333333"/>
                <w:sz w:val="18"/>
                <w:szCs w:val="18"/>
                <w:lang w:eastAsia="et-EE"/>
                <w:rPrChange w:id="850"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51"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52"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853" w:author="Miguel Ferreira" w:date="2018-12-17T14:25:00Z">
                  <w:rPr>
                    <w:rFonts w:ascii="Consolas" w:hAnsi="Consolas" w:cs="Helvetica"/>
                    <w:color w:val="333333"/>
                    <w:sz w:val="18"/>
                    <w:szCs w:val="18"/>
                    <w:lang w:val="et-EE" w:eastAsia="et-EE"/>
                  </w:rPr>
                </w:rPrChange>
              </w:rPr>
              <w:t>&gt;SIP Creator&lt;/</w:t>
            </w:r>
            <w:r w:rsidRPr="00F65186">
              <w:rPr>
                <w:rFonts w:ascii="Consolas" w:hAnsi="Consolas" w:cs="Helvetica"/>
                <w:color w:val="63A35C"/>
                <w:sz w:val="18"/>
                <w:szCs w:val="18"/>
                <w:lang w:val="en-GB" w:eastAsia="et-EE"/>
                <w:rPrChange w:id="854" w:author="Miguel Ferreira" w:date="2018-12-17T14:25:00Z">
                  <w:rPr>
                    <w:rFonts w:ascii="Consolas" w:hAnsi="Consolas" w:cs="Helvetica"/>
                    <w:color w:val="63A35C"/>
                    <w:sz w:val="18"/>
                    <w:szCs w:val="18"/>
                    <w:lang w:val="et-EE" w:eastAsia="et-EE"/>
                  </w:rPr>
                </w:rPrChange>
              </w:rPr>
              <w:t>name</w:t>
            </w:r>
            <w:r w:rsidRPr="00F65186">
              <w:rPr>
                <w:rFonts w:ascii="Consolas" w:hAnsi="Consolas" w:cs="Helvetica"/>
                <w:color w:val="333333"/>
                <w:sz w:val="18"/>
                <w:szCs w:val="18"/>
                <w:lang w:val="en-GB" w:eastAsia="et-EE"/>
                <w:rPrChange w:id="855" w:author="Miguel Ferreira" w:date="2018-12-17T14:25:00Z">
                  <w:rPr>
                    <w:rFonts w:ascii="Consolas" w:hAnsi="Consolas" w:cs="Helvetica"/>
                    <w:color w:val="333333"/>
                    <w:sz w:val="18"/>
                    <w:szCs w:val="18"/>
                    <w:lang w:val="et-EE" w:eastAsia="et-EE"/>
                  </w:rPr>
                </w:rPrChange>
              </w:rPr>
              <w:t>&gt;</w:t>
            </w:r>
          </w:p>
        </w:tc>
      </w:tr>
      <w:tr w:rsidR="00BC33B7" w:rsidRPr="003E74F1" w14:paraId="6F57BC38" w14:textId="77777777" w:rsidTr="00C2099E">
        <w:tc>
          <w:tcPr>
            <w:tcW w:w="9931" w:type="dxa"/>
            <w:shd w:val="clear" w:color="auto" w:fill="FFFFFF"/>
            <w:tcMar>
              <w:top w:w="0" w:type="dxa"/>
              <w:left w:w="150" w:type="dxa"/>
              <w:bottom w:w="0" w:type="dxa"/>
              <w:right w:w="150" w:type="dxa"/>
            </w:tcMar>
            <w:hideMark/>
          </w:tcPr>
          <w:p w14:paraId="2E3CD8D9" w14:textId="77777777" w:rsidR="00BC33B7" w:rsidRPr="00F65186" w:rsidRDefault="00BC33B7" w:rsidP="00C2099E">
            <w:pPr>
              <w:spacing w:after="0" w:line="218" w:lineRule="atLeast"/>
              <w:rPr>
                <w:rFonts w:ascii="Consolas" w:hAnsi="Consolas" w:cs="Helvetica"/>
                <w:color w:val="333333"/>
                <w:sz w:val="18"/>
                <w:szCs w:val="18"/>
                <w:lang w:eastAsia="et-EE"/>
                <w:rPrChange w:id="856"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57"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58"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859" w:author="Miguel Ferreira" w:date="2018-12-17T14:25:00Z">
                  <w:rPr>
                    <w:rFonts w:ascii="Consolas" w:hAnsi="Consolas" w:cs="Helvetica"/>
                    <w:color w:val="333333"/>
                    <w:sz w:val="18"/>
                    <w:szCs w:val="18"/>
                    <w:lang w:val="et-EE" w:eastAsia="et-EE"/>
                  </w:rPr>
                </w:rPrChange>
              </w:rPr>
              <w:t>&gt;VERSION=0.0.2&lt;/</w:t>
            </w:r>
            <w:r w:rsidRPr="00F65186">
              <w:rPr>
                <w:rFonts w:ascii="Consolas" w:hAnsi="Consolas" w:cs="Helvetica"/>
                <w:color w:val="63A35C"/>
                <w:sz w:val="18"/>
                <w:szCs w:val="18"/>
                <w:lang w:val="en-GB" w:eastAsia="et-EE"/>
                <w:rPrChange w:id="860" w:author="Miguel Ferreira" w:date="2018-12-17T14:25:00Z">
                  <w:rPr>
                    <w:rFonts w:ascii="Consolas" w:hAnsi="Consolas" w:cs="Helvetica"/>
                    <w:color w:val="63A35C"/>
                    <w:sz w:val="18"/>
                    <w:szCs w:val="18"/>
                    <w:lang w:val="et-EE" w:eastAsia="et-EE"/>
                  </w:rPr>
                </w:rPrChange>
              </w:rPr>
              <w:t>note</w:t>
            </w:r>
            <w:r w:rsidRPr="00F65186">
              <w:rPr>
                <w:rFonts w:ascii="Consolas" w:hAnsi="Consolas" w:cs="Helvetica"/>
                <w:color w:val="333333"/>
                <w:sz w:val="18"/>
                <w:szCs w:val="18"/>
                <w:lang w:val="en-GB" w:eastAsia="et-EE"/>
                <w:rPrChange w:id="861" w:author="Miguel Ferreira" w:date="2018-12-17T14:25:00Z">
                  <w:rPr>
                    <w:rFonts w:ascii="Consolas" w:hAnsi="Consolas" w:cs="Helvetica"/>
                    <w:color w:val="333333"/>
                    <w:sz w:val="18"/>
                    <w:szCs w:val="18"/>
                    <w:lang w:val="et-EE" w:eastAsia="et-EE"/>
                  </w:rPr>
                </w:rPrChange>
              </w:rPr>
              <w:t>&gt;</w:t>
            </w:r>
          </w:p>
        </w:tc>
      </w:tr>
      <w:tr w:rsidR="00BC33B7" w:rsidRPr="003E74F1" w14:paraId="12851298" w14:textId="77777777" w:rsidTr="00C2099E">
        <w:trPr>
          <w:trHeight w:val="74"/>
        </w:trPr>
        <w:tc>
          <w:tcPr>
            <w:tcW w:w="9931" w:type="dxa"/>
            <w:shd w:val="clear" w:color="auto" w:fill="FFFFFF"/>
            <w:tcMar>
              <w:top w:w="0" w:type="dxa"/>
              <w:left w:w="150" w:type="dxa"/>
              <w:bottom w:w="0" w:type="dxa"/>
              <w:right w:w="150" w:type="dxa"/>
            </w:tcMar>
            <w:hideMark/>
          </w:tcPr>
          <w:p w14:paraId="13DCA3D0" w14:textId="77777777" w:rsidR="001B41B5" w:rsidRPr="00F65186" w:rsidRDefault="00BC33B7" w:rsidP="00C2099E">
            <w:pPr>
              <w:spacing w:after="0" w:line="218" w:lineRule="atLeast"/>
              <w:rPr>
                <w:rFonts w:ascii="Consolas" w:hAnsi="Consolas" w:cs="Helvetica"/>
                <w:color w:val="333333"/>
                <w:sz w:val="18"/>
                <w:szCs w:val="18"/>
                <w:lang w:eastAsia="et-EE"/>
                <w:rPrChange w:id="862"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63" w:author="Miguel Ferreira" w:date="2018-12-17T14:25:00Z">
                  <w:rPr>
                    <w:rFonts w:ascii="Consolas" w:hAnsi="Consolas" w:cs="Helvetica"/>
                    <w:color w:val="333333"/>
                    <w:sz w:val="18"/>
                    <w:szCs w:val="18"/>
                    <w:lang w:val="et-EE" w:eastAsia="et-EE"/>
                  </w:rPr>
                </w:rPrChange>
              </w:rPr>
              <w:t xml:space="preserve">    &lt;/</w:t>
            </w:r>
            <w:r w:rsidRPr="00F65186">
              <w:rPr>
                <w:rFonts w:ascii="Consolas" w:hAnsi="Consolas" w:cs="Helvetica"/>
                <w:color w:val="63A35C"/>
                <w:sz w:val="18"/>
                <w:szCs w:val="18"/>
                <w:lang w:eastAsia="et-EE"/>
                <w:rPrChange w:id="864" w:author="Miguel Ferreira" w:date="2018-12-17T14:25:00Z">
                  <w:rPr>
                    <w:rFonts w:ascii="Consolas" w:hAnsi="Consolas" w:cs="Helvetica"/>
                    <w:color w:val="63A35C"/>
                    <w:sz w:val="18"/>
                    <w:szCs w:val="18"/>
                    <w:lang w:val="et-EE" w:eastAsia="et-EE"/>
                  </w:rPr>
                </w:rPrChange>
              </w:rPr>
              <w:t>agent</w:t>
            </w:r>
            <w:r w:rsidRPr="00F65186">
              <w:rPr>
                <w:rFonts w:ascii="Consolas" w:hAnsi="Consolas" w:cs="Helvetica"/>
                <w:color w:val="333333"/>
                <w:sz w:val="18"/>
                <w:szCs w:val="18"/>
                <w:lang w:val="en-GB" w:eastAsia="et-EE"/>
                <w:rPrChange w:id="865" w:author="Miguel Ferreira" w:date="2018-12-17T14:25:00Z">
                  <w:rPr>
                    <w:rFonts w:ascii="Consolas" w:hAnsi="Consolas" w:cs="Helvetica"/>
                    <w:color w:val="333333"/>
                    <w:sz w:val="18"/>
                    <w:szCs w:val="18"/>
                    <w:lang w:val="et-EE" w:eastAsia="et-EE"/>
                  </w:rPr>
                </w:rPrChange>
              </w:rPr>
              <w:t>&gt;</w:t>
            </w:r>
          </w:p>
        </w:tc>
      </w:tr>
      <w:tr w:rsidR="00BC33B7" w:rsidRPr="003E74F1" w14:paraId="746735C1" w14:textId="77777777" w:rsidTr="00C2099E">
        <w:tc>
          <w:tcPr>
            <w:tcW w:w="9931" w:type="dxa"/>
            <w:shd w:val="clear" w:color="auto" w:fill="FFFFFF"/>
            <w:tcMar>
              <w:top w:w="0" w:type="dxa"/>
              <w:left w:w="150" w:type="dxa"/>
              <w:bottom w:w="0" w:type="dxa"/>
              <w:right w:w="150" w:type="dxa"/>
            </w:tcMar>
            <w:hideMark/>
          </w:tcPr>
          <w:p w14:paraId="16271542" w14:textId="77777777" w:rsidR="00BC33B7" w:rsidRPr="00F65186" w:rsidRDefault="00BC33B7" w:rsidP="00C2099E">
            <w:pPr>
              <w:spacing w:after="0" w:line="218" w:lineRule="atLeast"/>
              <w:rPr>
                <w:rFonts w:ascii="Consolas" w:hAnsi="Consolas" w:cs="Helvetica"/>
                <w:color w:val="333333"/>
                <w:sz w:val="18"/>
                <w:szCs w:val="18"/>
                <w:lang w:eastAsia="et-EE"/>
                <w:rPrChange w:id="866"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67" w:author="Miguel Ferreira" w:date="2018-12-17T14:25:00Z">
                  <w:rPr>
                    <w:rFonts w:ascii="Consolas" w:hAnsi="Consolas" w:cs="Helvetica"/>
                    <w:color w:val="333333"/>
                    <w:sz w:val="18"/>
                    <w:szCs w:val="18"/>
                    <w:lang w:val="et-EE" w:eastAsia="et-EE"/>
                  </w:rPr>
                </w:rPrChange>
              </w:rPr>
              <w:t xml:space="preserve">  &lt;/</w:t>
            </w:r>
            <w:proofErr w:type="spellStart"/>
            <w:r w:rsidRPr="00F65186">
              <w:rPr>
                <w:rFonts w:ascii="Consolas" w:hAnsi="Consolas" w:cs="Helvetica"/>
                <w:color w:val="63A35C"/>
                <w:sz w:val="18"/>
                <w:szCs w:val="18"/>
                <w:lang w:eastAsia="et-EE"/>
                <w:rPrChange w:id="868" w:author="Miguel Ferreira" w:date="2018-12-17T14:25:00Z">
                  <w:rPr>
                    <w:rFonts w:ascii="Consolas" w:hAnsi="Consolas" w:cs="Helvetica"/>
                    <w:color w:val="63A35C"/>
                    <w:sz w:val="18"/>
                    <w:szCs w:val="18"/>
                    <w:lang w:val="et-EE" w:eastAsia="et-EE"/>
                  </w:rPr>
                </w:rPrChange>
              </w:rPr>
              <w:t>metsHdr</w:t>
            </w:r>
            <w:proofErr w:type="spellEnd"/>
            <w:r w:rsidRPr="00F65186">
              <w:rPr>
                <w:rFonts w:ascii="Consolas" w:hAnsi="Consolas" w:cs="Helvetica"/>
                <w:color w:val="333333"/>
                <w:sz w:val="18"/>
                <w:szCs w:val="18"/>
                <w:lang w:eastAsia="et-EE"/>
                <w:rPrChange w:id="869" w:author="Miguel Ferreira" w:date="2018-12-17T14:25:00Z">
                  <w:rPr>
                    <w:rFonts w:ascii="Consolas" w:hAnsi="Consolas" w:cs="Helvetica"/>
                    <w:color w:val="333333"/>
                    <w:sz w:val="18"/>
                    <w:szCs w:val="18"/>
                    <w:lang w:val="et-EE" w:eastAsia="et-EE"/>
                  </w:rPr>
                </w:rPrChange>
              </w:rPr>
              <w:t>&gt;</w:t>
            </w:r>
          </w:p>
        </w:tc>
      </w:tr>
    </w:tbl>
    <w:p w14:paraId="36861078" w14:textId="77777777" w:rsidR="00BC33B7" w:rsidRPr="00581988" w:rsidRDefault="00BC33B7" w:rsidP="0080375E">
      <w:pPr>
        <w:pStyle w:val="NormalIndent"/>
        <w:spacing w:line="276" w:lineRule="auto"/>
        <w:rPr>
          <w:rFonts w:ascii="Calibri" w:hAnsi="Calibri"/>
          <w:sz w:val="22"/>
          <w:szCs w:val="22"/>
          <w:lang w:val="en-GB"/>
        </w:rPr>
      </w:pPr>
    </w:p>
    <w:p w14:paraId="5032A00A" w14:textId="77777777" w:rsidR="0080375E" w:rsidRPr="00581988" w:rsidRDefault="0080375E" w:rsidP="0080375E">
      <w:pPr>
        <w:pStyle w:val="ListParagraph1"/>
        <w:ind w:left="360"/>
      </w:pPr>
    </w:p>
    <w:p w14:paraId="41326E4F" w14:textId="77777777" w:rsidR="00BC407C" w:rsidRPr="00581988" w:rsidRDefault="00E53DE7" w:rsidP="00955280">
      <w:pPr>
        <w:pStyle w:val="Heading2"/>
        <w:spacing w:before="240"/>
        <w:ind w:left="788"/>
        <w:rPr>
          <w:lang w:val="en-GB"/>
        </w:rPr>
      </w:pPr>
      <w:r w:rsidRPr="00581988">
        <w:rPr>
          <w:lang w:val="en-GB"/>
        </w:rPr>
        <w:br w:type="page"/>
      </w:r>
      <w:bookmarkStart w:id="870" w:name="_Toc532820059"/>
      <w:r w:rsidR="00BC407C" w:rsidRPr="00581988">
        <w:rPr>
          <w:lang w:val="en-GB"/>
        </w:rPr>
        <w:lastRenderedPageBreak/>
        <w:t>Descriptive metadata</w:t>
      </w:r>
      <w:bookmarkEnd w:id="870"/>
      <w:r w:rsidR="00BC407C" w:rsidRPr="00581988">
        <w:rPr>
          <w:lang w:val="en-GB"/>
        </w:rPr>
        <w:t xml:space="preserve"> </w:t>
      </w:r>
    </w:p>
    <w:p w14:paraId="46BE9BE6" w14:textId="77777777" w:rsidR="00BC407C" w:rsidRPr="00581988" w:rsidRDefault="00B46562" w:rsidP="00B46562">
      <w:pPr>
        <w:pStyle w:val="ListParagraph1"/>
        <w:ind w:left="0"/>
      </w:pPr>
      <w:r w:rsidRPr="00581988">
        <w:t xml:space="preserve">The METS descriptive metadata element </w:t>
      </w:r>
      <w:r w:rsidR="00BC407C" w:rsidRPr="00581988">
        <w:t>&lt;</w:t>
      </w:r>
      <w:proofErr w:type="spellStart"/>
      <w:r w:rsidR="00BC407C" w:rsidRPr="00581988">
        <w:t>dmdSec</w:t>
      </w:r>
      <w:proofErr w:type="spellEnd"/>
      <w:r w:rsidR="00BC407C" w:rsidRPr="00581988">
        <w:t xml:space="preserve">&gt; </w:t>
      </w:r>
      <w:r w:rsidRPr="00581988">
        <w:t>references to archival description</w:t>
      </w:r>
      <w:r w:rsidR="00BC407C" w:rsidRPr="00581988">
        <w:t xml:space="preserve"> metadata (EAD, EAC-CPF, etc.)</w:t>
      </w:r>
      <w:r w:rsidRPr="00581988">
        <w:t xml:space="preserve"> as seen in </w:t>
      </w:r>
      <w:r w:rsidRPr="00581988">
        <w:fldChar w:fldCharType="begin"/>
      </w:r>
      <w:r w:rsidRPr="00581988">
        <w:instrText xml:space="preserve"> REF _Ref435550210 \h </w:instrText>
      </w:r>
      <w:r w:rsidRPr="00581988">
        <w:fldChar w:fldCharType="separate"/>
      </w:r>
      <w:r w:rsidR="00AB4736" w:rsidRPr="00581988">
        <w:t xml:space="preserve">Figure </w:t>
      </w:r>
      <w:r w:rsidR="00AB4736" w:rsidRPr="00581988">
        <w:rPr>
          <w:noProof/>
        </w:rPr>
        <w:t>5</w:t>
      </w:r>
      <w:r w:rsidRPr="00581988">
        <w:fldChar w:fldCharType="end"/>
      </w:r>
      <w:r w:rsidR="00BC407C" w:rsidRPr="00581988">
        <w:t>.</w:t>
      </w:r>
    </w:p>
    <w:p w14:paraId="196FA02C" w14:textId="77777777" w:rsidR="00B46562" w:rsidRPr="00581988" w:rsidRDefault="00B46562" w:rsidP="00B46562">
      <w:pPr>
        <w:pStyle w:val="ListParagraph1"/>
        <w:ind w:left="0"/>
      </w:pPr>
    </w:p>
    <w:p w14:paraId="6A6074C0" w14:textId="77777777" w:rsidR="00B46562" w:rsidRPr="00581988" w:rsidRDefault="000A6B90" w:rsidP="00B46562">
      <w:pPr>
        <w:pStyle w:val="ListParagraph1"/>
        <w:keepNext/>
        <w:ind w:left="0"/>
      </w:pPr>
      <w:r w:rsidRPr="004522EB">
        <w:rPr>
          <w:noProof/>
        </w:rPr>
        <w:object w:dxaOrig="22710" w:dyaOrig="6958" w14:anchorId="2587C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86.1pt;height:88.1pt;mso-width-percent:0;mso-height-percent:0;mso-width-percent:0;mso-height-percent:0" o:ole="">
            <v:imagedata r:id="rId29" o:title=""/>
          </v:shape>
          <o:OLEObject Type="Embed" ProgID="Visio.Drawing.11" ShapeID="_x0000_i1028" DrawAspect="Content" ObjectID="_1606565637" r:id="rId30"/>
        </w:object>
      </w:r>
    </w:p>
    <w:p w14:paraId="116BCF81" w14:textId="36F90CE2" w:rsidR="0080375E" w:rsidRPr="00581988" w:rsidRDefault="00B46562" w:rsidP="00B46562">
      <w:pPr>
        <w:pStyle w:val="Caption"/>
        <w:rPr>
          <w:lang w:val="en-GB"/>
        </w:rPr>
      </w:pPr>
      <w:bookmarkStart w:id="871" w:name="_Ref435550210"/>
      <w:bookmarkStart w:id="872" w:name="_Toc473623496"/>
      <w:r w:rsidRPr="00581988">
        <w:rPr>
          <w:lang w:val="en-GB"/>
        </w:rPr>
        <w:t xml:space="preserve">Figure </w:t>
      </w:r>
      <w:r w:rsidRPr="00581988">
        <w:rPr>
          <w:lang w:val="en-GB"/>
        </w:rPr>
        <w:fldChar w:fldCharType="begin"/>
      </w:r>
      <w:r w:rsidRPr="00581988">
        <w:rPr>
          <w:lang w:val="en-GB"/>
        </w:rPr>
        <w:instrText xml:space="preserve"> SEQ Figure \* ARABIC </w:instrText>
      </w:r>
      <w:r w:rsidRPr="00581988">
        <w:rPr>
          <w:lang w:val="en-GB"/>
        </w:rPr>
        <w:fldChar w:fldCharType="separate"/>
      </w:r>
      <w:ins w:id="873" w:author="Miguel Ferreira" w:date="2018-12-17T14:46:00Z">
        <w:r w:rsidR="009A4B40">
          <w:rPr>
            <w:noProof/>
            <w:lang w:val="en-GB"/>
          </w:rPr>
          <w:t>9</w:t>
        </w:r>
      </w:ins>
      <w:del w:id="874" w:author="Miguel Ferreira" w:date="2018-12-17T14:39:00Z">
        <w:r w:rsidR="00AB4736" w:rsidRPr="00581988" w:rsidDel="00363AC8">
          <w:rPr>
            <w:noProof/>
            <w:lang w:val="en-GB"/>
          </w:rPr>
          <w:delText>5</w:delText>
        </w:r>
      </w:del>
      <w:r w:rsidRPr="00581988">
        <w:rPr>
          <w:lang w:val="en-GB"/>
        </w:rPr>
        <w:fldChar w:fldCharType="end"/>
      </w:r>
      <w:bookmarkEnd w:id="871"/>
      <w:r w:rsidRPr="00581988">
        <w:rPr>
          <w:lang w:val="en-GB"/>
        </w:rPr>
        <w:t>: METS descriptive metadata</w:t>
      </w:r>
      <w:bookmarkEnd w:id="872"/>
    </w:p>
    <w:p w14:paraId="700454F6" w14:textId="77777777" w:rsidR="0080375E" w:rsidRPr="00581988" w:rsidRDefault="0080375E" w:rsidP="00854E88">
      <w:pPr>
        <w:pStyle w:val="NormalIndent"/>
        <w:spacing w:line="276" w:lineRule="auto"/>
        <w:rPr>
          <w:rFonts w:ascii="Calibri" w:hAnsi="Calibri"/>
          <w:sz w:val="22"/>
          <w:szCs w:val="22"/>
          <w:lang w:val="en-GB"/>
        </w:rPr>
      </w:pPr>
      <w:r w:rsidRPr="00581988">
        <w:rPr>
          <w:rFonts w:ascii="Calibri" w:hAnsi="Calibri"/>
          <w:sz w:val="22"/>
          <w:szCs w:val="22"/>
          <w:lang w:val="en-GB"/>
        </w:rPr>
        <w:t xml:space="preserve">Archival information can be included in the METS package. </w:t>
      </w:r>
      <w:r w:rsidR="00116BE5" w:rsidRPr="00581988">
        <w:rPr>
          <w:rFonts w:ascii="Calibri" w:hAnsi="Calibri"/>
          <w:sz w:val="22"/>
          <w:szCs w:val="22"/>
          <w:lang w:val="en-GB"/>
        </w:rPr>
        <w:t>Usually, f</w:t>
      </w:r>
      <w:r w:rsidRPr="00581988">
        <w:rPr>
          <w:rFonts w:ascii="Calibri" w:hAnsi="Calibri"/>
          <w:sz w:val="22"/>
          <w:szCs w:val="22"/>
          <w:lang w:val="en-GB"/>
        </w:rPr>
        <w:t xml:space="preserve">or the </w:t>
      </w:r>
      <w:r w:rsidR="007F4D55" w:rsidRPr="00581988">
        <w:rPr>
          <w:rFonts w:ascii="Calibri" w:hAnsi="Calibri"/>
          <w:sz w:val="22"/>
          <w:szCs w:val="22"/>
          <w:lang w:val="en-GB"/>
        </w:rPr>
        <w:t>archival institutions</w:t>
      </w:r>
      <w:r w:rsidRPr="00581988">
        <w:rPr>
          <w:rFonts w:ascii="Calibri" w:hAnsi="Calibri"/>
          <w:sz w:val="22"/>
          <w:szCs w:val="22"/>
          <w:lang w:val="en-GB"/>
        </w:rPr>
        <w:t xml:space="preserve"> this information is delivered in EAD and EAC-CPF</w:t>
      </w:r>
      <w:r w:rsidR="00E05A0D" w:rsidRPr="00581988">
        <w:rPr>
          <w:rFonts w:ascii="Calibri" w:hAnsi="Calibri"/>
          <w:sz w:val="22"/>
          <w:szCs w:val="22"/>
          <w:lang w:val="en-GB"/>
        </w:rPr>
        <w:t xml:space="preserve"> formats</w:t>
      </w:r>
      <w:r w:rsidRPr="00581988">
        <w:rPr>
          <w:rFonts w:ascii="Calibri" w:hAnsi="Calibri"/>
          <w:sz w:val="22"/>
          <w:szCs w:val="22"/>
          <w:lang w:val="en-GB"/>
        </w:rPr>
        <w:t>.</w:t>
      </w:r>
    </w:p>
    <w:p w14:paraId="713C5E0C" w14:textId="77777777" w:rsidR="0080375E" w:rsidRPr="00581988" w:rsidRDefault="0080375E" w:rsidP="00854E88">
      <w:pPr>
        <w:pStyle w:val="NormalIndent"/>
        <w:spacing w:line="276" w:lineRule="auto"/>
        <w:rPr>
          <w:rFonts w:ascii="Calibri" w:hAnsi="Calibri"/>
          <w:sz w:val="22"/>
          <w:szCs w:val="22"/>
          <w:lang w:val="en-GB"/>
        </w:rPr>
      </w:pPr>
      <w:r w:rsidRPr="00581988">
        <w:rPr>
          <w:rFonts w:ascii="Calibri" w:hAnsi="Calibri"/>
          <w:sz w:val="22"/>
          <w:szCs w:val="22"/>
          <w:lang w:val="en-GB"/>
        </w:rPr>
        <w:t xml:space="preserve">To include EAD and EAC-CPF in a METS profile the use of </w:t>
      </w:r>
      <w:r w:rsidR="00854E88" w:rsidRPr="00581988">
        <w:rPr>
          <w:rFonts w:ascii="Calibri" w:hAnsi="Calibri"/>
          <w:sz w:val="22"/>
          <w:szCs w:val="22"/>
          <w:lang w:val="en-GB"/>
        </w:rPr>
        <w:t>&lt;</w:t>
      </w:r>
      <w:proofErr w:type="spellStart"/>
      <w:r w:rsidRPr="00581988">
        <w:rPr>
          <w:rFonts w:ascii="Calibri" w:hAnsi="Calibri"/>
          <w:sz w:val="22"/>
          <w:szCs w:val="22"/>
          <w:lang w:val="en-GB"/>
        </w:rPr>
        <w:t>dmdSec</w:t>
      </w:r>
      <w:proofErr w:type="spellEnd"/>
      <w:r w:rsidR="00854E88" w:rsidRPr="00581988">
        <w:rPr>
          <w:rFonts w:ascii="Calibri" w:hAnsi="Calibri"/>
          <w:sz w:val="22"/>
          <w:szCs w:val="22"/>
          <w:lang w:val="en-GB"/>
        </w:rPr>
        <w:t>&gt;</w:t>
      </w:r>
      <w:r w:rsidRPr="00581988">
        <w:rPr>
          <w:rFonts w:ascii="Calibri" w:hAnsi="Calibri"/>
          <w:sz w:val="22"/>
          <w:szCs w:val="22"/>
          <w:lang w:val="en-GB"/>
        </w:rPr>
        <w:t xml:space="preserve"> is to be preferred according to the </w:t>
      </w:r>
      <w:r w:rsidR="004A4538" w:rsidRPr="00581988">
        <w:rPr>
          <w:rFonts w:ascii="Calibri" w:hAnsi="Calibri"/>
          <w:sz w:val="22"/>
          <w:szCs w:val="22"/>
          <w:lang w:val="en-GB"/>
        </w:rPr>
        <w:t>METS implementation guide referenced above</w:t>
      </w:r>
      <w:r w:rsidRPr="00581988">
        <w:rPr>
          <w:rFonts w:ascii="Calibri" w:hAnsi="Calibri"/>
          <w:sz w:val="22"/>
          <w:szCs w:val="22"/>
          <w:lang w:val="en-GB"/>
        </w:rPr>
        <w:t xml:space="preserve">. The complete rules for all elements and attributes in the </w:t>
      </w:r>
      <w:r w:rsidR="00854E88" w:rsidRPr="00581988">
        <w:rPr>
          <w:rFonts w:ascii="Calibri" w:hAnsi="Calibri"/>
          <w:sz w:val="22"/>
          <w:szCs w:val="22"/>
          <w:lang w:val="en-GB"/>
        </w:rPr>
        <w:t>&lt;</w:t>
      </w:r>
      <w:proofErr w:type="spellStart"/>
      <w:r w:rsidRPr="00581988">
        <w:rPr>
          <w:rFonts w:ascii="Calibri" w:hAnsi="Calibri"/>
          <w:sz w:val="22"/>
          <w:szCs w:val="22"/>
          <w:lang w:val="en-GB"/>
        </w:rPr>
        <w:t>dmdSec</w:t>
      </w:r>
      <w:proofErr w:type="spellEnd"/>
      <w:r w:rsidR="00854E88" w:rsidRPr="00581988">
        <w:rPr>
          <w:rFonts w:ascii="Calibri" w:hAnsi="Calibri"/>
          <w:sz w:val="22"/>
          <w:szCs w:val="22"/>
          <w:lang w:val="en-GB"/>
        </w:rPr>
        <w:t>&gt;</w:t>
      </w:r>
      <w:r w:rsidRPr="00581988">
        <w:rPr>
          <w:rFonts w:ascii="Calibri" w:hAnsi="Calibri"/>
          <w:sz w:val="22"/>
          <w:szCs w:val="22"/>
          <w:lang w:val="en-GB"/>
        </w:rPr>
        <w:t xml:space="preserve"> are stated in the profile, the specific elements used when referencing and embedding is shown below.</w:t>
      </w:r>
    </w:p>
    <w:p w14:paraId="33F0D5CA" w14:textId="77777777" w:rsidR="0080375E" w:rsidRPr="00581988" w:rsidRDefault="0080375E" w:rsidP="00854E88">
      <w:pPr>
        <w:pStyle w:val="NormalIndent"/>
        <w:spacing w:line="276" w:lineRule="auto"/>
        <w:rPr>
          <w:rFonts w:ascii="Calibri" w:hAnsi="Calibri"/>
          <w:sz w:val="22"/>
          <w:szCs w:val="22"/>
          <w:lang w:val="en-GB"/>
        </w:rPr>
      </w:pPr>
      <w:r w:rsidRPr="00581988">
        <w:rPr>
          <w:rFonts w:ascii="Calibri" w:hAnsi="Calibri"/>
          <w:sz w:val="22"/>
          <w:szCs w:val="22"/>
          <w:lang w:val="en-GB"/>
        </w:rPr>
        <w:t xml:space="preserve">Other metadata standards for description and administrative purposes can be used and referencing them must adhere to the </w:t>
      </w:r>
      <w:r w:rsidR="00854E88" w:rsidRPr="00581988">
        <w:rPr>
          <w:rFonts w:ascii="Calibri" w:hAnsi="Calibri"/>
          <w:sz w:val="22"/>
          <w:szCs w:val="22"/>
          <w:lang w:val="en-GB"/>
        </w:rPr>
        <w:t>&lt;</w:t>
      </w:r>
      <w:proofErr w:type="spellStart"/>
      <w:r w:rsidRPr="00581988">
        <w:rPr>
          <w:rFonts w:ascii="Calibri" w:hAnsi="Calibri"/>
          <w:sz w:val="22"/>
          <w:szCs w:val="22"/>
          <w:lang w:val="en-GB"/>
        </w:rPr>
        <w:t>amdSec</w:t>
      </w:r>
      <w:proofErr w:type="spellEnd"/>
      <w:r w:rsidR="00854E88" w:rsidRPr="00581988">
        <w:rPr>
          <w:rFonts w:ascii="Calibri" w:hAnsi="Calibri"/>
          <w:sz w:val="22"/>
          <w:szCs w:val="22"/>
          <w:lang w:val="en-GB"/>
        </w:rPr>
        <w:t>&gt;</w:t>
      </w:r>
      <w:r w:rsidRPr="00581988">
        <w:rPr>
          <w:rFonts w:ascii="Calibri" w:hAnsi="Calibri"/>
          <w:sz w:val="22"/>
          <w:szCs w:val="22"/>
          <w:lang w:val="en-GB"/>
        </w:rPr>
        <w:t xml:space="preserve"> and </w:t>
      </w:r>
      <w:r w:rsidR="00854E88" w:rsidRPr="00581988">
        <w:rPr>
          <w:rFonts w:ascii="Calibri" w:hAnsi="Calibri"/>
          <w:sz w:val="22"/>
          <w:szCs w:val="22"/>
          <w:lang w:val="en-GB"/>
        </w:rPr>
        <w:t>&lt;</w:t>
      </w:r>
      <w:proofErr w:type="spellStart"/>
      <w:r w:rsidRPr="00581988">
        <w:rPr>
          <w:rFonts w:ascii="Calibri" w:hAnsi="Calibri"/>
          <w:sz w:val="22"/>
          <w:szCs w:val="22"/>
          <w:lang w:val="en-GB"/>
        </w:rPr>
        <w:t>dmdSec</w:t>
      </w:r>
      <w:proofErr w:type="spellEnd"/>
      <w:r w:rsidR="00854E88" w:rsidRPr="00581988">
        <w:rPr>
          <w:rFonts w:ascii="Calibri" w:hAnsi="Calibri"/>
          <w:sz w:val="22"/>
          <w:szCs w:val="22"/>
          <w:lang w:val="en-GB"/>
        </w:rPr>
        <w:t>&gt;</w:t>
      </w:r>
      <w:r w:rsidRPr="00581988">
        <w:rPr>
          <w:rFonts w:ascii="Calibri" w:hAnsi="Calibri"/>
          <w:sz w:val="22"/>
          <w:szCs w:val="22"/>
          <w:lang w:val="en-GB"/>
        </w:rPr>
        <w:t xml:space="preserve"> rules</w:t>
      </w:r>
      <w:r w:rsidR="006E4D0E" w:rsidRPr="00581988">
        <w:rPr>
          <w:rFonts w:ascii="Calibri" w:hAnsi="Calibri"/>
          <w:sz w:val="22"/>
          <w:szCs w:val="22"/>
          <w:lang w:val="en-GB"/>
        </w:rPr>
        <w:t xml:space="preserve"> stated</w:t>
      </w:r>
      <w:r w:rsidRPr="00581988">
        <w:rPr>
          <w:rFonts w:ascii="Calibri" w:hAnsi="Calibri"/>
          <w:sz w:val="22"/>
          <w:szCs w:val="22"/>
          <w:lang w:val="en-GB"/>
        </w:rPr>
        <w:t xml:space="preserve"> in the profile. </w:t>
      </w:r>
    </w:p>
    <w:p w14:paraId="394681B9" w14:textId="77777777" w:rsidR="0080375E" w:rsidRPr="00581988" w:rsidRDefault="0080375E" w:rsidP="0080375E">
      <w:pPr>
        <w:pStyle w:val="NormalIndent"/>
        <w:rPr>
          <w:lang w:val="en-GB"/>
        </w:rPr>
      </w:pPr>
    </w:p>
    <w:p w14:paraId="60EB59CA" w14:textId="77777777" w:rsidR="0080375E" w:rsidRPr="00581988" w:rsidRDefault="0080375E" w:rsidP="0080375E">
      <w:pPr>
        <w:pStyle w:val="Caption"/>
        <w:rPr>
          <w:lang w:val="en-GB"/>
        </w:rPr>
      </w:pPr>
      <w:bookmarkStart w:id="875" w:name="_Toc473623488"/>
      <w:r w:rsidRPr="00581988">
        <w:rPr>
          <w:lang w:val="en-GB"/>
        </w:rPr>
        <w:t xml:space="preserve">Table </w:t>
      </w:r>
      <w:r w:rsidRPr="00581988">
        <w:rPr>
          <w:lang w:val="en-GB"/>
        </w:rPr>
        <w:fldChar w:fldCharType="begin"/>
      </w:r>
      <w:r w:rsidRPr="00581988">
        <w:rPr>
          <w:lang w:val="en-GB"/>
        </w:rPr>
        <w:instrText xml:space="preserve"> SEQ Table \* ARABIC </w:instrText>
      </w:r>
      <w:r w:rsidRPr="00581988">
        <w:rPr>
          <w:lang w:val="en-GB"/>
        </w:rPr>
        <w:fldChar w:fldCharType="separate"/>
      </w:r>
      <w:r w:rsidR="00AB4736" w:rsidRPr="00581988">
        <w:rPr>
          <w:noProof/>
          <w:lang w:val="en-GB"/>
        </w:rPr>
        <w:t>3</w:t>
      </w:r>
      <w:r w:rsidRPr="00581988">
        <w:rPr>
          <w:lang w:val="en-GB"/>
        </w:rPr>
        <w:fldChar w:fldCharType="end"/>
      </w:r>
      <w:r w:rsidRPr="00581988">
        <w:rPr>
          <w:lang w:val="en-GB"/>
        </w:rPr>
        <w:t>: EAD metadata</w:t>
      </w:r>
      <w:bookmarkEnd w:id="875"/>
    </w:p>
    <w:tbl>
      <w:tblPr>
        <w:tblW w:w="992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7"/>
        <w:gridCol w:w="3558"/>
        <w:gridCol w:w="832"/>
        <w:gridCol w:w="1843"/>
      </w:tblGrid>
      <w:tr w:rsidR="0080375E" w:rsidRPr="003E74F1" w14:paraId="6903CB9E" w14:textId="77777777" w:rsidTr="00AC05B0">
        <w:trPr>
          <w:trHeight w:val="255"/>
          <w:tblHeader/>
        </w:trPr>
        <w:tc>
          <w:tcPr>
            <w:tcW w:w="1843" w:type="dxa"/>
            <w:shd w:val="clear" w:color="auto" w:fill="92D050"/>
            <w:noWrap/>
            <w:vAlign w:val="bottom"/>
          </w:tcPr>
          <w:p w14:paraId="3FE09471" w14:textId="77777777" w:rsidR="0080375E" w:rsidRPr="00581988" w:rsidRDefault="0080375E" w:rsidP="00AC05B0">
            <w:pPr>
              <w:spacing w:before="120" w:after="120" w:line="240" w:lineRule="auto"/>
              <w:ind w:right="57"/>
              <w:rPr>
                <w:b/>
                <w:color w:val="FFFFFF"/>
              </w:rPr>
            </w:pPr>
            <w:r w:rsidRPr="00581988">
              <w:rPr>
                <w:b/>
                <w:color w:val="FFFFFF"/>
              </w:rPr>
              <w:t>Element</w:t>
            </w:r>
          </w:p>
        </w:tc>
        <w:tc>
          <w:tcPr>
            <w:tcW w:w="1847" w:type="dxa"/>
            <w:shd w:val="clear" w:color="auto" w:fill="92D050"/>
            <w:noWrap/>
            <w:vAlign w:val="bottom"/>
          </w:tcPr>
          <w:p w14:paraId="25AB88C5" w14:textId="77777777" w:rsidR="0080375E" w:rsidRPr="00581988" w:rsidRDefault="0080375E" w:rsidP="00AC05B0">
            <w:pPr>
              <w:spacing w:before="120" w:after="120" w:line="240" w:lineRule="auto"/>
              <w:ind w:right="57"/>
              <w:rPr>
                <w:b/>
                <w:color w:val="FFFFFF"/>
              </w:rPr>
            </w:pPr>
            <w:r w:rsidRPr="00581988">
              <w:rPr>
                <w:b/>
                <w:color w:val="FFFFFF"/>
              </w:rPr>
              <w:t>Definition</w:t>
            </w:r>
          </w:p>
        </w:tc>
        <w:tc>
          <w:tcPr>
            <w:tcW w:w="3558" w:type="dxa"/>
            <w:shd w:val="clear" w:color="auto" w:fill="92D050"/>
            <w:noWrap/>
            <w:vAlign w:val="bottom"/>
          </w:tcPr>
          <w:p w14:paraId="40AABF9D" w14:textId="77777777" w:rsidR="0080375E" w:rsidRPr="00581988" w:rsidRDefault="0080375E" w:rsidP="00AC05B0">
            <w:pPr>
              <w:spacing w:before="120" w:after="120" w:line="240" w:lineRule="auto"/>
              <w:ind w:right="57"/>
              <w:rPr>
                <w:b/>
                <w:color w:val="FFFFFF"/>
              </w:rPr>
            </w:pPr>
            <w:r w:rsidRPr="00581988">
              <w:rPr>
                <w:b/>
                <w:color w:val="FFFFFF"/>
              </w:rPr>
              <w:t>Explanation</w:t>
            </w:r>
          </w:p>
        </w:tc>
        <w:tc>
          <w:tcPr>
            <w:tcW w:w="832" w:type="dxa"/>
            <w:shd w:val="clear" w:color="auto" w:fill="92D050"/>
            <w:noWrap/>
            <w:vAlign w:val="bottom"/>
          </w:tcPr>
          <w:p w14:paraId="7185BFE6" w14:textId="77777777" w:rsidR="0080375E" w:rsidRPr="00581988" w:rsidRDefault="0080375E" w:rsidP="00AC05B0">
            <w:pPr>
              <w:spacing w:before="120" w:after="120" w:line="240" w:lineRule="auto"/>
              <w:ind w:right="57"/>
              <w:rPr>
                <w:b/>
                <w:color w:val="FFFFFF"/>
              </w:rPr>
            </w:pPr>
            <w:r w:rsidRPr="00581988">
              <w:rPr>
                <w:b/>
                <w:color w:val="FFFFFF"/>
              </w:rPr>
              <w:t>Card.</w:t>
            </w:r>
          </w:p>
        </w:tc>
        <w:tc>
          <w:tcPr>
            <w:tcW w:w="1843" w:type="dxa"/>
            <w:shd w:val="clear" w:color="auto" w:fill="92D050"/>
            <w:noWrap/>
            <w:vAlign w:val="bottom"/>
          </w:tcPr>
          <w:p w14:paraId="331FE0E7" w14:textId="77777777" w:rsidR="0080375E" w:rsidRPr="00581988" w:rsidRDefault="0080375E" w:rsidP="00AC05B0">
            <w:pPr>
              <w:spacing w:before="120" w:after="120" w:line="240" w:lineRule="auto"/>
              <w:ind w:right="57"/>
              <w:rPr>
                <w:b/>
                <w:color w:val="FFFFFF"/>
              </w:rPr>
            </w:pPr>
            <w:r w:rsidRPr="00581988">
              <w:rPr>
                <w:b/>
                <w:color w:val="FFFFFF"/>
              </w:rPr>
              <w:t>METS</w:t>
            </w:r>
          </w:p>
        </w:tc>
      </w:tr>
      <w:tr w:rsidR="0080375E" w:rsidRPr="003E74F1" w14:paraId="4B68F7C5" w14:textId="77777777" w:rsidTr="00AC05B0">
        <w:trPr>
          <w:trHeight w:val="429"/>
        </w:trPr>
        <w:tc>
          <w:tcPr>
            <w:tcW w:w="1843" w:type="dxa"/>
          </w:tcPr>
          <w:p w14:paraId="51A75419" w14:textId="77777777" w:rsidR="0080375E" w:rsidRPr="00581988" w:rsidRDefault="0080375E" w:rsidP="00AC05B0">
            <w:r w:rsidRPr="00581988">
              <w:t>EAD metadata file</w:t>
            </w:r>
          </w:p>
        </w:tc>
        <w:tc>
          <w:tcPr>
            <w:tcW w:w="1847" w:type="dxa"/>
          </w:tcPr>
          <w:p w14:paraId="1B522BE9" w14:textId="77777777" w:rsidR="0080375E" w:rsidRPr="00581988" w:rsidRDefault="0080375E" w:rsidP="00AC05B0">
            <w:r w:rsidRPr="00581988">
              <w:t>Metadata file in EAD format referenced in the METS document</w:t>
            </w:r>
          </w:p>
        </w:tc>
        <w:tc>
          <w:tcPr>
            <w:tcW w:w="3558" w:type="dxa"/>
          </w:tcPr>
          <w:p w14:paraId="3A6B418B" w14:textId="77777777" w:rsidR="0080375E" w:rsidRPr="00581988" w:rsidRDefault="0080375E" w:rsidP="007F4D55">
            <w:r w:rsidRPr="00581988">
              <w:t>Metadata file in EAD format when it</w:t>
            </w:r>
            <w:r w:rsidR="00D8370D" w:rsidRPr="00581988">
              <w:t xml:space="preserve"> i</w:t>
            </w:r>
            <w:r w:rsidRPr="00581988">
              <w:t xml:space="preserve">s referenced in the METS document. </w:t>
            </w:r>
          </w:p>
          <w:p w14:paraId="3FBE384E" w14:textId="77777777" w:rsidR="006B0167" w:rsidRPr="00581988" w:rsidRDefault="006B0167" w:rsidP="006B0167">
            <w:r w:rsidRPr="00581988">
              <w:t xml:space="preserve">Also an unique identifier (@ID), creation date (@CREATED) of the metadata in this section and the locator type (@LOCTYPE) used in the </w:t>
            </w:r>
            <w:proofErr w:type="spellStart"/>
            <w:proofErr w:type="gramStart"/>
            <w:r w:rsidRPr="00581988">
              <w:t>xlink:href</w:t>
            </w:r>
            <w:proofErr w:type="spellEnd"/>
            <w:proofErr w:type="gramEnd"/>
            <w:r w:rsidRPr="00581988">
              <w:t xml:space="preserve"> has to be recorded.</w:t>
            </w:r>
          </w:p>
        </w:tc>
        <w:tc>
          <w:tcPr>
            <w:tcW w:w="832" w:type="dxa"/>
          </w:tcPr>
          <w:p w14:paraId="7F82D4C2" w14:textId="77777777" w:rsidR="0080375E" w:rsidRPr="00581988" w:rsidRDefault="0080375E" w:rsidP="00AC05B0">
            <w:proofErr w:type="gramStart"/>
            <w:r w:rsidRPr="00581988">
              <w:t>0..*</w:t>
            </w:r>
            <w:proofErr w:type="gramEnd"/>
          </w:p>
        </w:tc>
        <w:tc>
          <w:tcPr>
            <w:tcW w:w="1843" w:type="dxa"/>
          </w:tcPr>
          <w:p w14:paraId="5929212B" w14:textId="77777777" w:rsidR="0080375E" w:rsidRPr="00581988" w:rsidRDefault="0080375E" w:rsidP="00AC05B0">
            <w:r w:rsidRPr="00581988">
              <w:t>&lt;</w:t>
            </w:r>
            <w:proofErr w:type="spellStart"/>
            <w:r w:rsidRPr="00581988">
              <w:t>dmdSec</w:t>
            </w:r>
            <w:proofErr w:type="spellEnd"/>
            <w:r w:rsidRPr="00581988">
              <w:t>&gt;</w:t>
            </w:r>
          </w:p>
          <w:p w14:paraId="19EA50DB" w14:textId="77777777" w:rsidR="0080375E" w:rsidRPr="00581988" w:rsidRDefault="0080375E" w:rsidP="00AC05B0">
            <w:r w:rsidRPr="00581988">
              <w:t>&lt;</w:t>
            </w:r>
            <w:proofErr w:type="spellStart"/>
            <w:r w:rsidRPr="00581988">
              <w:t>mdRef</w:t>
            </w:r>
            <w:proofErr w:type="spellEnd"/>
            <w:r w:rsidRPr="00581988">
              <w:t>:</w:t>
            </w:r>
          </w:p>
          <w:p w14:paraId="4D2C9A0E" w14:textId="77777777" w:rsidR="006B0167" w:rsidRPr="00581988" w:rsidRDefault="006B0167" w:rsidP="00AC05B0">
            <w:r w:rsidRPr="00581988">
              <w:t>ID="IDc9abe6db-84eb-4af3-9d45-ca235a959313"</w:t>
            </w:r>
          </w:p>
          <w:p w14:paraId="431EE347" w14:textId="77777777" w:rsidR="0080375E" w:rsidRPr="00581988" w:rsidRDefault="0080375E" w:rsidP="00AC05B0">
            <w:r w:rsidRPr="00581988">
              <w:t>MDTYPE</w:t>
            </w:r>
            <w:proofErr w:type="gramStart"/>
            <w:r w:rsidRPr="00581988">
              <w:t>=”EAD</w:t>
            </w:r>
            <w:proofErr w:type="gramEnd"/>
            <w:r w:rsidRPr="00581988">
              <w:t>”</w:t>
            </w:r>
          </w:p>
          <w:p w14:paraId="1301EC9E" w14:textId="77777777" w:rsidR="0080375E" w:rsidRPr="00581988" w:rsidRDefault="0080375E" w:rsidP="00AC05B0">
            <w:proofErr w:type="spellStart"/>
            <w:proofErr w:type="gramStart"/>
            <w:r w:rsidRPr="00581988">
              <w:t>xlink:href</w:t>
            </w:r>
            <w:proofErr w:type="spellEnd"/>
            <w:proofErr w:type="gramEnd"/>
            <w:r w:rsidRPr="00581988">
              <w:t>=”file:</w:t>
            </w:r>
            <w:r w:rsidR="007524AB" w:rsidRPr="00581988">
              <w:t>/</w:t>
            </w:r>
            <w:r w:rsidRPr="00581988">
              <w:t>/</w:t>
            </w:r>
            <w:r w:rsidR="00511FF2" w:rsidRPr="00581988">
              <w:rPr>
                <w:rStyle w:val="FootnoteReference"/>
              </w:rPr>
              <w:footnoteReference w:id="31"/>
            </w:r>
            <w:r w:rsidRPr="00581988">
              <w:t>[EAD-metadata file]”</w:t>
            </w:r>
          </w:p>
          <w:p w14:paraId="4BDF2A5C" w14:textId="77777777" w:rsidR="0080375E" w:rsidRPr="00581988" w:rsidRDefault="0080375E" w:rsidP="00AC05B0">
            <w:proofErr w:type="spellStart"/>
            <w:proofErr w:type="gramStart"/>
            <w:r w:rsidRPr="00581988">
              <w:t>xlink:type</w:t>
            </w:r>
            <w:proofErr w:type="spellEnd"/>
            <w:proofErr w:type="gramEnd"/>
            <w:r w:rsidRPr="00581988">
              <w:t>=”simple”&gt;</w:t>
            </w:r>
          </w:p>
        </w:tc>
      </w:tr>
      <w:tr w:rsidR="0080375E" w:rsidRPr="003E74F1" w14:paraId="522D9DDA" w14:textId="77777777" w:rsidTr="00AC05B0">
        <w:trPr>
          <w:trHeight w:val="429"/>
        </w:trPr>
        <w:tc>
          <w:tcPr>
            <w:tcW w:w="1843" w:type="dxa"/>
          </w:tcPr>
          <w:p w14:paraId="14F60D12" w14:textId="77777777" w:rsidR="0080375E" w:rsidRPr="00581988" w:rsidRDefault="0080375E" w:rsidP="00AC05B0">
            <w:r w:rsidRPr="00581988">
              <w:lastRenderedPageBreak/>
              <w:t>EAC-CPF metadata file</w:t>
            </w:r>
          </w:p>
        </w:tc>
        <w:tc>
          <w:tcPr>
            <w:tcW w:w="1847" w:type="dxa"/>
          </w:tcPr>
          <w:p w14:paraId="3E603079" w14:textId="77777777" w:rsidR="0080375E" w:rsidRPr="00581988" w:rsidRDefault="0080375E" w:rsidP="00AC05B0">
            <w:r w:rsidRPr="00581988">
              <w:t>Metadata file in EAC-CPF format referenced in the METS document</w:t>
            </w:r>
          </w:p>
        </w:tc>
        <w:tc>
          <w:tcPr>
            <w:tcW w:w="3558" w:type="dxa"/>
          </w:tcPr>
          <w:p w14:paraId="0B306FFF" w14:textId="77777777" w:rsidR="0080375E" w:rsidRPr="00581988" w:rsidRDefault="0080375E" w:rsidP="007F4D55">
            <w:r w:rsidRPr="00581988">
              <w:t>Metadata</w:t>
            </w:r>
            <w:r w:rsidR="00D8370D" w:rsidRPr="00581988">
              <w:t xml:space="preserve"> file in EAC-CPF format when it i</w:t>
            </w:r>
            <w:r w:rsidRPr="00581988">
              <w:t xml:space="preserve">s referenced in the METS document. </w:t>
            </w:r>
          </w:p>
          <w:p w14:paraId="5C453B8A" w14:textId="77777777" w:rsidR="006B0167" w:rsidRPr="00581988" w:rsidRDefault="006B0167" w:rsidP="007F4D55">
            <w:r w:rsidRPr="00581988">
              <w:t xml:space="preserve">Also an unique identifier (@ID), creation date (@CREATED) of the metadata in this section and the locator type (@LOCTYPE) used in the </w:t>
            </w:r>
            <w:proofErr w:type="spellStart"/>
            <w:proofErr w:type="gramStart"/>
            <w:r w:rsidRPr="00581988">
              <w:t>xlink:href</w:t>
            </w:r>
            <w:proofErr w:type="spellEnd"/>
            <w:proofErr w:type="gramEnd"/>
            <w:r w:rsidRPr="00581988">
              <w:t xml:space="preserve"> has to be recorded.</w:t>
            </w:r>
          </w:p>
        </w:tc>
        <w:tc>
          <w:tcPr>
            <w:tcW w:w="832" w:type="dxa"/>
          </w:tcPr>
          <w:p w14:paraId="6709F5EC" w14:textId="77777777" w:rsidR="0080375E" w:rsidRPr="00581988" w:rsidRDefault="0080375E" w:rsidP="00AC05B0">
            <w:proofErr w:type="gramStart"/>
            <w:r w:rsidRPr="00581988">
              <w:t>0..*</w:t>
            </w:r>
            <w:proofErr w:type="gramEnd"/>
          </w:p>
        </w:tc>
        <w:tc>
          <w:tcPr>
            <w:tcW w:w="1843" w:type="dxa"/>
          </w:tcPr>
          <w:p w14:paraId="042C41F2" w14:textId="77777777" w:rsidR="0080375E" w:rsidRPr="00C25E13" w:rsidRDefault="0080375E" w:rsidP="00AC05B0">
            <w:pPr>
              <w:rPr>
                <w:lang w:val="pt-PT"/>
              </w:rPr>
            </w:pPr>
            <w:r w:rsidRPr="00C25E13">
              <w:rPr>
                <w:lang w:val="pt-PT"/>
              </w:rPr>
              <w:t>&lt;</w:t>
            </w:r>
            <w:proofErr w:type="spellStart"/>
            <w:r w:rsidR="006B0167" w:rsidRPr="00C25E13">
              <w:rPr>
                <w:lang w:val="pt-PT"/>
              </w:rPr>
              <w:t>d</w:t>
            </w:r>
            <w:r w:rsidRPr="00C25E13">
              <w:rPr>
                <w:lang w:val="pt-PT"/>
              </w:rPr>
              <w:t>mdSec</w:t>
            </w:r>
            <w:proofErr w:type="spellEnd"/>
            <w:r w:rsidRPr="00C25E13">
              <w:rPr>
                <w:lang w:val="pt-PT"/>
              </w:rPr>
              <w:t>&gt;</w:t>
            </w:r>
          </w:p>
          <w:p w14:paraId="30EA80E9" w14:textId="77777777" w:rsidR="0080375E" w:rsidRPr="00C25E13" w:rsidRDefault="0080375E" w:rsidP="00AC05B0">
            <w:pPr>
              <w:rPr>
                <w:lang w:val="pt-PT"/>
              </w:rPr>
            </w:pPr>
            <w:r w:rsidRPr="00C25E13">
              <w:rPr>
                <w:lang w:val="pt-PT"/>
              </w:rPr>
              <w:t>&lt;</w:t>
            </w:r>
            <w:proofErr w:type="spellStart"/>
            <w:r w:rsidRPr="00C25E13">
              <w:rPr>
                <w:lang w:val="pt-PT"/>
              </w:rPr>
              <w:t>mdRef</w:t>
            </w:r>
            <w:proofErr w:type="spellEnd"/>
            <w:r w:rsidRPr="00C25E13">
              <w:rPr>
                <w:lang w:val="pt-PT"/>
              </w:rPr>
              <w:t>:</w:t>
            </w:r>
          </w:p>
          <w:p w14:paraId="2F6033A0" w14:textId="77777777" w:rsidR="006B0167" w:rsidRPr="00C25E13" w:rsidRDefault="006B0167" w:rsidP="00AC05B0">
            <w:pPr>
              <w:rPr>
                <w:lang w:val="pt-PT"/>
                <w:rPrChange w:id="876" w:author="Miguel Ferreira" w:date="2018-12-17T14:26:00Z">
                  <w:rPr>
                    <w:lang w:val="es-ES_tradnl"/>
                  </w:rPr>
                </w:rPrChange>
              </w:rPr>
            </w:pPr>
            <w:r w:rsidRPr="00C25E13">
              <w:rPr>
                <w:lang w:val="pt-PT"/>
                <w:rPrChange w:id="877" w:author="Miguel Ferreira" w:date="2018-12-17T14:26:00Z">
                  <w:rPr>
                    <w:lang w:val="es-ES_tradnl"/>
                  </w:rPr>
                </w:rPrChange>
              </w:rPr>
              <w:t xml:space="preserve">ID="IDa2abe6db-84eb-2af3-9d45-ca235a959312" </w:t>
            </w:r>
          </w:p>
          <w:p w14:paraId="18A957D2" w14:textId="77777777" w:rsidR="0080375E" w:rsidRPr="00581988" w:rsidRDefault="0080375E" w:rsidP="00AC05B0">
            <w:r w:rsidRPr="00581988">
              <w:t>MDTYPE=</w:t>
            </w:r>
          </w:p>
          <w:p w14:paraId="339ACCD6" w14:textId="77777777" w:rsidR="0080375E" w:rsidRPr="00581988" w:rsidRDefault="0080375E" w:rsidP="00AC05B0">
            <w:proofErr w:type="gramStart"/>
            <w:r w:rsidRPr="00581988">
              <w:t>”EAC</w:t>
            </w:r>
            <w:proofErr w:type="gramEnd"/>
            <w:r w:rsidRPr="00581988">
              <w:t>-CPF”</w:t>
            </w:r>
          </w:p>
          <w:p w14:paraId="54B0F466" w14:textId="77777777" w:rsidR="0080375E" w:rsidRPr="00581988" w:rsidRDefault="007524AB" w:rsidP="00AC05B0">
            <w:proofErr w:type="spellStart"/>
            <w:proofErr w:type="gramStart"/>
            <w:r w:rsidRPr="00581988">
              <w:t>xlink:href</w:t>
            </w:r>
            <w:proofErr w:type="spellEnd"/>
            <w:proofErr w:type="gramEnd"/>
            <w:r w:rsidRPr="00581988">
              <w:t>=”file:/</w:t>
            </w:r>
            <w:r w:rsidR="0080375E" w:rsidRPr="00581988">
              <w:t>/[EAC-CPF metadata file]”</w:t>
            </w:r>
          </w:p>
          <w:p w14:paraId="239CD1E9" w14:textId="77777777" w:rsidR="0080375E" w:rsidRPr="00581988" w:rsidRDefault="0080375E" w:rsidP="00AC05B0">
            <w:proofErr w:type="spellStart"/>
            <w:proofErr w:type="gramStart"/>
            <w:r w:rsidRPr="00581988">
              <w:t>xlink:type</w:t>
            </w:r>
            <w:proofErr w:type="spellEnd"/>
            <w:proofErr w:type="gramEnd"/>
            <w:r w:rsidRPr="00581988">
              <w:t>=”simple”&gt;</w:t>
            </w:r>
          </w:p>
        </w:tc>
      </w:tr>
    </w:tbl>
    <w:p w14:paraId="3B0D959A" w14:textId="77777777" w:rsidR="0080375E" w:rsidRPr="00581988" w:rsidRDefault="0080375E" w:rsidP="0080375E">
      <w:pPr>
        <w:pStyle w:val="NormalIndent"/>
        <w:rPr>
          <w:rFonts w:ascii="Calibri" w:hAnsi="Calibri"/>
          <w:sz w:val="22"/>
          <w:szCs w:val="22"/>
          <w:lang w:val="en-GB"/>
        </w:rPr>
      </w:pPr>
    </w:p>
    <w:p w14:paraId="133113E2" w14:textId="77777777" w:rsidR="0080375E" w:rsidRPr="00581988" w:rsidRDefault="00807958" w:rsidP="00807958">
      <w:pPr>
        <w:pStyle w:val="ListParagraph1"/>
        <w:ind w:left="0"/>
        <w:rPr>
          <w:b/>
        </w:rPr>
      </w:pPr>
      <w:r w:rsidRPr="00581988">
        <w:rPr>
          <w:b/>
        </w:rPr>
        <w:t>Example: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807958" w:rsidRPr="003E74F1" w14:paraId="163059BE" w14:textId="77777777" w:rsidTr="00C2099E">
        <w:tc>
          <w:tcPr>
            <w:tcW w:w="0" w:type="auto"/>
            <w:shd w:val="clear" w:color="auto" w:fill="FFFFFF"/>
            <w:tcMar>
              <w:top w:w="0" w:type="dxa"/>
              <w:left w:w="150" w:type="dxa"/>
              <w:bottom w:w="0" w:type="dxa"/>
              <w:right w:w="150" w:type="dxa"/>
            </w:tcMar>
            <w:hideMark/>
          </w:tcPr>
          <w:p w14:paraId="5CD47DE5" w14:textId="77777777" w:rsidR="00E53DE7" w:rsidRPr="00F65186" w:rsidRDefault="00E53DE7" w:rsidP="00E53DE7">
            <w:pPr>
              <w:spacing w:after="0" w:line="218" w:lineRule="atLeast"/>
              <w:rPr>
                <w:rFonts w:ascii="Consolas" w:hAnsi="Consolas" w:cs="Helvetica"/>
                <w:color w:val="333333"/>
                <w:sz w:val="18"/>
                <w:szCs w:val="18"/>
                <w:lang w:eastAsia="et-EE"/>
                <w:rPrChange w:id="878"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183691"/>
                <w:sz w:val="18"/>
                <w:szCs w:val="18"/>
                <w:lang w:eastAsia="et-EE"/>
                <w:rPrChange w:id="879" w:author="Miguel Ferreira" w:date="2018-12-17T14:25:00Z">
                  <w:rPr>
                    <w:rFonts w:ascii="Consolas" w:hAnsi="Consolas" w:cs="Helvetica"/>
                    <w:color w:val="183691"/>
                    <w:sz w:val="18"/>
                    <w:szCs w:val="18"/>
                    <w:lang w:val="et-EE" w:eastAsia="et-EE"/>
                  </w:rPr>
                </w:rPrChange>
              </w:rPr>
              <w:t>&lt;</w:t>
            </w:r>
            <w:proofErr w:type="spellStart"/>
            <w:r w:rsidRPr="00F65186">
              <w:rPr>
                <w:rFonts w:ascii="Consolas" w:hAnsi="Consolas" w:cs="Helvetica"/>
                <w:color w:val="63A35C"/>
                <w:sz w:val="18"/>
                <w:szCs w:val="18"/>
                <w:lang w:eastAsia="et-EE"/>
                <w:rPrChange w:id="880" w:author="Miguel Ferreira" w:date="2018-12-17T14:25:00Z">
                  <w:rPr>
                    <w:rFonts w:ascii="Consolas" w:hAnsi="Consolas" w:cs="Helvetica"/>
                    <w:color w:val="63A35C"/>
                    <w:sz w:val="18"/>
                    <w:szCs w:val="18"/>
                    <w:lang w:val="et-EE" w:eastAsia="et-EE"/>
                  </w:rPr>
                </w:rPrChange>
              </w:rPr>
              <w:t>dmdSec</w:t>
            </w:r>
            <w:proofErr w:type="spellEnd"/>
            <w:r w:rsidRPr="00F65186">
              <w:rPr>
                <w:rFonts w:ascii="Consolas" w:hAnsi="Consolas" w:cs="Helvetica"/>
                <w:color w:val="63A35C"/>
                <w:sz w:val="18"/>
                <w:szCs w:val="18"/>
                <w:lang w:eastAsia="et-EE"/>
                <w:rPrChange w:id="881" w:author="Miguel Ferreira" w:date="2018-12-17T14:25:00Z">
                  <w:rPr>
                    <w:rFonts w:ascii="Consolas" w:hAnsi="Consolas" w:cs="Helvetica"/>
                    <w:color w:val="63A35C"/>
                    <w:sz w:val="18"/>
                    <w:szCs w:val="18"/>
                    <w:lang w:val="et-EE" w:eastAsia="et-EE"/>
                  </w:rPr>
                </w:rPrChange>
              </w:rPr>
              <w:t xml:space="preserve"> </w:t>
            </w:r>
            <w:r w:rsidRPr="00F65186">
              <w:rPr>
                <w:rFonts w:ascii="Consolas" w:hAnsi="Consolas" w:cs="Helvetica"/>
                <w:color w:val="795DA3"/>
                <w:sz w:val="18"/>
                <w:szCs w:val="18"/>
                <w:lang w:eastAsia="et-EE"/>
                <w:rPrChange w:id="882" w:author="Miguel Ferreira" w:date="2018-12-17T14:25:00Z">
                  <w:rPr>
                    <w:rFonts w:ascii="Consolas" w:hAnsi="Consolas" w:cs="Helvetica"/>
                    <w:color w:val="795DA3"/>
                    <w:sz w:val="18"/>
                    <w:szCs w:val="18"/>
                    <w:lang w:val="et-EE" w:eastAsia="et-EE"/>
                  </w:rPr>
                </w:rPrChange>
              </w:rPr>
              <w:t>ID</w:t>
            </w:r>
            <w:r w:rsidRPr="00F65186">
              <w:rPr>
                <w:rFonts w:ascii="Consolas" w:hAnsi="Consolas" w:cs="Helvetica"/>
                <w:color w:val="183691"/>
                <w:sz w:val="18"/>
                <w:szCs w:val="18"/>
                <w:lang w:val="en-GB" w:eastAsia="et-EE"/>
                <w:rPrChange w:id="883" w:author="Miguel Ferreira" w:date="2018-12-17T14:25:00Z">
                  <w:rPr>
                    <w:rFonts w:ascii="Consolas" w:hAnsi="Consolas" w:cs="Helvetica"/>
                    <w:color w:val="183691"/>
                    <w:sz w:val="18"/>
                    <w:szCs w:val="18"/>
                    <w:lang w:val="et-EE" w:eastAsia="et-EE"/>
                  </w:rPr>
                </w:rPrChange>
              </w:rPr>
              <w:t>="ca14390a-6732-45ba-a466-3c32b7bbacd3"&gt;</w:t>
            </w:r>
          </w:p>
          <w:p w14:paraId="5EEEAE41" w14:textId="77777777" w:rsidR="00E53DE7" w:rsidRPr="00F65186" w:rsidRDefault="00E53DE7" w:rsidP="00E53DE7">
            <w:pPr>
              <w:spacing w:after="0" w:line="218" w:lineRule="atLeast"/>
              <w:rPr>
                <w:rFonts w:ascii="Consolas" w:hAnsi="Consolas" w:cs="Helvetica"/>
                <w:color w:val="333333"/>
                <w:sz w:val="18"/>
                <w:szCs w:val="18"/>
                <w:lang w:eastAsia="et-EE"/>
                <w:rPrChange w:id="884"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885" w:author="Miguel Ferreira" w:date="2018-12-17T14:25:00Z">
                  <w:rPr>
                    <w:rFonts w:ascii="Consolas" w:hAnsi="Consolas" w:cs="Helvetica"/>
                    <w:color w:val="333333"/>
                    <w:sz w:val="18"/>
                    <w:szCs w:val="18"/>
                    <w:lang w:val="et-EE" w:eastAsia="et-EE"/>
                  </w:rPr>
                </w:rPrChange>
              </w:rPr>
              <w:t xml:space="preserve">     &lt;</w:t>
            </w:r>
            <w:proofErr w:type="spellStart"/>
            <w:r w:rsidRPr="00F65186">
              <w:rPr>
                <w:rFonts w:ascii="Consolas" w:hAnsi="Consolas" w:cs="Helvetica"/>
                <w:color w:val="63A35C"/>
                <w:sz w:val="18"/>
                <w:szCs w:val="18"/>
                <w:lang w:eastAsia="et-EE"/>
                <w:rPrChange w:id="886" w:author="Miguel Ferreira" w:date="2018-12-17T14:25:00Z">
                  <w:rPr>
                    <w:rFonts w:ascii="Consolas" w:hAnsi="Consolas" w:cs="Helvetica"/>
                    <w:color w:val="63A35C"/>
                    <w:sz w:val="18"/>
                    <w:szCs w:val="18"/>
                    <w:lang w:val="et-EE" w:eastAsia="et-EE"/>
                  </w:rPr>
                </w:rPrChange>
              </w:rPr>
              <w:t>mdRef</w:t>
            </w:r>
            <w:proofErr w:type="spellEnd"/>
            <w:r w:rsidRPr="00F65186">
              <w:rPr>
                <w:rFonts w:ascii="Consolas" w:hAnsi="Consolas" w:cs="Helvetica"/>
                <w:color w:val="333333"/>
                <w:sz w:val="18"/>
                <w:szCs w:val="18"/>
                <w:lang w:eastAsia="et-EE"/>
                <w:rPrChange w:id="887"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88" w:author="Miguel Ferreira" w:date="2018-12-17T14:25:00Z">
                  <w:rPr>
                    <w:rFonts w:ascii="Consolas" w:hAnsi="Consolas" w:cs="Helvetica"/>
                    <w:color w:val="795DA3"/>
                    <w:sz w:val="18"/>
                    <w:szCs w:val="18"/>
                    <w:lang w:val="et-EE" w:eastAsia="et-EE"/>
                  </w:rPr>
                </w:rPrChange>
              </w:rPr>
              <w:t>ID</w:t>
            </w:r>
            <w:r w:rsidRPr="00F65186">
              <w:rPr>
                <w:rFonts w:ascii="Consolas" w:hAnsi="Consolas" w:cs="Helvetica"/>
                <w:color w:val="183691"/>
                <w:sz w:val="18"/>
                <w:szCs w:val="18"/>
                <w:lang w:val="en-GB" w:eastAsia="et-EE"/>
                <w:rPrChange w:id="889" w:author="Miguel Ferreira" w:date="2018-12-17T14:25:00Z">
                  <w:rPr>
                    <w:rFonts w:ascii="Consolas" w:hAnsi="Consolas" w:cs="Helvetica"/>
                    <w:color w:val="183691"/>
                    <w:sz w:val="18"/>
                    <w:szCs w:val="18"/>
                    <w:lang w:val="et-EE" w:eastAsia="et-EE"/>
                  </w:rPr>
                </w:rPrChange>
              </w:rPr>
              <w:t>="a9769e81-900a-466c-aee2-86249642532b"</w:t>
            </w:r>
            <w:r w:rsidRPr="00F65186">
              <w:rPr>
                <w:rFonts w:ascii="Consolas" w:hAnsi="Consolas" w:cs="Helvetica"/>
                <w:color w:val="333333"/>
                <w:sz w:val="18"/>
                <w:szCs w:val="18"/>
                <w:lang w:val="en-GB" w:eastAsia="et-EE"/>
                <w:rPrChange w:id="890"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91" w:author="Miguel Ferreira" w:date="2018-12-17T14:25:00Z">
                  <w:rPr>
                    <w:rFonts w:ascii="Consolas" w:hAnsi="Consolas" w:cs="Helvetica"/>
                    <w:color w:val="795DA3"/>
                    <w:sz w:val="18"/>
                    <w:szCs w:val="18"/>
                    <w:lang w:val="et-EE" w:eastAsia="et-EE"/>
                  </w:rPr>
                </w:rPrChange>
              </w:rPr>
              <w:t>LOCTYPE=</w:t>
            </w:r>
            <w:r w:rsidRPr="00F65186">
              <w:rPr>
                <w:rFonts w:ascii="Consolas" w:hAnsi="Consolas" w:cs="Helvetica"/>
                <w:color w:val="183691"/>
                <w:sz w:val="18"/>
                <w:szCs w:val="18"/>
                <w:lang w:val="en-GB" w:eastAsia="et-EE"/>
                <w:rPrChange w:id="892" w:author="Miguel Ferreira" w:date="2018-12-17T14:25:00Z">
                  <w:rPr>
                    <w:rFonts w:ascii="Consolas" w:hAnsi="Consolas" w:cs="Helvetica"/>
                    <w:color w:val="183691"/>
                    <w:sz w:val="18"/>
                    <w:szCs w:val="18"/>
                    <w:lang w:val="et-EE" w:eastAsia="et-EE"/>
                  </w:rPr>
                </w:rPrChange>
              </w:rPr>
              <w:t>"URL"</w:t>
            </w:r>
            <w:r w:rsidRPr="00F65186">
              <w:rPr>
                <w:rFonts w:ascii="Consolas" w:hAnsi="Consolas" w:cs="Helvetica"/>
                <w:color w:val="333333"/>
                <w:sz w:val="18"/>
                <w:szCs w:val="18"/>
                <w:lang w:val="en-GB" w:eastAsia="et-EE"/>
                <w:rPrChange w:id="89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94" w:author="Miguel Ferreira" w:date="2018-12-17T14:25:00Z">
                  <w:rPr>
                    <w:rFonts w:ascii="Consolas" w:hAnsi="Consolas" w:cs="Helvetica"/>
                    <w:color w:val="795DA3"/>
                    <w:sz w:val="18"/>
                    <w:szCs w:val="18"/>
                    <w:lang w:val="et-EE" w:eastAsia="et-EE"/>
                  </w:rPr>
                </w:rPrChange>
              </w:rPr>
              <w:t>MDTYPE</w:t>
            </w:r>
            <w:r w:rsidRPr="00F65186">
              <w:rPr>
                <w:rFonts w:ascii="Consolas" w:hAnsi="Consolas" w:cs="Helvetica"/>
                <w:color w:val="183691"/>
                <w:sz w:val="18"/>
                <w:szCs w:val="18"/>
                <w:lang w:val="en-GB" w:eastAsia="et-EE"/>
                <w:rPrChange w:id="895" w:author="Miguel Ferreira" w:date="2018-12-17T14:25:00Z">
                  <w:rPr>
                    <w:rFonts w:ascii="Consolas" w:hAnsi="Consolas" w:cs="Helvetica"/>
                    <w:color w:val="183691"/>
                    <w:sz w:val="18"/>
                    <w:szCs w:val="18"/>
                    <w:lang w:val="et-EE" w:eastAsia="et-EE"/>
                  </w:rPr>
                </w:rPrChange>
              </w:rPr>
              <w:t>="EAD"</w:t>
            </w:r>
            <w:r w:rsidRPr="00F65186">
              <w:rPr>
                <w:rFonts w:ascii="Consolas" w:hAnsi="Consolas" w:cs="Helvetica"/>
                <w:color w:val="333333"/>
                <w:sz w:val="18"/>
                <w:szCs w:val="18"/>
                <w:lang w:val="en-GB" w:eastAsia="et-EE"/>
                <w:rPrChange w:id="896"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897" w:author="Miguel Ferreira" w:date="2018-12-17T14:25:00Z">
                  <w:rPr>
                    <w:rFonts w:ascii="Consolas" w:hAnsi="Consolas" w:cs="Helvetica"/>
                    <w:color w:val="795DA3"/>
                    <w:sz w:val="18"/>
                    <w:szCs w:val="18"/>
                    <w:lang w:val="et-EE" w:eastAsia="et-EE"/>
                  </w:rPr>
                </w:rPrChange>
              </w:rPr>
              <w:t>MDTYPEVERSION</w:t>
            </w:r>
            <w:r w:rsidRPr="00F65186">
              <w:rPr>
                <w:rFonts w:ascii="Consolas" w:hAnsi="Consolas" w:cs="Helvetica"/>
                <w:color w:val="183691"/>
                <w:sz w:val="18"/>
                <w:szCs w:val="18"/>
                <w:lang w:val="en-GB" w:eastAsia="et-EE"/>
                <w:rPrChange w:id="898" w:author="Miguel Ferreira" w:date="2018-12-17T14:25:00Z">
                  <w:rPr>
                    <w:rFonts w:ascii="Consolas" w:hAnsi="Consolas" w:cs="Helvetica"/>
                    <w:color w:val="183691"/>
                    <w:sz w:val="18"/>
                    <w:szCs w:val="18"/>
                    <w:lang w:val="et-EE" w:eastAsia="et-EE"/>
                  </w:rPr>
                </w:rPrChange>
              </w:rPr>
              <w:t>="3"</w:t>
            </w:r>
            <w:r w:rsidRPr="00F65186">
              <w:rPr>
                <w:rFonts w:ascii="Consolas" w:hAnsi="Consolas" w:cs="Helvetica"/>
                <w:color w:val="333333"/>
                <w:sz w:val="18"/>
                <w:szCs w:val="18"/>
                <w:lang w:val="en-GB" w:eastAsia="et-EE"/>
                <w:rPrChange w:id="899" w:author="Miguel Ferreira" w:date="2018-12-17T14:25:00Z">
                  <w:rPr>
                    <w:rFonts w:ascii="Consolas" w:hAnsi="Consolas" w:cs="Helvetica"/>
                    <w:color w:val="333333"/>
                    <w:sz w:val="18"/>
                    <w:szCs w:val="18"/>
                    <w:lang w:val="et-EE" w:eastAsia="et-EE"/>
                  </w:rPr>
                </w:rPrChange>
              </w:rPr>
              <w:t xml:space="preserve"> </w:t>
            </w:r>
            <w:proofErr w:type="spellStart"/>
            <w:proofErr w:type="gramStart"/>
            <w:r w:rsidRPr="00F65186">
              <w:rPr>
                <w:rFonts w:ascii="Consolas" w:hAnsi="Consolas" w:cs="Helvetica"/>
                <w:color w:val="795DA3"/>
                <w:sz w:val="18"/>
                <w:szCs w:val="18"/>
                <w:lang w:eastAsia="et-EE"/>
                <w:rPrChange w:id="900" w:author="Miguel Ferreira" w:date="2018-12-17T14:25:00Z">
                  <w:rPr>
                    <w:rFonts w:ascii="Consolas" w:hAnsi="Consolas" w:cs="Helvetica"/>
                    <w:color w:val="795DA3"/>
                    <w:sz w:val="18"/>
                    <w:szCs w:val="18"/>
                    <w:lang w:val="et-EE" w:eastAsia="et-EE"/>
                  </w:rPr>
                </w:rPrChange>
              </w:rPr>
              <w:t>xlink:type</w:t>
            </w:r>
            <w:proofErr w:type="spellEnd"/>
            <w:proofErr w:type="gramEnd"/>
            <w:r w:rsidRPr="00F65186">
              <w:rPr>
                <w:rFonts w:ascii="Consolas" w:hAnsi="Consolas" w:cs="Helvetica"/>
                <w:color w:val="183691"/>
                <w:sz w:val="18"/>
                <w:szCs w:val="18"/>
                <w:lang w:eastAsia="et-EE"/>
                <w:rPrChange w:id="901" w:author="Miguel Ferreira" w:date="2018-12-17T14:25:00Z">
                  <w:rPr>
                    <w:rFonts w:ascii="Consolas" w:hAnsi="Consolas" w:cs="Helvetica"/>
                    <w:color w:val="183691"/>
                    <w:sz w:val="18"/>
                    <w:szCs w:val="18"/>
                    <w:lang w:val="et-EE" w:eastAsia="et-EE"/>
                  </w:rPr>
                </w:rPrChange>
              </w:rPr>
              <w:t>="simple"</w:t>
            </w:r>
            <w:r w:rsidRPr="00F65186">
              <w:rPr>
                <w:rFonts w:ascii="Consolas" w:hAnsi="Consolas" w:cs="Helvetica"/>
                <w:color w:val="333333"/>
                <w:sz w:val="18"/>
                <w:szCs w:val="18"/>
                <w:lang w:val="en-GB" w:eastAsia="et-EE"/>
                <w:rPrChange w:id="902" w:author="Miguel Ferreira" w:date="2018-12-17T14:25:00Z">
                  <w:rPr>
                    <w:rFonts w:ascii="Consolas" w:hAnsi="Consolas" w:cs="Helvetica"/>
                    <w:color w:val="333333"/>
                    <w:sz w:val="18"/>
                    <w:szCs w:val="18"/>
                    <w:lang w:val="et-EE" w:eastAsia="et-EE"/>
                  </w:rPr>
                </w:rPrChange>
              </w:rPr>
              <w:t xml:space="preserve"> </w:t>
            </w:r>
            <w:proofErr w:type="spellStart"/>
            <w:r w:rsidRPr="00F65186">
              <w:rPr>
                <w:rFonts w:ascii="Consolas" w:hAnsi="Consolas" w:cs="Helvetica"/>
                <w:color w:val="795DA3"/>
                <w:sz w:val="18"/>
                <w:szCs w:val="18"/>
                <w:lang w:eastAsia="et-EE"/>
                <w:rPrChange w:id="903" w:author="Miguel Ferreira" w:date="2018-12-17T14:25:00Z">
                  <w:rPr>
                    <w:rFonts w:ascii="Consolas" w:hAnsi="Consolas" w:cs="Helvetica"/>
                    <w:color w:val="795DA3"/>
                    <w:sz w:val="18"/>
                    <w:szCs w:val="18"/>
                    <w:lang w:val="et-EE" w:eastAsia="et-EE"/>
                  </w:rPr>
                </w:rPrChange>
              </w:rPr>
              <w:t>xlink:href</w:t>
            </w:r>
            <w:proofErr w:type="spellEnd"/>
            <w:r w:rsidRPr="00F65186">
              <w:rPr>
                <w:rFonts w:ascii="Consolas" w:hAnsi="Consolas" w:cs="Helvetica"/>
                <w:color w:val="183691"/>
                <w:sz w:val="18"/>
                <w:szCs w:val="18"/>
                <w:lang w:eastAsia="et-EE"/>
                <w:rPrChange w:id="904" w:author="Miguel Ferreira" w:date="2018-12-17T14:25:00Z">
                  <w:rPr>
                    <w:rFonts w:ascii="Consolas" w:hAnsi="Consolas" w:cs="Helvetica"/>
                    <w:color w:val="183691"/>
                    <w:sz w:val="18"/>
                    <w:szCs w:val="18"/>
                    <w:lang w:val="et-EE" w:eastAsia="et-EE"/>
                  </w:rPr>
                </w:rPrChange>
              </w:rPr>
              <w:t>="file:</w:t>
            </w:r>
            <w:r w:rsidR="00775CC1" w:rsidRPr="00F65186">
              <w:rPr>
                <w:rFonts w:ascii="Consolas" w:hAnsi="Consolas" w:cs="Helvetica"/>
                <w:color w:val="183691"/>
                <w:sz w:val="18"/>
                <w:szCs w:val="18"/>
                <w:lang w:val="en-GB" w:eastAsia="et-EE"/>
                <w:rPrChange w:id="905" w:author="Miguel Ferreira" w:date="2018-12-17T14:25:00Z">
                  <w:rPr>
                    <w:rFonts w:ascii="Consolas" w:hAnsi="Consolas" w:cs="Helvetica"/>
                    <w:color w:val="183691"/>
                    <w:sz w:val="18"/>
                    <w:szCs w:val="18"/>
                    <w:lang w:val="et-EE" w:eastAsia="et-EE"/>
                  </w:rPr>
                </w:rPrChange>
              </w:rPr>
              <w:t>//</w:t>
            </w:r>
            <w:r w:rsidRPr="00F65186">
              <w:rPr>
                <w:rFonts w:ascii="Consolas" w:hAnsi="Consolas" w:cs="Helvetica"/>
                <w:color w:val="183691"/>
                <w:sz w:val="18"/>
                <w:szCs w:val="18"/>
                <w:lang w:val="en-GB" w:eastAsia="et-EE"/>
                <w:rPrChange w:id="906" w:author="Miguel Ferreira" w:date="2018-12-17T14:25:00Z">
                  <w:rPr>
                    <w:rFonts w:ascii="Consolas" w:hAnsi="Consolas" w:cs="Helvetica"/>
                    <w:color w:val="183691"/>
                    <w:sz w:val="18"/>
                    <w:szCs w:val="18"/>
                    <w:lang w:val="et-EE" w:eastAsia="et-EE"/>
                  </w:rPr>
                </w:rPrChange>
              </w:rPr>
              <w:t>metadata/descriptive/ead.xml</w:t>
            </w:r>
            <w:r w:rsidRPr="00F65186">
              <w:rPr>
                <w:rFonts w:ascii="Consolas" w:hAnsi="Consolas" w:cs="Helvetica"/>
                <w:color w:val="333333"/>
                <w:sz w:val="18"/>
                <w:szCs w:val="18"/>
                <w:lang w:val="en-GB" w:eastAsia="et-EE"/>
                <w:rPrChange w:id="907"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val="en-GB" w:eastAsia="et-EE"/>
                <w:rPrChange w:id="908" w:author="Miguel Ferreira" w:date="2018-12-17T14:25:00Z">
                  <w:rPr>
                    <w:rFonts w:ascii="Consolas" w:hAnsi="Consolas" w:cs="Helvetica"/>
                    <w:color w:val="795DA3"/>
                    <w:sz w:val="18"/>
                    <w:szCs w:val="18"/>
                    <w:lang w:val="et-EE" w:eastAsia="et-EE"/>
                  </w:rPr>
                </w:rPrChange>
              </w:rPr>
              <w:t>MIMETYPE</w:t>
            </w:r>
            <w:r w:rsidRPr="00F65186">
              <w:rPr>
                <w:rFonts w:ascii="Consolas" w:hAnsi="Consolas" w:cs="Helvetica"/>
                <w:color w:val="183691"/>
                <w:sz w:val="18"/>
                <w:szCs w:val="18"/>
                <w:lang w:val="en-GB" w:eastAsia="et-EE"/>
                <w:rPrChange w:id="909" w:author="Miguel Ferreira" w:date="2018-12-17T14:25:00Z">
                  <w:rPr>
                    <w:rFonts w:ascii="Consolas" w:hAnsi="Consolas" w:cs="Helvetica"/>
                    <w:color w:val="183691"/>
                    <w:sz w:val="18"/>
                    <w:szCs w:val="18"/>
                    <w:lang w:val="et-EE" w:eastAsia="et-EE"/>
                  </w:rPr>
                </w:rPrChange>
              </w:rPr>
              <w:t>="text/xml"</w:t>
            </w:r>
            <w:r w:rsidRPr="00F65186">
              <w:rPr>
                <w:rFonts w:ascii="Consolas" w:hAnsi="Consolas" w:cs="Helvetica"/>
                <w:color w:val="333333"/>
                <w:sz w:val="18"/>
                <w:szCs w:val="18"/>
                <w:lang w:val="en-GB" w:eastAsia="et-EE"/>
                <w:rPrChange w:id="910"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911" w:author="Miguel Ferreira" w:date="2018-12-17T14:25:00Z">
                  <w:rPr>
                    <w:rFonts w:ascii="Consolas" w:hAnsi="Consolas" w:cs="Helvetica"/>
                    <w:color w:val="795DA3"/>
                    <w:sz w:val="18"/>
                    <w:szCs w:val="18"/>
                    <w:lang w:val="et-EE" w:eastAsia="et-EE"/>
                  </w:rPr>
                </w:rPrChange>
              </w:rPr>
              <w:t>SIZE</w:t>
            </w:r>
            <w:r w:rsidRPr="00F65186">
              <w:rPr>
                <w:rFonts w:ascii="Consolas" w:hAnsi="Consolas" w:cs="Helvetica"/>
                <w:color w:val="183691"/>
                <w:sz w:val="18"/>
                <w:szCs w:val="18"/>
                <w:lang w:val="en-GB" w:eastAsia="et-EE"/>
                <w:rPrChange w:id="912" w:author="Miguel Ferreira" w:date="2018-12-17T14:25:00Z">
                  <w:rPr>
                    <w:rFonts w:ascii="Consolas" w:hAnsi="Consolas" w:cs="Helvetica"/>
                    <w:color w:val="183691"/>
                    <w:sz w:val="18"/>
                    <w:szCs w:val="18"/>
                    <w:lang w:val="et-EE" w:eastAsia="et-EE"/>
                  </w:rPr>
                </w:rPrChange>
              </w:rPr>
              <w:t>="4700"</w:t>
            </w:r>
            <w:r w:rsidRPr="00F65186">
              <w:rPr>
                <w:rFonts w:ascii="Consolas" w:hAnsi="Consolas" w:cs="Helvetica"/>
                <w:color w:val="333333"/>
                <w:sz w:val="18"/>
                <w:szCs w:val="18"/>
                <w:lang w:val="en-GB" w:eastAsia="et-EE"/>
                <w:rPrChange w:id="91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914" w:author="Miguel Ferreira" w:date="2018-12-17T14:25:00Z">
                  <w:rPr>
                    <w:rFonts w:ascii="Consolas" w:hAnsi="Consolas" w:cs="Helvetica"/>
                    <w:color w:val="795DA3"/>
                    <w:sz w:val="18"/>
                    <w:szCs w:val="18"/>
                    <w:lang w:val="et-EE" w:eastAsia="et-EE"/>
                  </w:rPr>
                </w:rPrChange>
              </w:rPr>
              <w:t>CREATED</w:t>
            </w:r>
            <w:r w:rsidRPr="00F65186">
              <w:rPr>
                <w:rFonts w:ascii="Consolas" w:hAnsi="Consolas" w:cs="Helvetica"/>
                <w:color w:val="183691"/>
                <w:sz w:val="18"/>
                <w:szCs w:val="18"/>
                <w:lang w:val="en-GB" w:eastAsia="et-EE"/>
                <w:rPrChange w:id="915" w:author="Miguel Ferreira" w:date="2018-12-17T14:25:00Z">
                  <w:rPr>
                    <w:rFonts w:ascii="Consolas" w:hAnsi="Consolas" w:cs="Helvetica"/>
                    <w:color w:val="183691"/>
                    <w:sz w:val="18"/>
                    <w:szCs w:val="18"/>
                    <w:lang w:val="et-EE" w:eastAsia="et-EE"/>
                  </w:rPr>
                </w:rPrChange>
              </w:rPr>
              <w:t>="2017-01-31T10:22:02.1202592+02:00"</w:t>
            </w:r>
            <w:r w:rsidRPr="00F65186">
              <w:rPr>
                <w:rFonts w:ascii="Consolas" w:hAnsi="Consolas" w:cs="Helvetica"/>
                <w:color w:val="333333"/>
                <w:sz w:val="18"/>
                <w:szCs w:val="18"/>
                <w:lang w:val="en-GB" w:eastAsia="et-EE"/>
                <w:rPrChange w:id="916"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917" w:author="Miguel Ferreira" w:date="2018-12-17T14:25:00Z">
                  <w:rPr>
                    <w:rFonts w:ascii="Consolas" w:hAnsi="Consolas" w:cs="Helvetica"/>
                    <w:color w:val="795DA3"/>
                    <w:sz w:val="18"/>
                    <w:szCs w:val="18"/>
                    <w:lang w:val="et-EE" w:eastAsia="et-EE"/>
                  </w:rPr>
                </w:rPrChange>
              </w:rPr>
              <w:t>CHECKSUM</w:t>
            </w:r>
            <w:r w:rsidRPr="00F65186">
              <w:rPr>
                <w:rFonts w:ascii="Consolas" w:hAnsi="Consolas" w:cs="Helvetica"/>
                <w:color w:val="183691"/>
                <w:sz w:val="18"/>
                <w:szCs w:val="18"/>
                <w:lang w:val="en-GB" w:eastAsia="et-EE"/>
                <w:rPrChange w:id="918" w:author="Miguel Ferreira" w:date="2018-12-17T14:25:00Z">
                  <w:rPr>
                    <w:rFonts w:ascii="Consolas" w:hAnsi="Consolas" w:cs="Helvetica"/>
                    <w:color w:val="183691"/>
                    <w:sz w:val="18"/>
                    <w:szCs w:val="18"/>
                    <w:lang w:val="et-EE" w:eastAsia="et-EE"/>
                  </w:rPr>
                </w:rPrChange>
              </w:rPr>
              <w:t>="ee673e7c9f787a02f4ce30c553e781ac065487c3c9c16ac6381b51e2059f8cf2"</w:t>
            </w:r>
            <w:r w:rsidRPr="00F65186">
              <w:rPr>
                <w:rFonts w:ascii="Consolas" w:hAnsi="Consolas" w:cs="Helvetica"/>
                <w:color w:val="333333"/>
                <w:sz w:val="18"/>
                <w:szCs w:val="18"/>
                <w:lang w:val="en-GB" w:eastAsia="et-EE"/>
                <w:rPrChange w:id="919"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920" w:author="Miguel Ferreira" w:date="2018-12-17T14:25:00Z">
                  <w:rPr>
                    <w:rFonts w:ascii="Consolas" w:hAnsi="Consolas" w:cs="Helvetica"/>
                    <w:color w:val="795DA3"/>
                    <w:sz w:val="18"/>
                    <w:szCs w:val="18"/>
                    <w:lang w:val="et-EE" w:eastAsia="et-EE"/>
                  </w:rPr>
                </w:rPrChange>
              </w:rPr>
              <w:t>CHECKSUMTYPE</w:t>
            </w:r>
            <w:r w:rsidRPr="00F65186">
              <w:rPr>
                <w:rFonts w:ascii="Consolas" w:hAnsi="Consolas" w:cs="Helvetica"/>
                <w:color w:val="183691"/>
                <w:sz w:val="18"/>
                <w:szCs w:val="18"/>
                <w:lang w:val="en-GB" w:eastAsia="et-EE"/>
                <w:rPrChange w:id="921" w:author="Miguel Ferreira" w:date="2018-12-17T14:25:00Z">
                  <w:rPr>
                    <w:rFonts w:ascii="Consolas" w:hAnsi="Consolas" w:cs="Helvetica"/>
                    <w:color w:val="183691"/>
                    <w:sz w:val="18"/>
                    <w:szCs w:val="18"/>
                    <w:lang w:val="et-EE" w:eastAsia="et-EE"/>
                  </w:rPr>
                </w:rPrChange>
              </w:rPr>
              <w:t>="SHA-256" /&gt;</w:t>
            </w:r>
          </w:p>
          <w:p w14:paraId="059FDB51" w14:textId="77777777" w:rsidR="00E53DE7" w:rsidRPr="00C25E13" w:rsidRDefault="00E53DE7" w:rsidP="00E53DE7">
            <w:pPr>
              <w:spacing w:after="0" w:line="218" w:lineRule="atLeast"/>
              <w:rPr>
                <w:rFonts w:ascii="Consolas" w:hAnsi="Consolas" w:cs="Helvetica"/>
                <w:color w:val="333333"/>
                <w:sz w:val="18"/>
                <w:szCs w:val="18"/>
                <w:lang w:val="pt-PT" w:eastAsia="et-EE"/>
                <w:rPrChange w:id="922" w:author="Miguel Ferreira" w:date="2018-12-17T14:26:00Z">
                  <w:rPr>
                    <w:rFonts w:ascii="Consolas" w:hAnsi="Consolas" w:cs="Helvetica"/>
                    <w:color w:val="333333"/>
                    <w:sz w:val="18"/>
                    <w:szCs w:val="18"/>
                    <w:lang w:val="et-EE" w:eastAsia="et-EE"/>
                  </w:rPr>
                </w:rPrChange>
              </w:rPr>
            </w:pPr>
            <w:r w:rsidRPr="00C25E13">
              <w:rPr>
                <w:rFonts w:ascii="Consolas" w:hAnsi="Consolas" w:cs="Helvetica"/>
                <w:color w:val="333333"/>
                <w:sz w:val="18"/>
                <w:szCs w:val="18"/>
                <w:lang w:val="pt-PT" w:eastAsia="et-EE"/>
                <w:rPrChange w:id="923" w:author="Miguel Ferreira" w:date="2018-12-17T14:26:00Z">
                  <w:rPr>
                    <w:rFonts w:ascii="Consolas" w:hAnsi="Consolas" w:cs="Helvetica"/>
                    <w:color w:val="333333"/>
                    <w:sz w:val="18"/>
                    <w:szCs w:val="18"/>
                    <w:lang w:val="et-EE" w:eastAsia="et-EE"/>
                  </w:rPr>
                </w:rPrChange>
              </w:rPr>
              <w:t>&lt;/</w:t>
            </w:r>
            <w:proofErr w:type="spellStart"/>
            <w:r w:rsidRPr="00C25E13">
              <w:rPr>
                <w:rFonts w:ascii="Consolas" w:hAnsi="Consolas" w:cs="Helvetica"/>
                <w:color w:val="63A35C"/>
                <w:sz w:val="18"/>
                <w:szCs w:val="18"/>
                <w:lang w:val="pt-PT" w:eastAsia="et-EE"/>
                <w:rPrChange w:id="924" w:author="Miguel Ferreira" w:date="2018-12-17T14:26:00Z">
                  <w:rPr>
                    <w:rFonts w:ascii="Consolas" w:hAnsi="Consolas" w:cs="Helvetica"/>
                    <w:color w:val="63A35C"/>
                    <w:sz w:val="18"/>
                    <w:szCs w:val="18"/>
                    <w:lang w:val="et-EE" w:eastAsia="et-EE"/>
                  </w:rPr>
                </w:rPrChange>
              </w:rPr>
              <w:t>dmdSec</w:t>
            </w:r>
            <w:proofErr w:type="spellEnd"/>
            <w:r w:rsidRPr="00C25E13">
              <w:rPr>
                <w:rFonts w:ascii="Consolas" w:hAnsi="Consolas" w:cs="Helvetica"/>
                <w:color w:val="183691"/>
                <w:sz w:val="18"/>
                <w:szCs w:val="18"/>
                <w:lang w:val="pt-PT" w:eastAsia="et-EE"/>
                <w:rPrChange w:id="925" w:author="Miguel Ferreira" w:date="2018-12-17T14:26:00Z">
                  <w:rPr>
                    <w:rFonts w:ascii="Consolas" w:hAnsi="Consolas" w:cs="Helvetica"/>
                    <w:color w:val="183691"/>
                    <w:sz w:val="18"/>
                    <w:szCs w:val="18"/>
                    <w:lang w:val="et-EE" w:eastAsia="et-EE"/>
                  </w:rPr>
                </w:rPrChange>
              </w:rPr>
              <w:t>&gt;</w:t>
            </w:r>
          </w:p>
          <w:p w14:paraId="60AD74E3" w14:textId="77777777" w:rsidR="00E53DE7" w:rsidRPr="00C25E13" w:rsidRDefault="00E53DE7" w:rsidP="00E53DE7">
            <w:pPr>
              <w:spacing w:after="0" w:line="218" w:lineRule="atLeast"/>
              <w:rPr>
                <w:rFonts w:ascii="Consolas" w:hAnsi="Consolas" w:cs="Helvetica"/>
                <w:color w:val="333333"/>
                <w:sz w:val="18"/>
                <w:szCs w:val="18"/>
                <w:lang w:val="pt-PT" w:eastAsia="et-EE"/>
                <w:rPrChange w:id="926" w:author="Miguel Ferreira" w:date="2018-12-17T14:26:00Z">
                  <w:rPr>
                    <w:rFonts w:ascii="Consolas" w:hAnsi="Consolas" w:cs="Helvetica"/>
                    <w:color w:val="333333"/>
                    <w:sz w:val="18"/>
                    <w:szCs w:val="18"/>
                    <w:lang w:val="et-EE" w:eastAsia="et-EE"/>
                  </w:rPr>
                </w:rPrChange>
              </w:rPr>
            </w:pPr>
            <w:r w:rsidRPr="00C25E13">
              <w:rPr>
                <w:rFonts w:ascii="Consolas" w:hAnsi="Consolas" w:cs="Helvetica"/>
                <w:color w:val="183691"/>
                <w:sz w:val="18"/>
                <w:szCs w:val="18"/>
                <w:lang w:val="pt-PT" w:eastAsia="et-EE"/>
                <w:rPrChange w:id="927" w:author="Miguel Ferreira" w:date="2018-12-17T14:26:00Z">
                  <w:rPr>
                    <w:rFonts w:ascii="Consolas" w:hAnsi="Consolas" w:cs="Helvetica"/>
                    <w:color w:val="183691"/>
                    <w:sz w:val="18"/>
                    <w:szCs w:val="18"/>
                    <w:lang w:val="et-EE" w:eastAsia="et-EE"/>
                  </w:rPr>
                </w:rPrChange>
              </w:rPr>
              <w:t>&lt;</w:t>
            </w:r>
            <w:proofErr w:type="spellStart"/>
            <w:r w:rsidRPr="00C25E13">
              <w:rPr>
                <w:rFonts w:ascii="Consolas" w:hAnsi="Consolas" w:cs="Helvetica"/>
                <w:color w:val="63A35C"/>
                <w:sz w:val="18"/>
                <w:szCs w:val="18"/>
                <w:lang w:val="pt-PT" w:eastAsia="et-EE"/>
                <w:rPrChange w:id="928" w:author="Miguel Ferreira" w:date="2018-12-17T14:26:00Z">
                  <w:rPr>
                    <w:rFonts w:ascii="Consolas" w:hAnsi="Consolas" w:cs="Helvetica"/>
                    <w:color w:val="63A35C"/>
                    <w:sz w:val="18"/>
                    <w:szCs w:val="18"/>
                    <w:lang w:val="et-EE" w:eastAsia="et-EE"/>
                  </w:rPr>
                </w:rPrChange>
              </w:rPr>
              <w:t>dmdSec</w:t>
            </w:r>
            <w:proofErr w:type="spellEnd"/>
            <w:r w:rsidRPr="00C25E13">
              <w:rPr>
                <w:rFonts w:ascii="Consolas" w:hAnsi="Consolas" w:cs="Helvetica"/>
                <w:color w:val="333333"/>
                <w:sz w:val="18"/>
                <w:szCs w:val="18"/>
                <w:lang w:val="pt-PT" w:eastAsia="et-EE"/>
                <w:rPrChange w:id="929"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30" w:author="Miguel Ferreira" w:date="2018-12-17T14:26:00Z">
                  <w:rPr>
                    <w:rFonts w:ascii="Consolas" w:hAnsi="Consolas" w:cs="Helvetica"/>
                    <w:color w:val="795DA3"/>
                    <w:sz w:val="18"/>
                    <w:szCs w:val="18"/>
                    <w:lang w:val="et-EE" w:eastAsia="et-EE"/>
                  </w:rPr>
                </w:rPrChange>
              </w:rPr>
              <w:t>ID</w:t>
            </w:r>
            <w:r w:rsidRPr="00C25E13">
              <w:rPr>
                <w:rFonts w:ascii="Consolas" w:hAnsi="Consolas" w:cs="Helvetica"/>
                <w:color w:val="183691"/>
                <w:sz w:val="18"/>
                <w:szCs w:val="18"/>
                <w:lang w:val="pt-PT" w:eastAsia="et-EE"/>
                <w:rPrChange w:id="931" w:author="Miguel Ferreira" w:date="2018-12-17T14:26:00Z">
                  <w:rPr>
                    <w:rFonts w:ascii="Consolas" w:hAnsi="Consolas" w:cs="Helvetica"/>
                    <w:color w:val="183691"/>
                    <w:sz w:val="18"/>
                    <w:szCs w:val="18"/>
                    <w:lang w:val="et-EE" w:eastAsia="et-EE"/>
                  </w:rPr>
                </w:rPrChange>
              </w:rPr>
              <w:t>="c9adf006-2383-4e8a-830c-506e47db2188"&gt;</w:t>
            </w:r>
          </w:p>
          <w:p w14:paraId="796A06B9" w14:textId="77777777" w:rsidR="00E53DE7" w:rsidRPr="00C25E13" w:rsidRDefault="00E53DE7" w:rsidP="00E53DE7">
            <w:pPr>
              <w:spacing w:after="0" w:line="218" w:lineRule="atLeast"/>
              <w:rPr>
                <w:rFonts w:ascii="Consolas" w:hAnsi="Consolas" w:cs="Helvetica"/>
                <w:color w:val="333333"/>
                <w:sz w:val="18"/>
                <w:szCs w:val="18"/>
                <w:lang w:val="pt-PT" w:eastAsia="et-EE"/>
                <w:rPrChange w:id="932" w:author="Miguel Ferreira" w:date="2018-12-17T14:26:00Z">
                  <w:rPr>
                    <w:rFonts w:ascii="Consolas" w:hAnsi="Consolas" w:cs="Helvetica"/>
                    <w:color w:val="333333"/>
                    <w:sz w:val="18"/>
                    <w:szCs w:val="18"/>
                    <w:lang w:val="et-EE" w:eastAsia="et-EE"/>
                  </w:rPr>
                </w:rPrChange>
              </w:rPr>
            </w:pPr>
            <w:r w:rsidRPr="00C25E13">
              <w:rPr>
                <w:rFonts w:ascii="Consolas" w:hAnsi="Consolas" w:cs="Helvetica"/>
                <w:color w:val="333333"/>
                <w:sz w:val="18"/>
                <w:szCs w:val="18"/>
                <w:lang w:val="pt-PT" w:eastAsia="et-EE"/>
                <w:rPrChange w:id="933" w:author="Miguel Ferreira" w:date="2018-12-17T14:26:00Z">
                  <w:rPr>
                    <w:rFonts w:ascii="Consolas" w:hAnsi="Consolas" w:cs="Helvetica"/>
                    <w:color w:val="333333"/>
                    <w:sz w:val="18"/>
                    <w:szCs w:val="18"/>
                    <w:lang w:val="et-EE" w:eastAsia="et-EE"/>
                  </w:rPr>
                </w:rPrChange>
              </w:rPr>
              <w:t xml:space="preserve">     &lt;</w:t>
            </w:r>
            <w:proofErr w:type="spellStart"/>
            <w:r w:rsidRPr="00C25E13">
              <w:rPr>
                <w:rFonts w:ascii="Consolas" w:hAnsi="Consolas" w:cs="Helvetica"/>
                <w:color w:val="63A35C"/>
                <w:sz w:val="18"/>
                <w:szCs w:val="18"/>
                <w:lang w:val="pt-PT" w:eastAsia="et-EE"/>
                <w:rPrChange w:id="934" w:author="Miguel Ferreira" w:date="2018-12-17T14:26:00Z">
                  <w:rPr>
                    <w:rFonts w:ascii="Consolas" w:hAnsi="Consolas" w:cs="Helvetica"/>
                    <w:color w:val="63A35C"/>
                    <w:sz w:val="18"/>
                    <w:szCs w:val="18"/>
                    <w:lang w:val="et-EE" w:eastAsia="et-EE"/>
                  </w:rPr>
                </w:rPrChange>
              </w:rPr>
              <w:t>mdRef</w:t>
            </w:r>
            <w:proofErr w:type="spellEnd"/>
            <w:r w:rsidRPr="00C25E13">
              <w:rPr>
                <w:rFonts w:ascii="Consolas" w:hAnsi="Consolas" w:cs="Helvetica"/>
                <w:color w:val="63A35C"/>
                <w:sz w:val="18"/>
                <w:szCs w:val="18"/>
                <w:lang w:val="pt-PT" w:eastAsia="et-EE"/>
                <w:rPrChange w:id="935" w:author="Miguel Ferreira" w:date="2018-12-17T14:26:00Z">
                  <w:rPr>
                    <w:rFonts w:ascii="Consolas" w:hAnsi="Consolas" w:cs="Helvetica"/>
                    <w:color w:val="63A35C"/>
                    <w:sz w:val="18"/>
                    <w:szCs w:val="18"/>
                    <w:lang w:val="et-EE" w:eastAsia="et-EE"/>
                  </w:rPr>
                </w:rPrChange>
              </w:rPr>
              <w:t xml:space="preserve"> </w:t>
            </w:r>
            <w:r w:rsidRPr="00C25E13">
              <w:rPr>
                <w:rFonts w:ascii="Consolas" w:hAnsi="Consolas" w:cs="Helvetica"/>
                <w:color w:val="795DA3"/>
                <w:sz w:val="18"/>
                <w:szCs w:val="18"/>
                <w:lang w:val="pt-PT" w:eastAsia="et-EE"/>
                <w:rPrChange w:id="936" w:author="Miguel Ferreira" w:date="2018-12-17T14:26:00Z">
                  <w:rPr>
                    <w:rFonts w:ascii="Consolas" w:hAnsi="Consolas" w:cs="Helvetica"/>
                    <w:color w:val="795DA3"/>
                    <w:sz w:val="18"/>
                    <w:szCs w:val="18"/>
                    <w:lang w:val="et-EE" w:eastAsia="et-EE"/>
                  </w:rPr>
                </w:rPrChange>
              </w:rPr>
              <w:t>ID</w:t>
            </w:r>
            <w:r w:rsidRPr="00C25E13">
              <w:rPr>
                <w:rFonts w:ascii="Consolas" w:hAnsi="Consolas" w:cs="Helvetica"/>
                <w:color w:val="183691"/>
                <w:sz w:val="18"/>
                <w:szCs w:val="18"/>
                <w:lang w:val="pt-PT" w:eastAsia="et-EE"/>
                <w:rPrChange w:id="937" w:author="Miguel Ferreira" w:date="2018-12-17T14:26:00Z">
                  <w:rPr>
                    <w:rFonts w:ascii="Consolas" w:hAnsi="Consolas" w:cs="Helvetica"/>
                    <w:color w:val="183691"/>
                    <w:sz w:val="18"/>
                    <w:szCs w:val="18"/>
                    <w:lang w:val="et-EE" w:eastAsia="et-EE"/>
                  </w:rPr>
                </w:rPrChange>
              </w:rPr>
              <w:t>="b9520eb0-4b1b-4c4f-8c9d-d0677eb2618a"</w:t>
            </w:r>
            <w:r w:rsidRPr="00C25E13">
              <w:rPr>
                <w:rFonts w:ascii="Consolas" w:hAnsi="Consolas" w:cs="Helvetica"/>
                <w:color w:val="333333"/>
                <w:sz w:val="18"/>
                <w:szCs w:val="18"/>
                <w:lang w:val="pt-PT" w:eastAsia="et-EE"/>
                <w:rPrChange w:id="938"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39" w:author="Miguel Ferreira" w:date="2018-12-17T14:26:00Z">
                  <w:rPr>
                    <w:rFonts w:ascii="Consolas" w:hAnsi="Consolas" w:cs="Helvetica"/>
                    <w:color w:val="795DA3"/>
                    <w:sz w:val="18"/>
                    <w:szCs w:val="18"/>
                    <w:lang w:val="et-EE" w:eastAsia="et-EE"/>
                  </w:rPr>
                </w:rPrChange>
              </w:rPr>
              <w:t>LOCTYPE</w:t>
            </w:r>
            <w:r w:rsidRPr="00C25E13">
              <w:rPr>
                <w:rFonts w:ascii="Consolas" w:hAnsi="Consolas" w:cs="Helvetica"/>
                <w:color w:val="183691"/>
                <w:sz w:val="18"/>
                <w:szCs w:val="18"/>
                <w:lang w:val="pt-PT" w:eastAsia="et-EE"/>
                <w:rPrChange w:id="940" w:author="Miguel Ferreira" w:date="2018-12-17T14:26:00Z">
                  <w:rPr>
                    <w:rFonts w:ascii="Consolas" w:hAnsi="Consolas" w:cs="Helvetica"/>
                    <w:color w:val="183691"/>
                    <w:sz w:val="18"/>
                    <w:szCs w:val="18"/>
                    <w:lang w:val="et-EE" w:eastAsia="et-EE"/>
                  </w:rPr>
                </w:rPrChange>
              </w:rPr>
              <w:t>="URL"</w:t>
            </w:r>
            <w:r w:rsidRPr="00C25E13">
              <w:rPr>
                <w:rFonts w:ascii="Consolas" w:hAnsi="Consolas" w:cs="Helvetica"/>
                <w:color w:val="333333"/>
                <w:sz w:val="18"/>
                <w:szCs w:val="18"/>
                <w:lang w:val="pt-PT" w:eastAsia="et-EE"/>
                <w:rPrChange w:id="941"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42" w:author="Miguel Ferreira" w:date="2018-12-17T14:26:00Z">
                  <w:rPr>
                    <w:rFonts w:ascii="Consolas" w:hAnsi="Consolas" w:cs="Helvetica"/>
                    <w:color w:val="795DA3"/>
                    <w:sz w:val="18"/>
                    <w:szCs w:val="18"/>
                    <w:lang w:val="et-EE" w:eastAsia="et-EE"/>
                  </w:rPr>
                </w:rPrChange>
              </w:rPr>
              <w:t>MDTYPE</w:t>
            </w:r>
            <w:r w:rsidRPr="00C25E13">
              <w:rPr>
                <w:rFonts w:ascii="Consolas" w:hAnsi="Consolas" w:cs="Helvetica"/>
                <w:color w:val="183691"/>
                <w:sz w:val="18"/>
                <w:szCs w:val="18"/>
                <w:lang w:val="pt-PT" w:eastAsia="et-EE"/>
                <w:rPrChange w:id="943" w:author="Miguel Ferreira" w:date="2018-12-17T14:26:00Z">
                  <w:rPr>
                    <w:rFonts w:ascii="Consolas" w:hAnsi="Consolas" w:cs="Helvetica"/>
                    <w:color w:val="183691"/>
                    <w:sz w:val="18"/>
                    <w:szCs w:val="18"/>
                    <w:lang w:val="et-EE" w:eastAsia="et-EE"/>
                  </w:rPr>
                </w:rPrChange>
              </w:rPr>
              <w:t>="EAC-CPF"</w:t>
            </w:r>
            <w:r w:rsidRPr="00C25E13">
              <w:rPr>
                <w:rFonts w:ascii="Consolas" w:hAnsi="Consolas" w:cs="Helvetica"/>
                <w:color w:val="333333"/>
                <w:sz w:val="18"/>
                <w:szCs w:val="18"/>
                <w:lang w:val="pt-PT" w:eastAsia="et-EE"/>
                <w:rPrChange w:id="944"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45" w:author="Miguel Ferreira" w:date="2018-12-17T14:26:00Z">
                  <w:rPr>
                    <w:rFonts w:ascii="Consolas" w:hAnsi="Consolas" w:cs="Helvetica"/>
                    <w:color w:val="795DA3"/>
                    <w:sz w:val="18"/>
                    <w:szCs w:val="18"/>
                    <w:lang w:val="et-EE" w:eastAsia="et-EE"/>
                  </w:rPr>
                </w:rPrChange>
              </w:rPr>
              <w:t>MDTYPEVERSION</w:t>
            </w:r>
            <w:r w:rsidRPr="00C25E13">
              <w:rPr>
                <w:rFonts w:ascii="Consolas" w:hAnsi="Consolas" w:cs="Helvetica"/>
                <w:color w:val="183691"/>
                <w:sz w:val="18"/>
                <w:szCs w:val="18"/>
                <w:lang w:val="pt-PT" w:eastAsia="et-EE"/>
                <w:rPrChange w:id="946" w:author="Miguel Ferreira" w:date="2018-12-17T14:26:00Z">
                  <w:rPr>
                    <w:rFonts w:ascii="Consolas" w:hAnsi="Consolas" w:cs="Helvetica"/>
                    <w:color w:val="183691"/>
                    <w:sz w:val="18"/>
                    <w:szCs w:val="18"/>
                    <w:lang w:val="et-EE" w:eastAsia="et-EE"/>
                  </w:rPr>
                </w:rPrChange>
              </w:rPr>
              <w:t>="2010"</w:t>
            </w:r>
            <w:r w:rsidRPr="00C25E13">
              <w:rPr>
                <w:rFonts w:ascii="Consolas" w:hAnsi="Consolas" w:cs="Helvetica"/>
                <w:color w:val="333333"/>
                <w:sz w:val="18"/>
                <w:szCs w:val="18"/>
                <w:lang w:val="pt-PT" w:eastAsia="et-EE"/>
                <w:rPrChange w:id="947" w:author="Miguel Ferreira" w:date="2018-12-17T14:26:00Z">
                  <w:rPr>
                    <w:rFonts w:ascii="Consolas" w:hAnsi="Consolas" w:cs="Helvetica"/>
                    <w:color w:val="333333"/>
                    <w:sz w:val="18"/>
                    <w:szCs w:val="18"/>
                    <w:lang w:val="et-EE" w:eastAsia="et-EE"/>
                  </w:rPr>
                </w:rPrChange>
              </w:rPr>
              <w:t xml:space="preserve"> </w:t>
            </w:r>
            <w:proofErr w:type="spellStart"/>
            <w:proofErr w:type="gramStart"/>
            <w:r w:rsidRPr="00C25E13">
              <w:rPr>
                <w:rFonts w:ascii="Consolas" w:hAnsi="Consolas" w:cs="Helvetica"/>
                <w:color w:val="795DA3"/>
                <w:sz w:val="18"/>
                <w:szCs w:val="18"/>
                <w:lang w:val="pt-PT" w:eastAsia="et-EE"/>
                <w:rPrChange w:id="948" w:author="Miguel Ferreira" w:date="2018-12-17T14:26:00Z">
                  <w:rPr>
                    <w:rFonts w:ascii="Consolas" w:hAnsi="Consolas" w:cs="Helvetica"/>
                    <w:color w:val="795DA3"/>
                    <w:sz w:val="18"/>
                    <w:szCs w:val="18"/>
                    <w:lang w:val="et-EE" w:eastAsia="et-EE"/>
                  </w:rPr>
                </w:rPrChange>
              </w:rPr>
              <w:t>xlink:type</w:t>
            </w:r>
            <w:proofErr w:type="spellEnd"/>
            <w:proofErr w:type="gramEnd"/>
            <w:r w:rsidRPr="00C25E13">
              <w:rPr>
                <w:rFonts w:ascii="Consolas" w:hAnsi="Consolas" w:cs="Helvetica"/>
                <w:color w:val="183691"/>
                <w:sz w:val="18"/>
                <w:szCs w:val="18"/>
                <w:lang w:val="pt-PT" w:eastAsia="et-EE"/>
                <w:rPrChange w:id="949" w:author="Miguel Ferreira" w:date="2018-12-17T14:26:00Z">
                  <w:rPr>
                    <w:rFonts w:ascii="Consolas" w:hAnsi="Consolas" w:cs="Helvetica"/>
                    <w:color w:val="183691"/>
                    <w:sz w:val="18"/>
                    <w:szCs w:val="18"/>
                    <w:lang w:val="et-EE" w:eastAsia="et-EE"/>
                  </w:rPr>
                </w:rPrChange>
              </w:rPr>
              <w:t>="</w:t>
            </w:r>
            <w:proofErr w:type="spellStart"/>
            <w:r w:rsidRPr="00C25E13">
              <w:rPr>
                <w:rFonts w:ascii="Consolas" w:hAnsi="Consolas" w:cs="Helvetica"/>
                <w:color w:val="183691"/>
                <w:sz w:val="18"/>
                <w:szCs w:val="18"/>
                <w:lang w:val="pt-PT" w:eastAsia="et-EE"/>
                <w:rPrChange w:id="950" w:author="Miguel Ferreira" w:date="2018-12-17T14:26:00Z">
                  <w:rPr>
                    <w:rFonts w:ascii="Consolas" w:hAnsi="Consolas" w:cs="Helvetica"/>
                    <w:color w:val="183691"/>
                    <w:sz w:val="18"/>
                    <w:szCs w:val="18"/>
                    <w:lang w:val="et-EE" w:eastAsia="et-EE"/>
                  </w:rPr>
                </w:rPrChange>
              </w:rPr>
              <w:t>simple</w:t>
            </w:r>
            <w:proofErr w:type="spellEnd"/>
            <w:r w:rsidRPr="00C25E13">
              <w:rPr>
                <w:rFonts w:ascii="Consolas" w:hAnsi="Consolas" w:cs="Helvetica"/>
                <w:color w:val="183691"/>
                <w:sz w:val="18"/>
                <w:szCs w:val="18"/>
                <w:lang w:val="pt-PT" w:eastAsia="et-EE"/>
                <w:rPrChange w:id="951" w:author="Miguel Ferreira" w:date="2018-12-17T14:26:00Z">
                  <w:rPr>
                    <w:rFonts w:ascii="Consolas" w:hAnsi="Consolas" w:cs="Helvetica"/>
                    <w:color w:val="183691"/>
                    <w:sz w:val="18"/>
                    <w:szCs w:val="18"/>
                    <w:lang w:val="et-EE" w:eastAsia="et-EE"/>
                  </w:rPr>
                </w:rPrChange>
              </w:rPr>
              <w:t>"</w:t>
            </w:r>
            <w:r w:rsidRPr="00C25E13">
              <w:rPr>
                <w:rFonts w:ascii="Consolas" w:hAnsi="Consolas" w:cs="Helvetica"/>
                <w:color w:val="333333"/>
                <w:sz w:val="18"/>
                <w:szCs w:val="18"/>
                <w:lang w:val="pt-PT" w:eastAsia="et-EE"/>
                <w:rPrChange w:id="952" w:author="Miguel Ferreira" w:date="2018-12-17T14:26:00Z">
                  <w:rPr>
                    <w:rFonts w:ascii="Consolas" w:hAnsi="Consolas" w:cs="Helvetica"/>
                    <w:color w:val="333333"/>
                    <w:sz w:val="18"/>
                    <w:szCs w:val="18"/>
                    <w:lang w:val="et-EE" w:eastAsia="et-EE"/>
                  </w:rPr>
                </w:rPrChange>
              </w:rPr>
              <w:t xml:space="preserve"> </w:t>
            </w:r>
            <w:proofErr w:type="spellStart"/>
            <w:r w:rsidRPr="00C25E13">
              <w:rPr>
                <w:rFonts w:ascii="Consolas" w:hAnsi="Consolas" w:cs="Helvetica"/>
                <w:color w:val="795DA3"/>
                <w:sz w:val="18"/>
                <w:szCs w:val="18"/>
                <w:lang w:val="pt-PT" w:eastAsia="et-EE"/>
                <w:rPrChange w:id="953" w:author="Miguel Ferreira" w:date="2018-12-17T14:26:00Z">
                  <w:rPr>
                    <w:rFonts w:ascii="Consolas" w:hAnsi="Consolas" w:cs="Helvetica"/>
                    <w:color w:val="795DA3"/>
                    <w:sz w:val="18"/>
                    <w:szCs w:val="18"/>
                    <w:lang w:val="et-EE" w:eastAsia="et-EE"/>
                  </w:rPr>
                </w:rPrChange>
              </w:rPr>
              <w:t>xlink:href</w:t>
            </w:r>
            <w:proofErr w:type="spellEnd"/>
            <w:r w:rsidRPr="00C25E13">
              <w:rPr>
                <w:rFonts w:ascii="Consolas" w:hAnsi="Consolas" w:cs="Helvetica"/>
                <w:color w:val="183691"/>
                <w:sz w:val="18"/>
                <w:szCs w:val="18"/>
                <w:lang w:val="pt-PT" w:eastAsia="et-EE"/>
                <w:rPrChange w:id="954" w:author="Miguel Ferreira" w:date="2018-12-17T14:26:00Z">
                  <w:rPr>
                    <w:rFonts w:ascii="Consolas" w:hAnsi="Consolas" w:cs="Helvetica"/>
                    <w:color w:val="183691"/>
                    <w:sz w:val="18"/>
                    <w:szCs w:val="18"/>
                    <w:lang w:val="et-EE" w:eastAsia="et-EE"/>
                  </w:rPr>
                </w:rPrChange>
              </w:rPr>
              <w:t>="file:</w:t>
            </w:r>
            <w:r w:rsidR="00775CC1" w:rsidRPr="00C25E13">
              <w:rPr>
                <w:rFonts w:ascii="Consolas" w:hAnsi="Consolas" w:cs="Helvetica"/>
                <w:color w:val="183691"/>
                <w:sz w:val="18"/>
                <w:szCs w:val="18"/>
                <w:lang w:val="pt-PT" w:eastAsia="et-EE"/>
                <w:rPrChange w:id="955" w:author="Miguel Ferreira" w:date="2018-12-17T14:26:00Z">
                  <w:rPr>
                    <w:rFonts w:ascii="Consolas" w:hAnsi="Consolas" w:cs="Helvetica"/>
                    <w:color w:val="183691"/>
                    <w:sz w:val="18"/>
                    <w:szCs w:val="18"/>
                    <w:lang w:val="et-EE" w:eastAsia="et-EE"/>
                  </w:rPr>
                </w:rPrChange>
              </w:rPr>
              <w:t>//</w:t>
            </w:r>
            <w:proofErr w:type="spellStart"/>
            <w:r w:rsidRPr="00C25E13">
              <w:rPr>
                <w:rFonts w:ascii="Consolas" w:hAnsi="Consolas" w:cs="Helvetica"/>
                <w:color w:val="183691"/>
                <w:sz w:val="18"/>
                <w:szCs w:val="18"/>
                <w:lang w:val="pt-PT" w:eastAsia="et-EE"/>
                <w:rPrChange w:id="956" w:author="Miguel Ferreira" w:date="2018-12-17T14:26:00Z">
                  <w:rPr>
                    <w:rFonts w:ascii="Consolas" w:hAnsi="Consolas" w:cs="Helvetica"/>
                    <w:color w:val="183691"/>
                    <w:sz w:val="18"/>
                    <w:szCs w:val="18"/>
                    <w:lang w:val="et-EE" w:eastAsia="et-EE"/>
                  </w:rPr>
                </w:rPrChange>
              </w:rPr>
              <w:t>metadata</w:t>
            </w:r>
            <w:proofErr w:type="spellEnd"/>
            <w:r w:rsidRPr="00C25E13">
              <w:rPr>
                <w:rFonts w:ascii="Consolas" w:hAnsi="Consolas" w:cs="Helvetica"/>
                <w:color w:val="183691"/>
                <w:sz w:val="18"/>
                <w:szCs w:val="18"/>
                <w:lang w:val="pt-PT" w:eastAsia="et-EE"/>
                <w:rPrChange w:id="957" w:author="Miguel Ferreira" w:date="2018-12-17T14:26:00Z">
                  <w:rPr>
                    <w:rFonts w:ascii="Consolas" w:hAnsi="Consolas" w:cs="Helvetica"/>
                    <w:color w:val="183691"/>
                    <w:sz w:val="18"/>
                    <w:szCs w:val="18"/>
                    <w:lang w:val="et-EE" w:eastAsia="et-EE"/>
                  </w:rPr>
                </w:rPrChange>
              </w:rPr>
              <w:t>/</w:t>
            </w:r>
            <w:proofErr w:type="spellStart"/>
            <w:r w:rsidRPr="00C25E13">
              <w:rPr>
                <w:rFonts w:ascii="Consolas" w:hAnsi="Consolas" w:cs="Helvetica"/>
                <w:color w:val="183691"/>
                <w:sz w:val="18"/>
                <w:szCs w:val="18"/>
                <w:lang w:val="pt-PT" w:eastAsia="et-EE"/>
                <w:rPrChange w:id="958" w:author="Miguel Ferreira" w:date="2018-12-17T14:26:00Z">
                  <w:rPr>
                    <w:rFonts w:ascii="Consolas" w:hAnsi="Consolas" w:cs="Helvetica"/>
                    <w:color w:val="183691"/>
                    <w:sz w:val="18"/>
                    <w:szCs w:val="18"/>
                    <w:lang w:val="et-EE" w:eastAsia="et-EE"/>
                  </w:rPr>
                </w:rPrChange>
              </w:rPr>
              <w:t>descriptive</w:t>
            </w:r>
            <w:proofErr w:type="spellEnd"/>
            <w:r w:rsidRPr="00C25E13">
              <w:rPr>
                <w:rFonts w:ascii="Consolas" w:hAnsi="Consolas" w:cs="Helvetica"/>
                <w:color w:val="183691"/>
                <w:sz w:val="18"/>
                <w:szCs w:val="18"/>
                <w:lang w:val="pt-PT" w:eastAsia="et-EE"/>
                <w:rPrChange w:id="959" w:author="Miguel Ferreira" w:date="2018-12-17T14:26:00Z">
                  <w:rPr>
                    <w:rFonts w:ascii="Consolas" w:hAnsi="Consolas" w:cs="Helvetica"/>
                    <w:color w:val="183691"/>
                    <w:sz w:val="18"/>
                    <w:szCs w:val="18"/>
                    <w:lang w:val="et-EE" w:eastAsia="et-EE"/>
                  </w:rPr>
                </w:rPrChange>
              </w:rPr>
              <w:t>/eaccpf.xml"</w:t>
            </w:r>
            <w:r w:rsidRPr="00C25E13">
              <w:rPr>
                <w:rFonts w:ascii="Consolas" w:hAnsi="Consolas" w:cs="Helvetica"/>
                <w:color w:val="333333"/>
                <w:sz w:val="18"/>
                <w:szCs w:val="18"/>
                <w:lang w:val="pt-PT" w:eastAsia="et-EE"/>
                <w:rPrChange w:id="960"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61" w:author="Miguel Ferreira" w:date="2018-12-17T14:26:00Z">
                  <w:rPr>
                    <w:rFonts w:ascii="Consolas" w:hAnsi="Consolas" w:cs="Helvetica"/>
                    <w:color w:val="795DA3"/>
                    <w:sz w:val="18"/>
                    <w:szCs w:val="18"/>
                    <w:lang w:val="et-EE" w:eastAsia="et-EE"/>
                  </w:rPr>
                </w:rPrChange>
              </w:rPr>
              <w:t>MIMETYPE</w:t>
            </w:r>
            <w:r w:rsidRPr="00C25E13">
              <w:rPr>
                <w:rFonts w:ascii="Consolas" w:hAnsi="Consolas" w:cs="Helvetica"/>
                <w:color w:val="183691"/>
                <w:sz w:val="18"/>
                <w:szCs w:val="18"/>
                <w:lang w:val="pt-PT" w:eastAsia="et-EE"/>
                <w:rPrChange w:id="962" w:author="Miguel Ferreira" w:date="2018-12-17T14:26:00Z">
                  <w:rPr>
                    <w:rFonts w:ascii="Consolas" w:hAnsi="Consolas" w:cs="Helvetica"/>
                    <w:color w:val="183691"/>
                    <w:sz w:val="18"/>
                    <w:szCs w:val="18"/>
                    <w:lang w:val="et-EE" w:eastAsia="et-EE"/>
                  </w:rPr>
                </w:rPrChange>
              </w:rPr>
              <w:t>="</w:t>
            </w:r>
            <w:proofErr w:type="spellStart"/>
            <w:r w:rsidRPr="00C25E13">
              <w:rPr>
                <w:rFonts w:ascii="Consolas" w:hAnsi="Consolas" w:cs="Helvetica"/>
                <w:color w:val="183691"/>
                <w:sz w:val="18"/>
                <w:szCs w:val="18"/>
                <w:lang w:val="pt-PT" w:eastAsia="et-EE"/>
                <w:rPrChange w:id="963" w:author="Miguel Ferreira" w:date="2018-12-17T14:26:00Z">
                  <w:rPr>
                    <w:rFonts w:ascii="Consolas" w:hAnsi="Consolas" w:cs="Helvetica"/>
                    <w:color w:val="183691"/>
                    <w:sz w:val="18"/>
                    <w:szCs w:val="18"/>
                    <w:lang w:val="et-EE" w:eastAsia="et-EE"/>
                  </w:rPr>
                </w:rPrChange>
              </w:rPr>
              <w:t>text</w:t>
            </w:r>
            <w:proofErr w:type="spellEnd"/>
            <w:r w:rsidRPr="00C25E13">
              <w:rPr>
                <w:rFonts w:ascii="Consolas" w:hAnsi="Consolas" w:cs="Helvetica"/>
                <w:color w:val="183691"/>
                <w:sz w:val="18"/>
                <w:szCs w:val="18"/>
                <w:lang w:val="pt-PT" w:eastAsia="et-EE"/>
                <w:rPrChange w:id="964" w:author="Miguel Ferreira" w:date="2018-12-17T14:26:00Z">
                  <w:rPr>
                    <w:rFonts w:ascii="Consolas" w:hAnsi="Consolas" w:cs="Helvetica"/>
                    <w:color w:val="183691"/>
                    <w:sz w:val="18"/>
                    <w:szCs w:val="18"/>
                    <w:lang w:val="et-EE" w:eastAsia="et-EE"/>
                  </w:rPr>
                </w:rPrChange>
              </w:rPr>
              <w:t>/</w:t>
            </w:r>
            <w:proofErr w:type="spellStart"/>
            <w:r w:rsidRPr="00C25E13">
              <w:rPr>
                <w:rFonts w:ascii="Consolas" w:hAnsi="Consolas" w:cs="Helvetica"/>
                <w:color w:val="183691"/>
                <w:sz w:val="18"/>
                <w:szCs w:val="18"/>
                <w:lang w:val="pt-PT" w:eastAsia="et-EE"/>
                <w:rPrChange w:id="965" w:author="Miguel Ferreira" w:date="2018-12-17T14:26:00Z">
                  <w:rPr>
                    <w:rFonts w:ascii="Consolas" w:hAnsi="Consolas" w:cs="Helvetica"/>
                    <w:color w:val="183691"/>
                    <w:sz w:val="18"/>
                    <w:szCs w:val="18"/>
                    <w:lang w:val="et-EE" w:eastAsia="et-EE"/>
                  </w:rPr>
                </w:rPrChange>
              </w:rPr>
              <w:t>xml</w:t>
            </w:r>
            <w:proofErr w:type="spellEnd"/>
            <w:r w:rsidRPr="00C25E13">
              <w:rPr>
                <w:rFonts w:ascii="Consolas" w:hAnsi="Consolas" w:cs="Helvetica"/>
                <w:color w:val="183691"/>
                <w:sz w:val="18"/>
                <w:szCs w:val="18"/>
                <w:lang w:val="pt-PT" w:eastAsia="et-EE"/>
                <w:rPrChange w:id="966" w:author="Miguel Ferreira" w:date="2018-12-17T14:26:00Z">
                  <w:rPr>
                    <w:rFonts w:ascii="Consolas" w:hAnsi="Consolas" w:cs="Helvetica"/>
                    <w:color w:val="183691"/>
                    <w:sz w:val="18"/>
                    <w:szCs w:val="18"/>
                    <w:lang w:val="et-EE" w:eastAsia="et-EE"/>
                  </w:rPr>
                </w:rPrChange>
              </w:rPr>
              <w:t>"</w:t>
            </w:r>
            <w:r w:rsidRPr="00C25E13">
              <w:rPr>
                <w:rFonts w:ascii="Consolas" w:hAnsi="Consolas" w:cs="Helvetica"/>
                <w:color w:val="333333"/>
                <w:sz w:val="18"/>
                <w:szCs w:val="18"/>
                <w:lang w:val="pt-PT" w:eastAsia="et-EE"/>
                <w:rPrChange w:id="967"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68" w:author="Miguel Ferreira" w:date="2018-12-17T14:26:00Z">
                  <w:rPr>
                    <w:rFonts w:ascii="Consolas" w:hAnsi="Consolas" w:cs="Helvetica"/>
                    <w:color w:val="795DA3"/>
                    <w:sz w:val="18"/>
                    <w:szCs w:val="18"/>
                    <w:lang w:val="et-EE" w:eastAsia="et-EE"/>
                  </w:rPr>
                </w:rPrChange>
              </w:rPr>
              <w:t>SIZE</w:t>
            </w:r>
            <w:r w:rsidRPr="00C25E13">
              <w:rPr>
                <w:rFonts w:ascii="Consolas" w:hAnsi="Consolas" w:cs="Helvetica"/>
                <w:color w:val="183691"/>
                <w:sz w:val="18"/>
                <w:szCs w:val="18"/>
                <w:lang w:val="pt-PT" w:eastAsia="et-EE"/>
                <w:rPrChange w:id="969" w:author="Miguel Ferreira" w:date="2018-12-17T14:26:00Z">
                  <w:rPr>
                    <w:rFonts w:ascii="Consolas" w:hAnsi="Consolas" w:cs="Helvetica"/>
                    <w:color w:val="183691"/>
                    <w:sz w:val="18"/>
                    <w:szCs w:val="18"/>
                    <w:lang w:val="et-EE" w:eastAsia="et-EE"/>
                  </w:rPr>
                </w:rPrChange>
              </w:rPr>
              <w:t xml:space="preserve">="1787" </w:t>
            </w:r>
            <w:r w:rsidRPr="00C25E13">
              <w:rPr>
                <w:rFonts w:ascii="Consolas" w:hAnsi="Consolas" w:cs="Helvetica"/>
                <w:color w:val="795DA3"/>
                <w:sz w:val="18"/>
                <w:szCs w:val="18"/>
                <w:lang w:val="pt-PT" w:eastAsia="et-EE"/>
                <w:rPrChange w:id="970" w:author="Miguel Ferreira" w:date="2018-12-17T14:26:00Z">
                  <w:rPr>
                    <w:rFonts w:ascii="Consolas" w:hAnsi="Consolas" w:cs="Helvetica"/>
                    <w:color w:val="795DA3"/>
                    <w:sz w:val="18"/>
                    <w:szCs w:val="18"/>
                    <w:lang w:val="et-EE" w:eastAsia="et-EE"/>
                  </w:rPr>
                </w:rPrChange>
              </w:rPr>
              <w:t>CREATED</w:t>
            </w:r>
            <w:r w:rsidRPr="00C25E13">
              <w:rPr>
                <w:rFonts w:ascii="Consolas" w:hAnsi="Consolas" w:cs="Helvetica"/>
                <w:color w:val="183691"/>
                <w:sz w:val="18"/>
                <w:szCs w:val="18"/>
                <w:lang w:val="pt-PT" w:eastAsia="et-EE"/>
                <w:rPrChange w:id="971" w:author="Miguel Ferreira" w:date="2018-12-17T14:26:00Z">
                  <w:rPr>
                    <w:rFonts w:ascii="Consolas" w:hAnsi="Consolas" w:cs="Helvetica"/>
                    <w:color w:val="183691"/>
                    <w:sz w:val="18"/>
                    <w:szCs w:val="18"/>
                    <w:lang w:val="et-EE" w:eastAsia="et-EE"/>
                  </w:rPr>
                </w:rPrChange>
              </w:rPr>
              <w:t>="2017-01-31T10:22:02.1202592+02:00"</w:t>
            </w:r>
            <w:r w:rsidRPr="00C25E13">
              <w:rPr>
                <w:rFonts w:ascii="Consolas" w:hAnsi="Consolas" w:cs="Helvetica"/>
                <w:color w:val="333333"/>
                <w:sz w:val="18"/>
                <w:szCs w:val="18"/>
                <w:lang w:val="pt-PT" w:eastAsia="et-EE"/>
                <w:rPrChange w:id="972"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73" w:author="Miguel Ferreira" w:date="2018-12-17T14:26:00Z">
                  <w:rPr>
                    <w:rFonts w:ascii="Consolas" w:hAnsi="Consolas" w:cs="Helvetica"/>
                    <w:color w:val="795DA3"/>
                    <w:sz w:val="18"/>
                    <w:szCs w:val="18"/>
                    <w:lang w:val="et-EE" w:eastAsia="et-EE"/>
                  </w:rPr>
                </w:rPrChange>
              </w:rPr>
              <w:t>CHECKSUM</w:t>
            </w:r>
            <w:r w:rsidRPr="00C25E13">
              <w:rPr>
                <w:rFonts w:ascii="Consolas" w:hAnsi="Consolas" w:cs="Helvetica"/>
                <w:color w:val="183691"/>
                <w:sz w:val="18"/>
                <w:szCs w:val="18"/>
                <w:lang w:val="pt-PT" w:eastAsia="et-EE"/>
                <w:rPrChange w:id="974" w:author="Miguel Ferreira" w:date="2018-12-17T14:26:00Z">
                  <w:rPr>
                    <w:rFonts w:ascii="Consolas" w:hAnsi="Consolas" w:cs="Helvetica"/>
                    <w:color w:val="183691"/>
                    <w:sz w:val="18"/>
                    <w:szCs w:val="18"/>
                    <w:lang w:val="et-EE" w:eastAsia="et-EE"/>
                  </w:rPr>
                </w:rPrChange>
              </w:rPr>
              <w:t>="1eefac646c8e42d57d7fa9ede829e7b780e89bda7bf6ab5374535664118f3fcf"</w:t>
            </w:r>
            <w:r w:rsidRPr="00C25E13">
              <w:rPr>
                <w:rFonts w:ascii="Consolas" w:hAnsi="Consolas" w:cs="Helvetica"/>
                <w:color w:val="333333"/>
                <w:sz w:val="18"/>
                <w:szCs w:val="18"/>
                <w:lang w:val="pt-PT" w:eastAsia="et-EE"/>
                <w:rPrChange w:id="975"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76" w:author="Miguel Ferreira" w:date="2018-12-17T14:26:00Z">
                  <w:rPr>
                    <w:rFonts w:ascii="Consolas" w:hAnsi="Consolas" w:cs="Helvetica"/>
                    <w:color w:val="795DA3"/>
                    <w:sz w:val="18"/>
                    <w:szCs w:val="18"/>
                    <w:lang w:val="et-EE" w:eastAsia="et-EE"/>
                  </w:rPr>
                </w:rPrChange>
              </w:rPr>
              <w:t>CHECKSUMTYPE</w:t>
            </w:r>
            <w:r w:rsidRPr="00C25E13">
              <w:rPr>
                <w:rFonts w:ascii="Consolas" w:hAnsi="Consolas" w:cs="Helvetica"/>
                <w:color w:val="183691"/>
                <w:sz w:val="18"/>
                <w:szCs w:val="18"/>
                <w:lang w:val="pt-PT" w:eastAsia="et-EE"/>
                <w:rPrChange w:id="977" w:author="Miguel Ferreira" w:date="2018-12-17T14:26:00Z">
                  <w:rPr>
                    <w:rFonts w:ascii="Consolas" w:hAnsi="Consolas" w:cs="Helvetica"/>
                    <w:color w:val="183691"/>
                    <w:sz w:val="18"/>
                    <w:szCs w:val="18"/>
                    <w:lang w:val="et-EE" w:eastAsia="et-EE"/>
                  </w:rPr>
                </w:rPrChange>
              </w:rPr>
              <w:t>="SHA-256" /&gt;</w:t>
            </w:r>
          </w:p>
          <w:p w14:paraId="7390D460" w14:textId="77777777" w:rsidR="00E53DE7" w:rsidRPr="00F65186" w:rsidRDefault="00E53DE7" w:rsidP="00E53DE7">
            <w:pPr>
              <w:spacing w:after="0" w:line="218" w:lineRule="atLeast"/>
              <w:rPr>
                <w:rFonts w:ascii="Consolas" w:hAnsi="Consolas" w:cs="Helvetica"/>
                <w:color w:val="333333"/>
                <w:sz w:val="18"/>
                <w:szCs w:val="18"/>
                <w:lang w:eastAsia="et-EE"/>
                <w:rPrChange w:id="978"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183691"/>
                <w:sz w:val="18"/>
                <w:szCs w:val="18"/>
                <w:lang w:eastAsia="et-EE"/>
                <w:rPrChange w:id="979" w:author="Miguel Ferreira" w:date="2018-12-17T14:25:00Z">
                  <w:rPr>
                    <w:rFonts w:ascii="Consolas" w:hAnsi="Consolas" w:cs="Helvetica"/>
                    <w:color w:val="183691"/>
                    <w:sz w:val="18"/>
                    <w:szCs w:val="18"/>
                    <w:lang w:val="et-EE" w:eastAsia="et-EE"/>
                  </w:rPr>
                </w:rPrChange>
              </w:rPr>
              <w:t>&lt;/</w:t>
            </w:r>
            <w:proofErr w:type="spellStart"/>
            <w:r w:rsidRPr="00F65186">
              <w:rPr>
                <w:rFonts w:ascii="Consolas" w:hAnsi="Consolas" w:cs="Helvetica"/>
                <w:color w:val="63A35C"/>
                <w:sz w:val="18"/>
                <w:szCs w:val="18"/>
                <w:lang w:eastAsia="et-EE"/>
                <w:rPrChange w:id="980" w:author="Miguel Ferreira" w:date="2018-12-17T14:25:00Z">
                  <w:rPr>
                    <w:rFonts w:ascii="Consolas" w:hAnsi="Consolas" w:cs="Helvetica"/>
                    <w:color w:val="63A35C"/>
                    <w:sz w:val="18"/>
                    <w:szCs w:val="18"/>
                    <w:lang w:val="et-EE" w:eastAsia="et-EE"/>
                  </w:rPr>
                </w:rPrChange>
              </w:rPr>
              <w:t>dmdSec</w:t>
            </w:r>
            <w:proofErr w:type="spellEnd"/>
            <w:r w:rsidRPr="00F65186">
              <w:rPr>
                <w:rFonts w:ascii="Consolas" w:hAnsi="Consolas" w:cs="Helvetica"/>
                <w:color w:val="183691"/>
                <w:sz w:val="18"/>
                <w:szCs w:val="18"/>
                <w:lang w:eastAsia="et-EE"/>
                <w:rPrChange w:id="981" w:author="Miguel Ferreira" w:date="2018-12-17T14:25:00Z">
                  <w:rPr>
                    <w:rFonts w:ascii="Consolas" w:hAnsi="Consolas" w:cs="Helvetica"/>
                    <w:color w:val="183691"/>
                    <w:sz w:val="18"/>
                    <w:szCs w:val="18"/>
                    <w:lang w:val="et-EE" w:eastAsia="et-EE"/>
                  </w:rPr>
                </w:rPrChange>
              </w:rPr>
              <w:t>&gt;</w:t>
            </w:r>
          </w:p>
        </w:tc>
      </w:tr>
      <w:tr w:rsidR="00775CC1" w:rsidRPr="003E74F1" w14:paraId="1CE87EE9" w14:textId="77777777" w:rsidTr="00C2099E">
        <w:tc>
          <w:tcPr>
            <w:tcW w:w="0" w:type="auto"/>
            <w:shd w:val="clear" w:color="auto" w:fill="FFFFFF"/>
            <w:tcMar>
              <w:top w:w="0" w:type="dxa"/>
              <w:left w:w="150" w:type="dxa"/>
              <w:bottom w:w="0" w:type="dxa"/>
              <w:right w:w="150" w:type="dxa"/>
            </w:tcMar>
          </w:tcPr>
          <w:p w14:paraId="57EF9308" w14:textId="77777777" w:rsidR="00775CC1" w:rsidRPr="00F65186" w:rsidRDefault="00775CC1" w:rsidP="00E53DE7">
            <w:pPr>
              <w:spacing w:after="0" w:line="218" w:lineRule="atLeast"/>
              <w:rPr>
                <w:rFonts w:ascii="Consolas" w:hAnsi="Consolas" w:cs="Helvetica"/>
                <w:color w:val="183691"/>
                <w:sz w:val="18"/>
                <w:szCs w:val="18"/>
                <w:lang w:eastAsia="et-EE"/>
                <w:rPrChange w:id="982" w:author="Miguel Ferreira" w:date="2018-12-17T14:25:00Z">
                  <w:rPr>
                    <w:rFonts w:ascii="Consolas" w:hAnsi="Consolas" w:cs="Helvetica"/>
                    <w:color w:val="183691"/>
                    <w:sz w:val="18"/>
                    <w:szCs w:val="18"/>
                    <w:lang w:val="et-EE" w:eastAsia="et-EE"/>
                  </w:rPr>
                </w:rPrChange>
              </w:rPr>
            </w:pPr>
          </w:p>
        </w:tc>
      </w:tr>
    </w:tbl>
    <w:p w14:paraId="1E5984CB" w14:textId="77777777" w:rsidR="00807958" w:rsidRPr="00581988" w:rsidRDefault="00807958" w:rsidP="00807958">
      <w:pPr>
        <w:pStyle w:val="ListParagraph1"/>
        <w:ind w:left="0"/>
        <w:rPr>
          <w:color w:val="FFFFFF"/>
        </w:rPr>
      </w:pPr>
    </w:p>
    <w:p w14:paraId="6B48128C" w14:textId="77777777" w:rsidR="00BC407C" w:rsidRPr="00581988" w:rsidRDefault="00E53DE7" w:rsidP="00955280">
      <w:pPr>
        <w:pStyle w:val="Heading2"/>
        <w:spacing w:before="240"/>
        <w:ind w:left="788"/>
        <w:rPr>
          <w:lang w:val="en-GB"/>
        </w:rPr>
      </w:pPr>
      <w:r w:rsidRPr="00581988">
        <w:rPr>
          <w:lang w:val="en-GB"/>
        </w:rPr>
        <w:br w:type="page"/>
      </w:r>
      <w:bookmarkStart w:id="983" w:name="_Toc532820060"/>
      <w:r w:rsidR="00BC407C" w:rsidRPr="00581988">
        <w:rPr>
          <w:lang w:val="en-GB"/>
        </w:rPr>
        <w:lastRenderedPageBreak/>
        <w:t>Administrative metadata</w:t>
      </w:r>
      <w:bookmarkEnd w:id="983"/>
    </w:p>
    <w:p w14:paraId="46FC648B" w14:textId="77777777" w:rsidR="00BC407C" w:rsidRPr="00581988" w:rsidRDefault="00B46562" w:rsidP="00B46562">
      <w:pPr>
        <w:pStyle w:val="ListParagraph1"/>
        <w:spacing w:after="240"/>
        <w:ind w:left="0"/>
      </w:pPr>
      <w:r w:rsidRPr="00581988">
        <w:t xml:space="preserve">The METS administrative metadata element </w:t>
      </w:r>
      <w:r w:rsidR="00BC407C" w:rsidRPr="00581988">
        <w:t>&lt;</w:t>
      </w:r>
      <w:proofErr w:type="spellStart"/>
      <w:r w:rsidR="00BC407C" w:rsidRPr="00581988">
        <w:t>amdSec</w:t>
      </w:r>
      <w:proofErr w:type="spellEnd"/>
      <w:r w:rsidR="00BC407C" w:rsidRPr="00581988">
        <w:t xml:space="preserve">&gt; </w:t>
      </w:r>
      <w:r w:rsidR="005E6867" w:rsidRPr="00581988">
        <w:t xml:space="preserve">references to technical and preservation metadata </w:t>
      </w:r>
      <w:r w:rsidRPr="00581988">
        <w:t xml:space="preserve">as seen in </w:t>
      </w:r>
      <w:r w:rsidRPr="00581988">
        <w:fldChar w:fldCharType="begin"/>
      </w:r>
      <w:r w:rsidRPr="00581988">
        <w:instrText xml:space="preserve"> REF _Ref435550197 \h </w:instrText>
      </w:r>
      <w:r w:rsidRPr="00581988">
        <w:fldChar w:fldCharType="separate"/>
      </w:r>
      <w:r w:rsidR="00AB4736" w:rsidRPr="00581988">
        <w:t xml:space="preserve">Figure </w:t>
      </w:r>
      <w:r w:rsidR="00AB4736" w:rsidRPr="00581988">
        <w:rPr>
          <w:noProof/>
        </w:rPr>
        <w:t>6</w:t>
      </w:r>
      <w:r w:rsidRPr="00581988">
        <w:fldChar w:fldCharType="end"/>
      </w:r>
      <w:r w:rsidR="00BC407C" w:rsidRPr="00581988">
        <w:t>.</w:t>
      </w:r>
    </w:p>
    <w:p w14:paraId="5BAA00AF" w14:textId="77777777" w:rsidR="00B46562" w:rsidRPr="00581988" w:rsidRDefault="00B46562" w:rsidP="00B46562">
      <w:pPr>
        <w:pStyle w:val="ListParagraph1"/>
        <w:spacing w:after="240"/>
        <w:ind w:left="0"/>
      </w:pPr>
    </w:p>
    <w:p w14:paraId="23E931C3" w14:textId="77777777" w:rsidR="00B46562" w:rsidRPr="00581988" w:rsidRDefault="000A6B90" w:rsidP="00B46562">
      <w:pPr>
        <w:pStyle w:val="ListParagraph1"/>
        <w:keepNext/>
        <w:ind w:left="0"/>
      </w:pPr>
      <w:r w:rsidRPr="004522EB">
        <w:rPr>
          <w:noProof/>
        </w:rPr>
        <w:object w:dxaOrig="24432" w:dyaOrig="6505" w14:anchorId="36E54452">
          <v:shape id="_x0000_i1027" type="#_x0000_t75" alt="" style="width:308.85pt;height:81.95pt;mso-width-percent:0;mso-height-percent:0;mso-width-percent:0;mso-height-percent:0" o:ole="">
            <v:imagedata r:id="rId31" o:title=""/>
          </v:shape>
          <o:OLEObject Type="Embed" ProgID="Visio.Drawing.11" ShapeID="_x0000_i1027" DrawAspect="Content" ObjectID="_1606565638" r:id="rId32"/>
        </w:object>
      </w:r>
    </w:p>
    <w:p w14:paraId="4426C6CE" w14:textId="48ABADD0" w:rsidR="0080375E" w:rsidRPr="00581988" w:rsidRDefault="00B46562" w:rsidP="00B46562">
      <w:pPr>
        <w:pStyle w:val="Caption"/>
        <w:rPr>
          <w:lang w:val="en-GB"/>
        </w:rPr>
      </w:pPr>
      <w:bookmarkStart w:id="984" w:name="_Ref435550197"/>
      <w:bookmarkStart w:id="985" w:name="_Toc473623497"/>
      <w:r w:rsidRPr="00581988">
        <w:rPr>
          <w:lang w:val="en-GB"/>
        </w:rPr>
        <w:t xml:space="preserve">Figure </w:t>
      </w:r>
      <w:r w:rsidRPr="00581988">
        <w:rPr>
          <w:lang w:val="en-GB"/>
        </w:rPr>
        <w:fldChar w:fldCharType="begin"/>
      </w:r>
      <w:r w:rsidRPr="00581988">
        <w:rPr>
          <w:lang w:val="en-GB"/>
        </w:rPr>
        <w:instrText xml:space="preserve"> SEQ Figure \* ARABIC </w:instrText>
      </w:r>
      <w:r w:rsidRPr="00581988">
        <w:rPr>
          <w:lang w:val="en-GB"/>
        </w:rPr>
        <w:fldChar w:fldCharType="separate"/>
      </w:r>
      <w:ins w:id="986" w:author="Miguel Ferreira" w:date="2018-12-17T14:46:00Z">
        <w:r w:rsidR="009A4B40">
          <w:rPr>
            <w:noProof/>
            <w:lang w:val="en-GB"/>
          </w:rPr>
          <w:t>10</w:t>
        </w:r>
      </w:ins>
      <w:del w:id="987" w:author="Miguel Ferreira" w:date="2018-12-17T14:39:00Z">
        <w:r w:rsidR="00AB4736" w:rsidRPr="00581988" w:rsidDel="00363AC8">
          <w:rPr>
            <w:noProof/>
            <w:lang w:val="en-GB"/>
          </w:rPr>
          <w:delText>6</w:delText>
        </w:r>
      </w:del>
      <w:r w:rsidRPr="00581988">
        <w:rPr>
          <w:lang w:val="en-GB"/>
        </w:rPr>
        <w:fldChar w:fldCharType="end"/>
      </w:r>
      <w:bookmarkEnd w:id="984"/>
      <w:r w:rsidRPr="00581988">
        <w:rPr>
          <w:lang w:val="en-GB"/>
        </w:rPr>
        <w:t>: METS administrative metadata</w:t>
      </w:r>
      <w:bookmarkEnd w:id="985"/>
    </w:p>
    <w:p w14:paraId="1EA592D2" w14:textId="77777777" w:rsidR="0080375E" w:rsidRPr="00581988" w:rsidRDefault="0080375E" w:rsidP="0080375E">
      <w:pPr>
        <w:pStyle w:val="NormalIndent"/>
        <w:spacing w:line="276" w:lineRule="auto"/>
        <w:rPr>
          <w:rFonts w:ascii="Calibri" w:hAnsi="Calibri"/>
          <w:sz w:val="22"/>
          <w:szCs w:val="22"/>
          <w:lang w:val="en-GB"/>
        </w:rPr>
      </w:pPr>
      <w:r w:rsidRPr="00581988">
        <w:rPr>
          <w:rFonts w:ascii="Calibri" w:hAnsi="Calibri"/>
          <w:sz w:val="22"/>
          <w:szCs w:val="22"/>
          <w:lang w:val="en-GB"/>
        </w:rPr>
        <w:t>Preservation metadata can be included</w:t>
      </w:r>
      <w:r w:rsidR="005E6867" w:rsidRPr="00581988">
        <w:rPr>
          <w:rStyle w:val="FootnoteReference"/>
          <w:rFonts w:ascii="Calibri" w:hAnsi="Calibri"/>
          <w:sz w:val="22"/>
          <w:szCs w:val="22"/>
          <w:lang w:val="en-GB"/>
        </w:rPr>
        <w:footnoteReference w:id="32"/>
      </w:r>
      <w:r w:rsidRPr="00581988">
        <w:rPr>
          <w:rFonts w:ascii="Calibri" w:hAnsi="Calibri"/>
          <w:sz w:val="22"/>
          <w:szCs w:val="22"/>
          <w:lang w:val="en-GB"/>
        </w:rPr>
        <w:t xml:space="preserve"> in the METS package. It is recommended that PREMIS</w:t>
      </w:r>
      <w:r w:rsidR="00A80FB5" w:rsidRPr="00581988">
        <w:rPr>
          <w:rStyle w:val="FootnoteReference"/>
          <w:rFonts w:ascii="Calibri" w:hAnsi="Calibri"/>
          <w:sz w:val="22"/>
          <w:szCs w:val="22"/>
          <w:lang w:val="en-GB"/>
        </w:rPr>
        <w:footnoteReference w:id="33"/>
      </w:r>
      <w:r w:rsidRPr="00581988">
        <w:rPr>
          <w:rFonts w:ascii="Calibri" w:hAnsi="Calibri"/>
          <w:sz w:val="22"/>
          <w:szCs w:val="22"/>
          <w:lang w:val="en-GB"/>
        </w:rPr>
        <w:t xml:space="preserve"> is used for preservation metadata.  For further reading:</w:t>
      </w:r>
    </w:p>
    <w:p w14:paraId="50FE4ECA" w14:textId="77777777" w:rsidR="0080375E" w:rsidRPr="00581988" w:rsidRDefault="0080375E" w:rsidP="00F22116">
      <w:pPr>
        <w:pStyle w:val="NormalIndent"/>
        <w:numPr>
          <w:ilvl w:val="0"/>
          <w:numId w:val="8"/>
        </w:numPr>
        <w:spacing w:before="120" w:line="276" w:lineRule="auto"/>
        <w:ind w:left="714" w:hanging="357"/>
        <w:rPr>
          <w:rFonts w:ascii="Calibri" w:hAnsi="Calibri"/>
          <w:sz w:val="22"/>
          <w:szCs w:val="22"/>
          <w:lang w:val="en-GB"/>
        </w:rPr>
      </w:pPr>
      <w:r w:rsidRPr="00581988">
        <w:rPr>
          <w:rFonts w:ascii="Calibri" w:hAnsi="Calibri"/>
          <w:sz w:val="22"/>
          <w:szCs w:val="22"/>
          <w:lang w:val="en-GB"/>
        </w:rPr>
        <w:t xml:space="preserve">More information about PREMIS can be found at: </w:t>
      </w:r>
      <w:hyperlink r:id="rId33" w:history="1">
        <w:r w:rsidRPr="00581988">
          <w:rPr>
            <w:rStyle w:val="Hyperlink"/>
            <w:rFonts w:ascii="Calibri" w:hAnsi="Calibri"/>
            <w:sz w:val="22"/>
            <w:szCs w:val="22"/>
            <w:lang w:val="en-GB"/>
          </w:rPr>
          <w:t>http://www.loc.gov/standards/premis/</w:t>
        </w:r>
      </w:hyperlink>
      <w:r w:rsidRPr="00581988">
        <w:rPr>
          <w:rFonts w:ascii="Calibri" w:hAnsi="Calibri"/>
          <w:sz w:val="22"/>
          <w:szCs w:val="22"/>
          <w:lang w:val="en-GB"/>
        </w:rPr>
        <w:t xml:space="preserve"> . </w:t>
      </w:r>
    </w:p>
    <w:p w14:paraId="472186AE" w14:textId="77777777" w:rsidR="0080375E" w:rsidRPr="00581988" w:rsidRDefault="0080375E" w:rsidP="00141919">
      <w:pPr>
        <w:pStyle w:val="NormalIndent"/>
        <w:numPr>
          <w:ilvl w:val="0"/>
          <w:numId w:val="8"/>
        </w:numPr>
        <w:spacing w:line="276" w:lineRule="auto"/>
        <w:rPr>
          <w:rFonts w:ascii="Calibri" w:hAnsi="Calibri"/>
          <w:sz w:val="22"/>
          <w:szCs w:val="22"/>
          <w:lang w:val="en-GB"/>
        </w:rPr>
      </w:pPr>
      <w:r w:rsidRPr="00581988">
        <w:rPr>
          <w:rFonts w:ascii="Calibri" w:hAnsi="Calibri"/>
          <w:sz w:val="22"/>
          <w:szCs w:val="22"/>
          <w:lang w:val="en-GB"/>
        </w:rPr>
        <w:t xml:space="preserve">A guide on using PREMIS with METS may be found at: </w:t>
      </w:r>
      <w:hyperlink r:id="rId34" w:history="1">
        <w:r w:rsidRPr="00581988">
          <w:rPr>
            <w:rStyle w:val="Hyperlink"/>
            <w:rFonts w:ascii="Calibri" w:hAnsi="Calibri"/>
            <w:sz w:val="22"/>
            <w:szCs w:val="22"/>
            <w:lang w:val="en-GB"/>
          </w:rPr>
          <w:t>http://www.loc.gov/standards/premis/guidelines-premismets.pdf</w:t>
        </w:r>
      </w:hyperlink>
      <w:r w:rsidRPr="00581988">
        <w:rPr>
          <w:rStyle w:val="Hyperlink"/>
          <w:rFonts w:ascii="Calibri" w:hAnsi="Calibri"/>
          <w:sz w:val="22"/>
          <w:szCs w:val="22"/>
          <w:lang w:val="en-GB"/>
        </w:rPr>
        <w:t>.</w:t>
      </w:r>
      <w:r w:rsidRPr="00581988">
        <w:rPr>
          <w:rFonts w:ascii="Calibri" w:hAnsi="Calibri"/>
          <w:sz w:val="22"/>
          <w:szCs w:val="22"/>
          <w:lang w:val="en-GB"/>
        </w:rPr>
        <w:t xml:space="preserve"> </w:t>
      </w:r>
    </w:p>
    <w:p w14:paraId="6C389F3E" w14:textId="77777777" w:rsidR="0080375E" w:rsidRPr="00581988" w:rsidRDefault="0080375E" w:rsidP="00141919">
      <w:pPr>
        <w:pStyle w:val="NormalIndent"/>
        <w:numPr>
          <w:ilvl w:val="0"/>
          <w:numId w:val="8"/>
        </w:numPr>
        <w:spacing w:line="276" w:lineRule="auto"/>
        <w:rPr>
          <w:rFonts w:ascii="Calibri" w:hAnsi="Calibri"/>
          <w:sz w:val="22"/>
          <w:szCs w:val="22"/>
          <w:lang w:val="en-GB"/>
        </w:rPr>
      </w:pPr>
      <w:r w:rsidRPr="00581988">
        <w:rPr>
          <w:rFonts w:ascii="Calibri" w:hAnsi="Calibri"/>
          <w:sz w:val="22"/>
          <w:szCs w:val="22"/>
          <w:lang w:val="en-GB"/>
        </w:rPr>
        <w:t xml:space="preserve">Decisions made during the use of PREMIS can be recorded using this document: </w:t>
      </w:r>
      <w:hyperlink r:id="rId35" w:history="1">
        <w:r w:rsidRPr="00581988">
          <w:rPr>
            <w:rStyle w:val="Hyperlink"/>
            <w:rFonts w:ascii="Calibri" w:hAnsi="Calibri"/>
            <w:sz w:val="22"/>
            <w:szCs w:val="22"/>
            <w:lang w:val="en-GB"/>
          </w:rPr>
          <w:t>http://www.loc.gov/standards/premis/premis_mets_checklist.pdf</w:t>
        </w:r>
      </w:hyperlink>
      <w:r w:rsidRPr="00581988">
        <w:rPr>
          <w:rFonts w:ascii="Calibri" w:hAnsi="Calibri"/>
          <w:sz w:val="22"/>
          <w:szCs w:val="22"/>
          <w:lang w:val="en-GB"/>
        </w:rPr>
        <w:t xml:space="preserve"> </w:t>
      </w:r>
    </w:p>
    <w:p w14:paraId="53420C27" w14:textId="77777777" w:rsidR="0080375E" w:rsidRPr="00581988" w:rsidRDefault="0080375E" w:rsidP="0080375E">
      <w:pPr>
        <w:pStyle w:val="NormalIndent"/>
        <w:rPr>
          <w:rFonts w:ascii="Calibri" w:hAnsi="Calibri"/>
          <w:sz w:val="22"/>
          <w:szCs w:val="22"/>
          <w:lang w:val="en-GB"/>
        </w:rPr>
      </w:pPr>
    </w:p>
    <w:p w14:paraId="27D90D1C" w14:textId="77777777" w:rsidR="0080375E" w:rsidRPr="00581988" w:rsidRDefault="005E6867" w:rsidP="000E7B3A">
      <w:pPr>
        <w:pStyle w:val="NormalIndent"/>
        <w:spacing w:line="276" w:lineRule="auto"/>
        <w:rPr>
          <w:rFonts w:ascii="Calibri" w:hAnsi="Calibri"/>
          <w:sz w:val="22"/>
          <w:szCs w:val="22"/>
          <w:lang w:val="en-GB"/>
        </w:rPr>
      </w:pPr>
      <w:r w:rsidRPr="00581988">
        <w:rPr>
          <w:rFonts w:ascii="Calibri" w:hAnsi="Calibri"/>
          <w:sz w:val="22"/>
          <w:szCs w:val="22"/>
          <w:lang w:val="en-GB"/>
        </w:rPr>
        <w:t xml:space="preserve">The guide on using PREMIS with METS (referenced above) recommends using the </w:t>
      </w:r>
      <w:r w:rsidR="00B65CDD" w:rsidRPr="00581988">
        <w:rPr>
          <w:rFonts w:ascii="Calibri" w:hAnsi="Calibri"/>
          <w:sz w:val="22"/>
          <w:szCs w:val="22"/>
          <w:lang w:val="en-GB"/>
        </w:rPr>
        <w:t>&lt;</w:t>
      </w:r>
      <w:proofErr w:type="spellStart"/>
      <w:r w:rsidRPr="00581988">
        <w:rPr>
          <w:rFonts w:ascii="Calibri" w:hAnsi="Calibri"/>
          <w:sz w:val="22"/>
          <w:szCs w:val="22"/>
          <w:lang w:val="en-GB"/>
        </w:rPr>
        <w:t>amdSec</w:t>
      </w:r>
      <w:proofErr w:type="spellEnd"/>
      <w:r w:rsidR="00B65CDD" w:rsidRPr="00581988">
        <w:rPr>
          <w:rFonts w:ascii="Calibri" w:hAnsi="Calibri"/>
          <w:sz w:val="22"/>
          <w:szCs w:val="22"/>
          <w:lang w:val="en-GB"/>
        </w:rPr>
        <w:t>&gt;</w:t>
      </w:r>
      <w:r w:rsidRPr="00581988">
        <w:rPr>
          <w:rFonts w:ascii="Calibri" w:hAnsi="Calibri"/>
          <w:sz w:val="22"/>
          <w:szCs w:val="22"/>
          <w:lang w:val="en-GB"/>
        </w:rPr>
        <w:t xml:space="preserve"> in order to reference PREMIS metadata</w:t>
      </w:r>
      <w:r w:rsidR="0080375E" w:rsidRPr="00581988">
        <w:rPr>
          <w:rFonts w:ascii="Calibri" w:hAnsi="Calibri"/>
          <w:sz w:val="22"/>
          <w:szCs w:val="22"/>
          <w:lang w:val="en-GB"/>
        </w:rPr>
        <w:t xml:space="preserve">. The complete rules for all elements and attributes in the </w:t>
      </w:r>
      <w:r w:rsidR="00B65CDD" w:rsidRPr="00581988">
        <w:rPr>
          <w:rFonts w:ascii="Calibri" w:hAnsi="Calibri"/>
          <w:sz w:val="22"/>
          <w:szCs w:val="22"/>
          <w:lang w:val="en-GB"/>
        </w:rPr>
        <w:t>&lt;</w:t>
      </w:r>
      <w:proofErr w:type="spellStart"/>
      <w:r w:rsidR="0080375E" w:rsidRPr="00581988">
        <w:rPr>
          <w:rFonts w:ascii="Calibri" w:hAnsi="Calibri"/>
          <w:sz w:val="22"/>
          <w:szCs w:val="22"/>
          <w:lang w:val="en-GB"/>
        </w:rPr>
        <w:t>amdSec</w:t>
      </w:r>
      <w:proofErr w:type="spellEnd"/>
      <w:r w:rsidR="00B65CDD" w:rsidRPr="00581988">
        <w:rPr>
          <w:rFonts w:ascii="Calibri" w:hAnsi="Calibri"/>
          <w:sz w:val="22"/>
          <w:szCs w:val="22"/>
          <w:lang w:val="en-GB"/>
        </w:rPr>
        <w:t>&gt;</w:t>
      </w:r>
      <w:r w:rsidR="0080375E" w:rsidRPr="00581988">
        <w:rPr>
          <w:rFonts w:ascii="Calibri" w:hAnsi="Calibri"/>
          <w:sz w:val="22"/>
          <w:szCs w:val="22"/>
          <w:lang w:val="en-GB"/>
        </w:rPr>
        <w:t xml:space="preserve"> are stated in the profile, the specific elements used when referencing </w:t>
      </w:r>
      <w:r w:rsidR="00582876" w:rsidRPr="00581988">
        <w:rPr>
          <w:rFonts w:ascii="Calibri" w:hAnsi="Calibri"/>
          <w:sz w:val="22"/>
          <w:szCs w:val="22"/>
          <w:lang w:val="en-GB"/>
        </w:rPr>
        <w:t>are</w:t>
      </w:r>
      <w:r w:rsidR="0080375E" w:rsidRPr="00581988">
        <w:rPr>
          <w:rFonts w:ascii="Calibri" w:hAnsi="Calibri"/>
          <w:sz w:val="22"/>
          <w:szCs w:val="22"/>
          <w:lang w:val="en-GB"/>
        </w:rPr>
        <w:t xml:space="preserve"> shown below. However, please note that preservation metadata varies for different content types and therefore best practice guidelines should </w:t>
      </w:r>
      <w:r w:rsidR="006042F5" w:rsidRPr="00581988">
        <w:rPr>
          <w:rFonts w:ascii="Calibri" w:hAnsi="Calibri"/>
          <w:sz w:val="22"/>
          <w:szCs w:val="22"/>
          <w:lang w:val="en-GB"/>
        </w:rPr>
        <w:t xml:space="preserve">be </w:t>
      </w:r>
      <w:r w:rsidR="0080375E" w:rsidRPr="00581988">
        <w:rPr>
          <w:rFonts w:ascii="Calibri" w:hAnsi="Calibri"/>
          <w:sz w:val="22"/>
          <w:szCs w:val="22"/>
          <w:lang w:val="en-GB"/>
        </w:rPr>
        <w:t>a</w:t>
      </w:r>
      <w:r w:rsidR="006042F5" w:rsidRPr="00581988">
        <w:rPr>
          <w:rFonts w:ascii="Calibri" w:hAnsi="Calibri"/>
          <w:sz w:val="22"/>
          <w:szCs w:val="22"/>
          <w:lang w:val="en-GB"/>
        </w:rPr>
        <w:t>pplied</w:t>
      </w:r>
      <w:r w:rsidR="0080375E" w:rsidRPr="00581988">
        <w:rPr>
          <w:rFonts w:ascii="Calibri" w:hAnsi="Calibri"/>
          <w:sz w:val="22"/>
          <w:szCs w:val="22"/>
          <w:lang w:val="en-GB"/>
        </w:rPr>
        <w:t xml:space="preserve"> as required. </w:t>
      </w:r>
    </w:p>
    <w:p w14:paraId="4CD8B5F3" w14:textId="77777777" w:rsidR="0080375E" w:rsidRPr="00581988" w:rsidRDefault="0080375E" w:rsidP="0080375E">
      <w:pPr>
        <w:pStyle w:val="NormalIndent"/>
        <w:rPr>
          <w:lang w:val="en-GB"/>
        </w:rPr>
      </w:pPr>
    </w:p>
    <w:p w14:paraId="30C90FC2" w14:textId="77777777" w:rsidR="0080375E" w:rsidRPr="00581988" w:rsidRDefault="0080375E" w:rsidP="0080375E">
      <w:pPr>
        <w:pStyle w:val="Caption"/>
        <w:rPr>
          <w:lang w:val="en-GB"/>
        </w:rPr>
      </w:pPr>
      <w:bookmarkStart w:id="988" w:name="_Toc473623489"/>
      <w:r w:rsidRPr="00581988">
        <w:rPr>
          <w:lang w:val="en-GB"/>
        </w:rPr>
        <w:t xml:space="preserve">Table </w:t>
      </w:r>
      <w:r w:rsidRPr="00581988">
        <w:rPr>
          <w:lang w:val="en-GB"/>
        </w:rPr>
        <w:fldChar w:fldCharType="begin"/>
      </w:r>
      <w:r w:rsidRPr="00581988">
        <w:rPr>
          <w:lang w:val="en-GB"/>
        </w:rPr>
        <w:instrText xml:space="preserve"> SEQ Table \* ARABIC </w:instrText>
      </w:r>
      <w:r w:rsidRPr="00581988">
        <w:rPr>
          <w:lang w:val="en-GB"/>
        </w:rPr>
        <w:fldChar w:fldCharType="separate"/>
      </w:r>
      <w:r w:rsidR="00AB4736" w:rsidRPr="00581988">
        <w:rPr>
          <w:noProof/>
          <w:lang w:val="en-GB"/>
        </w:rPr>
        <w:t>4</w:t>
      </w:r>
      <w:r w:rsidRPr="00581988">
        <w:rPr>
          <w:lang w:val="en-GB"/>
        </w:rPr>
        <w:fldChar w:fldCharType="end"/>
      </w:r>
      <w:r w:rsidRPr="00581988">
        <w:rPr>
          <w:lang w:val="en-GB"/>
        </w:rPr>
        <w:t>: PREMIS metadata</w:t>
      </w:r>
      <w:bookmarkEnd w:id="988"/>
    </w:p>
    <w:tbl>
      <w:tblPr>
        <w:tblW w:w="992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7"/>
        <w:gridCol w:w="3558"/>
        <w:gridCol w:w="832"/>
        <w:gridCol w:w="1843"/>
      </w:tblGrid>
      <w:tr w:rsidR="0080375E" w:rsidRPr="003E74F1" w14:paraId="19B57E1C" w14:textId="77777777" w:rsidTr="00AC05B0">
        <w:trPr>
          <w:trHeight w:val="255"/>
          <w:tblHeader/>
        </w:trPr>
        <w:tc>
          <w:tcPr>
            <w:tcW w:w="1843" w:type="dxa"/>
            <w:shd w:val="clear" w:color="auto" w:fill="92D050"/>
            <w:noWrap/>
            <w:vAlign w:val="bottom"/>
          </w:tcPr>
          <w:p w14:paraId="2C6E4F35" w14:textId="77777777" w:rsidR="0080375E" w:rsidRPr="00581988" w:rsidRDefault="0080375E" w:rsidP="00AC05B0">
            <w:pPr>
              <w:spacing w:before="120" w:after="120" w:line="240" w:lineRule="auto"/>
              <w:ind w:right="57"/>
              <w:rPr>
                <w:b/>
                <w:color w:val="FFFFFF"/>
              </w:rPr>
            </w:pPr>
            <w:r w:rsidRPr="00581988">
              <w:rPr>
                <w:b/>
                <w:color w:val="FFFFFF"/>
              </w:rPr>
              <w:t>Element</w:t>
            </w:r>
          </w:p>
        </w:tc>
        <w:tc>
          <w:tcPr>
            <w:tcW w:w="1847" w:type="dxa"/>
            <w:shd w:val="clear" w:color="auto" w:fill="92D050"/>
            <w:noWrap/>
            <w:vAlign w:val="bottom"/>
          </w:tcPr>
          <w:p w14:paraId="1EE173E8" w14:textId="77777777" w:rsidR="0080375E" w:rsidRPr="00581988" w:rsidRDefault="0080375E" w:rsidP="00AC05B0">
            <w:pPr>
              <w:spacing w:before="120" w:after="120" w:line="240" w:lineRule="auto"/>
              <w:ind w:right="57"/>
              <w:rPr>
                <w:b/>
                <w:color w:val="FFFFFF"/>
              </w:rPr>
            </w:pPr>
            <w:r w:rsidRPr="00581988">
              <w:rPr>
                <w:b/>
                <w:color w:val="FFFFFF"/>
              </w:rPr>
              <w:t>Definition</w:t>
            </w:r>
          </w:p>
        </w:tc>
        <w:tc>
          <w:tcPr>
            <w:tcW w:w="3558" w:type="dxa"/>
            <w:shd w:val="clear" w:color="auto" w:fill="92D050"/>
            <w:noWrap/>
            <w:vAlign w:val="bottom"/>
          </w:tcPr>
          <w:p w14:paraId="4A2841FB" w14:textId="77777777" w:rsidR="0080375E" w:rsidRPr="00581988" w:rsidRDefault="0080375E" w:rsidP="00AC05B0">
            <w:pPr>
              <w:spacing w:before="120" w:after="120" w:line="240" w:lineRule="auto"/>
              <w:ind w:right="57"/>
              <w:rPr>
                <w:b/>
                <w:color w:val="FFFFFF"/>
              </w:rPr>
            </w:pPr>
            <w:r w:rsidRPr="00581988">
              <w:rPr>
                <w:b/>
                <w:color w:val="FFFFFF"/>
              </w:rPr>
              <w:t>Explanation</w:t>
            </w:r>
          </w:p>
        </w:tc>
        <w:tc>
          <w:tcPr>
            <w:tcW w:w="832" w:type="dxa"/>
            <w:shd w:val="clear" w:color="auto" w:fill="92D050"/>
            <w:noWrap/>
            <w:vAlign w:val="bottom"/>
          </w:tcPr>
          <w:p w14:paraId="05780497" w14:textId="77777777" w:rsidR="0080375E" w:rsidRPr="00581988" w:rsidRDefault="0080375E" w:rsidP="00AC05B0">
            <w:pPr>
              <w:spacing w:before="120" w:after="120" w:line="240" w:lineRule="auto"/>
              <w:ind w:right="57"/>
              <w:rPr>
                <w:b/>
                <w:color w:val="FFFFFF"/>
              </w:rPr>
            </w:pPr>
            <w:r w:rsidRPr="00581988">
              <w:rPr>
                <w:b/>
                <w:color w:val="FFFFFF"/>
              </w:rPr>
              <w:t>Card.</w:t>
            </w:r>
          </w:p>
        </w:tc>
        <w:tc>
          <w:tcPr>
            <w:tcW w:w="1843" w:type="dxa"/>
            <w:shd w:val="clear" w:color="auto" w:fill="92D050"/>
            <w:noWrap/>
            <w:vAlign w:val="bottom"/>
          </w:tcPr>
          <w:p w14:paraId="6854D67E" w14:textId="77777777" w:rsidR="0080375E" w:rsidRPr="00581988" w:rsidRDefault="0080375E" w:rsidP="00AC05B0">
            <w:pPr>
              <w:spacing w:before="120" w:after="120" w:line="240" w:lineRule="auto"/>
              <w:ind w:right="57"/>
              <w:rPr>
                <w:b/>
                <w:color w:val="FFFFFF"/>
              </w:rPr>
            </w:pPr>
            <w:r w:rsidRPr="00581988">
              <w:rPr>
                <w:b/>
                <w:color w:val="FFFFFF"/>
              </w:rPr>
              <w:t>METS</w:t>
            </w:r>
          </w:p>
        </w:tc>
      </w:tr>
      <w:tr w:rsidR="0080375E" w:rsidRPr="003E74F1" w14:paraId="1220A5D9" w14:textId="77777777" w:rsidTr="00AC05B0">
        <w:trPr>
          <w:trHeight w:val="429"/>
        </w:trPr>
        <w:tc>
          <w:tcPr>
            <w:tcW w:w="1843" w:type="dxa"/>
          </w:tcPr>
          <w:p w14:paraId="62B3C5F2" w14:textId="77777777" w:rsidR="0080375E" w:rsidRPr="00581988" w:rsidRDefault="0080375E" w:rsidP="00AC05B0">
            <w:r w:rsidRPr="00581988">
              <w:t>PREMIS metadata file</w:t>
            </w:r>
          </w:p>
        </w:tc>
        <w:tc>
          <w:tcPr>
            <w:tcW w:w="1847" w:type="dxa"/>
          </w:tcPr>
          <w:p w14:paraId="25BDC396" w14:textId="77777777" w:rsidR="0080375E" w:rsidRPr="00581988" w:rsidRDefault="0080375E" w:rsidP="00AC05B0">
            <w:r w:rsidRPr="00581988">
              <w:t>Metadata file in PREMIS format referenced in the METS document</w:t>
            </w:r>
          </w:p>
        </w:tc>
        <w:tc>
          <w:tcPr>
            <w:tcW w:w="3558" w:type="dxa"/>
          </w:tcPr>
          <w:p w14:paraId="7C050FD4" w14:textId="77777777" w:rsidR="0080375E" w:rsidRPr="00581988" w:rsidRDefault="0080375E" w:rsidP="00AC05B0">
            <w:r w:rsidRPr="00581988">
              <w:t>Metadat</w:t>
            </w:r>
            <w:r w:rsidR="00D8370D" w:rsidRPr="00581988">
              <w:t>a file in PREMIS format when it i</w:t>
            </w:r>
            <w:r w:rsidRPr="00581988">
              <w:t>s referenced in the METS document. Its needs to be stated in the submission agreement if referencing or embedding are used.</w:t>
            </w:r>
          </w:p>
        </w:tc>
        <w:tc>
          <w:tcPr>
            <w:tcW w:w="832" w:type="dxa"/>
          </w:tcPr>
          <w:p w14:paraId="693D3D03" w14:textId="77777777" w:rsidR="0080375E" w:rsidRPr="00581988" w:rsidRDefault="0080375E" w:rsidP="00AC05B0">
            <w:proofErr w:type="gramStart"/>
            <w:r w:rsidRPr="00581988">
              <w:t>0..*</w:t>
            </w:r>
            <w:proofErr w:type="gramEnd"/>
          </w:p>
        </w:tc>
        <w:tc>
          <w:tcPr>
            <w:tcW w:w="1843" w:type="dxa"/>
          </w:tcPr>
          <w:p w14:paraId="6D5A85D0" w14:textId="77777777" w:rsidR="0080375E" w:rsidRPr="00581988" w:rsidRDefault="0080375E" w:rsidP="00AC05B0">
            <w:pPr>
              <w:tabs>
                <w:tab w:val="left" w:pos="720"/>
                <w:tab w:val="right" w:leader="dot" w:pos="9779"/>
              </w:tabs>
              <w:ind w:left="240"/>
            </w:pPr>
            <w:r w:rsidRPr="00581988">
              <w:t>&lt;</w:t>
            </w:r>
            <w:proofErr w:type="spellStart"/>
            <w:r w:rsidRPr="00581988">
              <w:t>amdSec</w:t>
            </w:r>
            <w:proofErr w:type="spellEnd"/>
            <w:r w:rsidRPr="00581988">
              <w:t>&gt;</w:t>
            </w:r>
          </w:p>
          <w:p w14:paraId="44CC61B7" w14:textId="77777777" w:rsidR="0080375E" w:rsidRPr="00581988" w:rsidRDefault="0080375E" w:rsidP="00AC05B0">
            <w:pPr>
              <w:tabs>
                <w:tab w:val="left" w:pos="720"/>
                <w:tab w:val="right" w:leader="dot" w:pos="9779"/>
              </w:tabs>
              <w:ind w:left="240"/>
            </w:pPr>
            <w:r w:rsidRPr="00581988">
              <w:t>&lt;</w:t>
            </w:r>
            <w:proofErr w:type="spellStart"/>
            <w:r w:rsidRPr="00581988">
              <w:t>digiProvMD</w:t>
            </w:r>
            <w:proofErr w:type="spellEnd"/>
            <w:r w:rsidRPr="00581988">
              <w:t>&gt;</w:t>
            </w:r>
          </w:p>
          <w:p w14:paraId="6FCD8BB5" w14:textId="77777777" w:rsidR="0080375E" w:rsidRPr="00581988" w:rsidRDefault="0080375E" w:rsidP="00AC05B0">
            <w:pPr>
              <w:tabs>
                <w:tab w:val="left" w:pos="720"/>
                <w:tab w:val="right" w:leader="dot" w:pos="9779"/>
              </w:tabs>
              <w:ind w:left="240"/>
            </w:pPr>
            <w:r w:rsidRPr="00581988">
              <w:t>&lt;</w:t>
            </w:r>
            <w:proofErr w:type="spellStart"/>
            <w:r w:rsidRPr="00581988">
              <w:t>mdRef</w:t>
            </w:r>
            <w:proofErr w:type="spellEnd"/>
            <w:r w:rsidRPr="00581988">
              <w:t>:</w:t>
            </w:r>
          </w:p>
          <w:p w14:paraId="3B75A3FA" w14:textId="77777777" w:rsidR="0080375E" w:rsidRPr="00581988" w:rsidRDefault="0080375E" w:rsidP="00AC05B0">
            <w:pPr>
              <w:tabs>
                <w:tab w:val="left" w:pos="720"/>
                <w:tab w:val="right" w:leader="dot" w:pos="9779"/>
              </w:tabs>
              <w:ind w:left="240"/>
            </w:pPr>
            <w:r w:rsidRPr="00581988">
              <w:t>MDTYPE=</w:t>
            </w:r>
          </w:p>
          <w:p w14:paraId="2B20862A" w14:textId="77777777" w:rsidR="0080375E" w:rsidRPr="00581988" w:rsidRDefault="0080375E" w:rsidP="00AC05B0">
            <w:pPr>
              <w:tabs>
                <w:tab w:val="left" w:pos="720"/>
                <w:tab w:val="right" w:leader="dot" w:pos="9779"/>
              </w:tabs>
              <w:ind w:left="240"/>
            </w:pPr>
            <w:proofErr w:type="gramStart"/>
            <w:r w:rsidRPr="00581988">
              <w:t>”PREMIS</w:t>
            </w:r>
            <w:proofErr w:type="gramEnd"/>
            <w:r w:rsidRPr="00581988">
              <w:t>”</w:t>
            </w:r>
          </w:p>
          <w:p w14:paraId="19C7B2A8" w14:textId="77777777" w:rsidR="0080375E" w:rsidRPr="00C25E13" w:rsidRDefault="007524AB" w:rsidP="00AC05B0">
            <w:pPr>
              <w:rPr>
                <w:lang w:val="pt-PT"/>
              </w:rPr>
            </w:pPr>
            <w:proofErr w:type="spellStart"/>
            <w:proofErr w:type="gramStart"/>
            <w:r w:rsidRPr="00C25E13">
              <w:rPr>
                <w:lang w:val="pt-PT"/>
              </w:rPr>
              <w:lastRenderedPageBreak/>
              <w:t>xlink:href</w:t>
            </w:r>
            <w:proofErr w:type="spellEnd"/>
            <w:proofErr w:type="gramEnd"/>
            <w:r w:rsidRPr="00C25E13">
              <w:rPr>
                <w:lang w:val="pt-PT"/>
              </w:rPr>
              <w:t>=”file:/</w:t>
            </w:r>
            <w:r w:rsidR="0080375E" w:rsidRPr="00C25E13">
              <w:rPr>
                <w:lang w:val="pt-PT"/>
              </w:rPr>
              <w:t xml:space="preserve">/[PREMIS </w:t>
            </w:r>
            <w:proofErr w:type="spellStart"/>
            <w:r w:rsidR="0080375E" w:rsidRPr="00C25E13">
              <w:rPr>
                <w:lang w:val="pt-PT"/>
              </w:rPr>
              <w:t>metadata</w:t>
            </w:r>
            <w:proofErr w:type="spellEnd"/>
            <w:r w:rsidR="0080375E" w:rsidRPr="00C25E13">
              <w:rPr>
                <w:lang w:val="pt-PT"/>
              </w:rPr>
              <w:t xml:space="preserve"> file]”</w:t>
            </w:r>
          </w:p>
          <w:p w14:paraId="1D1D8FC1" w14:textId="77777777" w:rsidR="0080375E" w:rsidRPr="00581988" w:rsidRDefault="0080375E" w:rsidP="00AC05B0">
            <w:proofErr w:type="spellStart"/>
            <w:proofErr w:type="gramStart"/>
            <w:r w:rsidRPr="00581988">
              <w:t>xlink:type</w:t>
            </w:r>
            <w:proofErr w:type="spellEnd"/>
            <w:proofErr w:type="gramEnd"/>
            <w:r w:rsidRPr="00581988">
              <w:t>=”simple”&gt;</w:t>
            </w:r>
          </w:p>
        </w:tc>
      </w:tr>
    </w:tbl>
    <w:p w14:paraId="09873B4B" w14:textId="77777777" w:rsidR="0080375E" w:rsidRPr="00581988" w:rsidRDefault="0080375E" w:rsidP="0080375E">
      <w:pPr>
        <w:pStyle w:val="ListParagraph1"/>
        <w:ind w:left="0"/>
      </w:pPr>
    </w:p>
    <w:p w14:paraId="23FA6E56" w14:textId="77777777" w:rsidR="00BC33B7" w:rsidRPr="00581988" w:rsidRDefault="00BC33B7" w:rsidP="0080375E">
      <w:pPr>
        <w:pStyle w:val="ListParagraph1"/>
        <w:ind w:left="0"/>
        <w:rPr>
          <w:b/>
        </w:rPr>
      </w:pPr>
      <w:r w:rsidRPr="00581988">
        <w:rPr>
          <w:b/>
        </w:rPr>
        <w:t>Example: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BC33B7" w:rsidRPr="00C25E13" w14:paraId="75BEF2CE" w14:textId="77777777" w:rsidTr="00C2099E">
        <w:tc>
          <w:tcPr>
            <w:tcW w:w="0" w:type="auto"/>
            <w:shd w:val="clear" w:color="auto" w:fill="FFFFFF"/>
            <w:tcMar>
              <w:top w:w="0" w:type="dxa"/>
              <w:left w:w="150" w:type="dxa"/>
              <w:bottom w:w="0" w:type="dxa"/>
              <w:right w:w="150" w:type="dxa"/>
            </w:tcMar>
            <w:hideMark/>
          </w:tcPr>
          <w:p w14:paraId="596794A9" w14:textId="77777777" w:rsidR="00BC33B7" w:rsidRPr="00C25E13" w:rsidRDefault="00BC33B7" w:rsidP="00C2099E">
            <w:pPr>
              <w:spacing w:after="0" w:line="218" w:lineRule="atLeast"/>
              <w:rPr>
                <w:rFonts w:ascii="Consolas" w:hAnsi="Consolas" w:cs="Helvetica"/>
                <w:color w:val="333333"/>
                <w:sz w:val="18"/>
                <w:szCs w:val="18"/>
                <w:lang w:val="pt-PT" w:eastAsia="et-EE"/>
                <w:rPrChange w:id="989" w:author="Miguel Ferreira" w:date="2018-12-17T14:26:00Z">
                  <w:rPr>
                    <w:rFonts w:ascii="Consolas" w:hAnsi="Consolas" w:cs="Helvetica"/>
                    <w:color w:val="333333"/>
                    <w:sz w:val="18"/>
                    <w:szCs w:val="18"/>
                    <w:lang w:val="et-EE" w:eastAsia="et-EE"/>
                  </w:rPr>
                </w:rPrChange>
              </w:rPr>
            </w:pPr>
            <w:r w:rsidRPr="00C25E13">
              <w:rPr>
                <w:rFonts w:ascii="Consolas" w:hAnsi="Consolas" w:cs="Helvetica"/>
                <w:color w:val="333333"/>
                <w:sz w:val="18"/>
                <w:szCs w:val="18"/>
                <w:lang w:val="pt-PT" w:eastAsia="et-EE"/>
                <w:rPrChange w:id="990" w:author="Miguel Ferreira" w:date="2018-12-17T14:26:00Z">
                  <w:rPr>
                    <w:rFonts w:ascii="Consolas" w:hAnsi="Consolas" w:cs="Helvetica"/>
                    <w:color w:val="333333"/>
                    <w:sz w:val="18"/>
                    <w:szCs w:val="18"/>
                    <w:lang w:val="et-EE" w:eastAsia="et-EE"/>
                  </w:rPr>
                </w:rPrChange>
              </w:rPr>
              <w:t>&lt;</w:t>
            </w:r>
            <w:proofErr w:type="spellStart"/>
            <w:r w:rsidRPr="00C25E13">
              <w:rPr>
                <w:rFonts w:ascii="Consolas" w:hAnsi="Consolas" w:cs="Helvetica"/>
                <w:color w:val="63A35C"/>
                <w:sz w:val="18"/>
                <w:szCs w:val="18"/>
                <w:lang w:val="pt-PT" w:eastAsia="et-EE"/>
                <w:rPrChange w:id="991" w:author="Miguel Ferreira" w:date="2018-12-17T14:26:00Z">
                  <w:rPr>
                    <w:rFonts w:ascii="Consolas" w:hAnsi="Consolas" w:cs="Helvetica"/>
                    <w:color w:val="63A35C"/>
                    <w:sz w:val="18"/>
                    <w:szCs w:val="18"/>
                    <w:lang w:val="et-EE" w:eastAsia="et-EE"/>
                  </w:rPr>
                </w:rPrChange>
              </w:rPr>
              <w:t>amdSec</w:t>
            </w:r>
            <w:proofErr w:type="spellEnd"/>
            <w:r w:rsidRPr="00C25E13">
              <w:rPr>
                <w:rFonts w:ascii="Consolas" w:hAnsi="Consolas" w:cs="Helvetica"/>
                <w:color w:val="333333"/>
                <w:sz w:val="18"/>
                <w:szCs w:val="18"/>
                <w:lang w:val="pt-PT" w:eastAsia="et-EE"/>
                <w:rPrChange w:id="992"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993" w:author="Miguel Ferreira" w:date="2018-12-17T14:26:00Z">
                  <w:rPr>
                    <w:rFonts w:ascii="Consolas" w:hAnsi="Consolas" w:cs="Helvetica"/>
                    <w:color w:val="795DA3"/>
                    <w:sz w:val="18"/>
                    <w:szCs w:val="18"/>
                    <w:lang w:val="et-EE" w:eastAsia="et-EE"/>
                  </w:rPr>
                </w:rPrChange>
              </w:rPr>
              <w:t>ID</w:t>
            </w:r>
            <w:r w:rsidRPr="00C25E13">
              <w:rPr>
                <w:rFonts w:ascii="Consolas" w:hAnsi="Consolas" w:cs="Helvetica"/>
                <w:color w:val="333333"/>
                <w:sz w:val="18"/>
                <w:szCs w:val="18"/>
                <w:lang w:val="pt-PT" w:eastAsia="et-EE"/>
                <w:rPrChange w:id="994" w:author="Miguel Ferreira" w:date="2018-12-17T14:26:00Z">
                  <w:rPr>
                    <w:rFonts w:ascii="Consolas" w:hAnsi="Consolas" w:cs="Helvetica"/>
                    <w:color w:val="333333"/>
                    <w:sz w:val="18"/>
                    <w:szCs w:val="18"/>
                    <w:lang w:val="et-EE" w:eastAsia="et-EE"/>
                  </w:rPr>
                </w:rPrChange>
              </w:rPr>
              <w:t>=</w:t>
            </w:r>
            <w:r w:rsidRPr="00C25E13">
              <w:rPr>
                <w:rFonts w:ascii="Consolas" w:hAnsi="Consolas" w:cs="Helvetica"/>
                <w:color w:val="183691"/>
                <w:sz w:val="18"/>
                <w:szCs w:val="18"/>
                <w:lang w:val="pt-PT" w:eastAsia="et-EE"/>
                <w:rPrChange w:id="995" w:author="Miguel Ferreira" w:date="2018-12-17T14:26:00Z">
                  <w:rPr>
                    <w:rFonts w:ascii="Consolas" w:hAnsi="Consolas" w:cs="Helvetica"/>
                    <w:color w:val="183691"/>
                    <w:sz w:val="18"/>
                    <w:szCs w:val="18"/>
                    <w:lang w:val="et-EE" w:eastAsia="et-EE"/>
                  </w:rPr>
                </w:rPrChange>
              </w:rPr>
              <w:t>"ID1a57e479-20e2-4e99-868b-88d0f816d109"</w:t>
            </w:r>
            <w:r w:rsidRPr="00C25E13">
              <w:rPr>
                <w:rFonts w:ascii="Consolas" w:hAnsi="Consolas" w:cs="Helvetica"/>
                <w:color w:val="333333"/>
                <w:sz w:val="18"/>
                <w:szCs w:val="18"/>
                <w:lang w:val="pt-PT" w:eastAsia="et-EE"/>
                <w:rPrChange w:id="996" w:author="Miguel Ferreira" w:date="2018-12-17T14:26:00Z">
                  <w:rPr>
                    <w:rFonts w:ascii="Consolas" w:hAnsi="Consolas" w:cs="Helvetica"/>
                    <w:color w:val="333333"/>
                    <w:sz w:val="18"/>
                    <w:szCs w:val="18"/>
                    <w:lang w:val="et-EE" w:eastAsia="et-EE"/>
                  </w:rPr>
                </w:rPrChange>
              </w:rPr>
              <w:t>&gt;</w:t>
            </w:r>
          </w:p>
        </w:tc>
      </w:tr>
      <w:tr w:rsidR="00BC33B7" w:rsidRPr="00C25E13" w14:paraId="7463F0C2" w14:textId="77777777" w:rsidTr="00C2099E">
        <w:tc>
          <w:tcPr>
            <w:tcW w:w="0" w:type="auto"/>
            <w:shd w:val="clear" w:color="auto" w:fill="FFFFFF"/>
            <w:tcMar>
              <w:top w:w="0" w:type="dxa"/>
              <w:left w:w="150" w:type="dxa"/>
              <w:bottom w:w="0" w:type="dxa"/>
              <w:right w:w="150" w:type="dxa"/>
            </w:tcMar>
            <w:hideMark/>
          </w:tcPr>
          <w:p w14:paraId="3975B9C1" w14:textId="77777777" w:rsidR="00BC33B7" w:rsidRPr="00C25E13" w:rsidRDefault="00BC33B7" w:rsidP="00C2099E">
            <w:pPr>
              <w:spacing w:after="0" w:line="218" w:lineRule="atLeast"/>
              <w:rPr>
                <w:rFonts w:ascii="Consolas" w:hAnsi="Consolas" w:cs="Helvetica"/>
                <w:color w:val="333333"/>
                <w:sz w:val="18"/>
                <w:szCs w:val="18"/>
                <w:lang w:val="pt-PT" w:eastAsia="et-EE"/>
                <w:rPrChange w:id="997" w:author="Miguel Ferreira" w:date="2018-12-17T14:26:00Z">
                  <w:rPr>
                    <w:rFonts w:ascii="Consolas" w:hAnsi="Consolas" w:cs="Helvetica"/>
                    <w:color w:val="333333"/>
                    <w:sz w:val="18"/>
                    <w:szCs w:val="18"/>
                    <w:lang w:val="et-EE" w:eastAsia="et-EE"/>
                  </w:rPr>
                </w:rPrChange>
              </w:rPr>
            </w:pPr>
            <w:r w:rsidRPr="00C25E13">
              <w:rPr>
                <w:rFonts w:ascii="Consolas" w:hAnsi="Consolas" w:cs="Helvetica"/>
                <w:color w:val="333333"/>
                <w:sz w:val="18"/>
                <w:szCs w:val="18"/>
                <w:lang w:val="pt-PT" w:eastAsia="et-EE"/>
                <w:rPrChange w:id="998" w:author="Miguel Ferreira" w:date="2018-12-17T14:26:00Z">
                  <w:rPr>
                    <w:rFonts w:ascii="Consolas" w:hAnsi="Consolas" w:cs="Helvetica"/>
                    <w:color w:val="333333"/>
                    <w:sz w:val="18"/>
                    <w:szCs w:val="18"/>
                    <w:lang w:val="et-EE" w:eastAsia="et-EE"/>
                  </w:rPr>
                </w:rPrChange>
              </w:rPr>
              <w:t xml:space="preserve">    &lt;</w:t>
            </w:r>
            <w:proofErr w:type="spellStart"/>
            <w:r w:rsidRPr="00C25E13">
              <w:rPr>
                <w:rFonts w:ascii="Consolas" w:hAnsi="Consolas" w:cs="Helvetica"/>
                <w:color w:val="63A35C"/>
                <w:sz w:val="18"/>
                <w:szCs w:val="18"/>
                <w:lang w:val="pt-PT" w:eastAsia="et-EE"/>
                <w:rPrChange w:id="999" w:author="Miguel Ferreira" w:date="2018-12-17T14:26:00Z">
                  <w:rPr>
                    <w:rFonts w:ascii="Consolas" w:hAnsi="Consolas" w:cs="Helvetica"/>
                    <w:color w:val="63A35C"/>
                    <w:sz w:val="18"/>
                    <w:szCs w:val="18"/>
                    <w:lang w:val="et-EE" w:eastAsia="et-EE"/>
                  </w:rPr>
                </w:rPrChange>
              </w:rPr>
              <w:t>digiprovMD</w:t>
            </w:r>
            <w:proofErr w:type="spellEnd"/>
            <w:r w:rsidRPr="00C25E13">
              <w:rPr>
                <w:rFonts w:ascii="Consolas" w:hAnsi="Consolas" w:cs="Helvetica"/>
                <w:color w:val="333333"/>
                <w:sz w:val="18"/>
                <w:szCs w:val="18"/>
                <w:lang w:val="pt-PT" w:eastAsia="et-EE"/>
                <w:rPrChange w:id="1000" w:author="Miguel Ferreira" w:date="2018-12-17T14:26:00Z">
                  <w:rPr>
                    <w:rFonts w:ascii="Consolas" w:hAnsi="Consolas" w:cs="Helvetica"/>
                    <w:color w:val="333333"/>
                    <w:sz w:val="18"/>
                    <w:szCs w:val="18"/>
                    <w:lang w:val="et-EE" w:eastAsia="et-EE"/>
                  </w:rPr>
                </w:rPrChange>
              </w:rPr>
              <w:t xml:space="preserve"> </w:t>
            </w:r>
            <w:r w:rsidRPr="00C25E13">
              <w:rPr>
                <w:rFonts w:ascii="Consolas" w:hAnsi="Consolas" w:cs="Helvetica"/>
                <w:color w:val="795DA3"/>
                <w:sz w:val="18"/>
                <w:szCs w:val="18"/>
                <w:lang w:val="pt-PT" w:eastAsia="et-EE"/>
                <w:rPrChange w:id="1001" w:author="Miguel Ferreira" w:date="2018-12-17T14:26:00Z">
                  <w:rPr>
                    <w:rFonts w:ascii="Consolas" w:hAnsi="Consolas" w:cs="Helvetica"/>
                    <w:color w:val="795DA3"/>
                    <w:sz w:val="18"/>
                    <w:szCs w:val="18"/>
                    <w:lang w:val="et-EE" w:eastAsia="et-EE"/>
                  </w:rPr>
                </w:rPrChange>
              </w:rPr>
              <w:t>ID</w:t>
            </w:r>
            <w:r w:rsidRPr="00C25E13">
              <w:rPr>
                <w:rFonts w:ascii="Consolas" w:hAnsi="Consolas" w:cs="Helvetica"/>
                <w:color w:val="333333"/>
                <w:sz w:val="18"/>
                <w:szCs w:val="18"/>
                <w:lang w:val="pt-PT" w:eastAsia="et-EE"/>
                <w:rPrChange w:id="1002" w:author="Miguel Ferreira" w:date="2018-12-17T14:26:00Z">
                  <w:rPr>
                    <w:rFonts w:ascii="Consolas" w:hAnsi="Consolas" w:cs="Helvetica"/>
                    <w:color w:val="333333"/>
                    <w:sz w:val="18"/>
                    <w:szCs w:val="18"/>
                    <w:lang w:val="et-EE" w:eastAsia="et-EE"/>
                  </w:rPr>
                </w:rPrChange>
              </w:rPr>
              <w:t>=</w:t>
            </w:r>
            <w:r w:rsidRPr="00C25E13">
              <w:rPr>
                <w:rFonts w:ascii="Consolas" w:hAnsi="Consolas" w:cs="Helvetica"/>
                <w:color w:val="183691"/>
                <w:sz w:val="18"/>
                <w:szCs w:val="18"/>
                <w:lang w:val="pt-PT" w:eastAsia="et-EE"/>
                <w:rPrChange w:id="1003" w:author="Miguel Ferreira" w:date="2018-12-17T14:26:00Z">
                  <w:rPr>
                    <w:rFonts w:ascii="Consolas" w:hAnsi="Consolas" w:cs="Helvetica"/>
                    <w:color w:val="183691"/>
                    <w:sz w:val="18"/>
                    <w:szCs w:val="18"/>
                    <w:lang w:val="et-EE" w:eastAsia="et-EE"/>
                  </w:rPr>
                </w:rPrChange>
              </w:rPr>
              <w:t>"ID41d8bb3c-f7c1-4254-aa9f-825009314fb0"</w:t>
            </w:r>
            <w:r w:rsidRPr="00C25E13">
              <w:rPr>
                <w:rFonts w:ascii="Consolas" w:hAnsi="Consolas" w:cs="Helvetica"/>
                <w:color w:val="333333"/>
                <w:sz w:val="18"/>
                <w:szCs w:val="18"/>
                <w:lang w:val="pt-PT" w:eastAsia="et-EE"/>
                <w:rPrChange w:id="1004" w:author="Miguel Ferreira" w:date="2018-12-17T14:26:00Z">
                  <w:rPr>
                    <w:rFonts w:ascii="Consolas" w:hAnsi="Consolas" w:cs="Helvetica"/>
                    <w:color w:val="333333"/>
                    <w:sz w:val="18"/>
                    <w:szCs w:val="18"/>
                    <w:lang w:val="et-EE" w:eastAsia="et-EE"/>
                  </w:rPr>
                </w:rPrChange>
              </w:rPr>
              <w:t>&gt;</w:t>
            </w:r>
          </w:p>
        </w:tc>
      </w:tr>
      <w:tr w:rsidR="00BC33B7" w:rsidRPr="003E74F1" w14:paraId="733E7978" w14:textId="77777777" w:rsidTr="00C2099E">
        <w:tc>
          <w:tcPr>
            <w:tcW w:w="0" w:type="auto"/>
            <w:shd w:val="clear" w:color="auto" w:fill="FFFFFF"/>
            <w:tcMar>
              <w:top w:w="0" w:type="dxa"/>
              <w:left w:w="150" w:type="dxa"/>
              <w:bottom w:w="0" w:type="dxa"/>
              <w:right w:w="150" w:type="dxa"/>
            </w:tcMar>
            <w:hideMark/>
          </w:tcPr>
          <w:p w14:paraId="391845E7" w14:textId="77777777" w:rsidR="00BC33B7" w:rsidRPr="00F65186" w:rsidRDefault="00BC33B7" w:rsidP="00C2099E">
            <w:pPr>
              <w:spacing w:after="0" w:line="218" w:lineRule="atLeast"/>
              <w:rPr>
                <w:rFonts w:ascii="Consolas" w:hAnsi="Consolas" w:cs="Helvetica"/>
                <w:color w:val="333333"/>
                <w:sz w:val="18"/>
                <w:szCs w:val="18"/>
                <w:lang w:eastAsia="et-EE"/>
                <w:rPrChange w:id="1005" w:author="Miguel Ferreira" w:date="2018-12-17T14:25:00Z">
                  <w:rPr>
                    <w:rFonts w:ascii="Consolas" w:hAnsi="Consolas" w:cs="Helvetica"/>
                    <w:color w:val="333333"/>
                    <w:sz w:val="18"/>
                    <w:szCs w:val="18"/>
                    <w:lang w:val="et-EE" w:eastAsia="et-EE"/>
                  </w:rPr>
                </w:rPrChange>
              </w:rPr>
            </w:pPr>
            <w:r w:rsidRPr="00C25E13">
              <w:rPr>
                <w:rFonts w:ascii="Consolas" w:hAnsi="Consolas" w:cs="Helvetica"/>
                <w:color w:val="333333"/>
                <w:sz w:val="18"/>
                <w:szCs w:val="18"/>
                <w:lang w:val="pt-PT" w:eastAsia="et-EE"/>
                <w:rPrChange w:id="1006" w:author="Miguel Ferreira" w:date="2018-12-17T14:26:00Z">
                  <w:rPr>
                    <w:rFonts w:ascii="Consolas" w:hAnsi="Consolas" w:cs="Helvetica"/>
                    <w:color w:val="333333"/>
                    <w:sz w:val="18"/>
                    <w:szCs w:val="18"/>
                    <w:lang w:val="et-EE" w:eastAsia="et-EE"/>
                  </w:rPr>
                </w:rPrChange>
              </w:rPr>
              <w:t xml:space="preserve">      </w:t>
            </w:r>
            <w:r w:rsidRPr="00F65186">
              <w:rPr>
                <w:rFonts w:ascii="Consolas" w:hAnsi="Consolas" w:cs="Helvetica"/>
                <w:color w:val="333333"/>
                <w:sz w:val="18"/>
                <w:szCs w:val="18"/>
                <w:lang w:eastAsia="et-EE"/>
                <w:rPrChange w:id="1007" w:author="Miguel Ferreira" w:date="2018-12-17T14:25:00Z">
                  <w:rPr>
                    <w:rFonts w:ascii="Consolas" w:hAnsi="Consolas" w:cs="Helvetica"/>
                    <w:color w:val="333333"/>
                    <w:sz w:val="18"/>
                    <w:szCs w:val="18"/>
                    <w:lang w:val="et-EE" w:eastAsia="et-EE"/>
                  </w:rPr>
                </w:rPrChange>
              </w:rPr>
              <w:t>&lt;</w:t>
            </w:r>
            <w:proofErr w:type="spellStart"/>
            <w:r w:rsidRPr="00F65186">
              <w:rPr>
                <w:rFonts w:ascii="Consolas" w:hAnsi="Consolas" w:cs="Helvetica"/>
                <w:color w:val="63A35C"/>
                <w:sz w:val="18"/>
                <w:szCs w:val="18"/>
                <w:lang w:eastAsia="et-EE"/>
                <w:rPrChange w:id="1008" w:author="Miguel Ferreira" w:date="2018-12-17T14:25:00Z">
                  <w:rPr>
                    <w:rFonts w:ascii="Consolas" w:hAnsi="Consolas" w:cs="Helvetica"/>
                    <w:color w:val="63A35C"/>
                    <w:sz w:val="18"/>
                    <w:szCs w:val="18"/>
                    <w:lang w:val="et-EE" w:eastAsia="et-EE"/>
                  </w:rPr>
                </w:rPrChange>
              </w:rPr>
              <w:t>mdRef</w:t>
            </w:r>
            <w:proofErr w:type="spellEnd"/>
            <w:r w:rsidRPr="00F65186">
              <w:rPr>
                <w:rFonts w:ascii="Consolas" w:hAnsi="Consolas" w:cs="Helvetica"/>
                <w:color w:val="333333"/>
                <w:sz w:val="18"/>
                <w:szCs w:val="18"/>
                <w:lang w:eastAsia="et-EE"/>
                <w:rPrChange w:id="1009"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1010" w:author="Miguel Ferreira" w:date="2018-12-17T14:25:00Z">
                  <w:rPr>
                    <w:rFonts w:ascii="Consolas" w:hAnsi="Consolas" w:cs="Helvetica"/>
                    <w:color w:val="795DA3"/>
                    <w:sz w:val="18"/>
                    <w:szCs w:val="18"/>
                    <w:lang w:val="et-EE" w:eastAsia="et-EE"/>
                  </w:rPr>
                </w:rPrChange>
              </w:rPr>
              <w:t>MIMETYPE</w:t>
            </w:r>
            <w:r w:rsidRPr="00F65186">
              <w:rPr>
                <w:rFonts w:ascii="Consolas" w:hAnsi="Consolas" w:cs="Helvetica"/>
                <w:color w:val="333333"/>
                <w:sz w:val="18"/>
                <w:szCs w:val="18"/>
                <w:lang w:val="en-GB" w:eastAsia="et-EE"/>
                <w:rPrChange w:id="1011"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12" w:author="Miguel Ferreira" w:date="2018-12-17T14:25:00Z">
                  <w:rPr>
                    <w:rFonts w:ascii="Consolas" w:hAnsi="Consolas" w:cs="Helvetica"/>
                    <w:color w:val="183691"/>
                    <w:sz w:val="18"/>
                    <w:szCs w:val="18"/>
                    <w:lang w:val="et-EE" w:eastAsia="et-EE"/>
                  </w:rPr>
                </w:rPrChange>
              </w:rPr>
              <w:t>"text/xml"</w:t>
            </w:r>
            <w:r w:rsidRPr="00F65186">
              <w:rPr>
                <w:rFonts w:ascii="Consolas" w:hAnsi="Consolas" w:cs="Helvetica"/>
                <w:color w:val="333333"/>
                <w:sz w:val="18"/>
                <w:szCs w:val="18"/>
                <w:lang w:val="en-GB" w:eastAsia="et-EE"/>
                <w:rPrChange w:id="1013" w:author="Miguel Ferreira" w:date="2018-12-17T14:25:00Z">
                  <w:rPr>
                    <w:rFonts w:ascii="Consolas" w:hAnsi="Consolas" w:cs="Helvetica"/>
                    <w:color w:val="333333"/>
                    <w:sz w:val="18"/>
                    <w:szCs w:val="18"/>
                    <w:lang w:val="et-EE" w:eastAsia="et-EE"/>
                  </w:rPr>
                </w:rPrChange>
              </w:rPr>
              <w:t xml:space="preserve"> </w:t>
            </w:r>
            <w:proofErr w:type="spellStart"/>
            <w:proofErr w:type="gramStart"/>
            <w:r w:rsidRPr="00F65186">
              <w:rPr>
                <w:rFonts w:ascii="Consolas" w:hAnsi="Consolas" w:cs="Helvetica"/>
                <w:color w:val="795DA3"/>
                <w:sz w:val="18"/>
                <w:szCs w:val="18"/>
                <w:lang w:eastAsia="et-EE"/>
                <w:rPrChange w:id="1014" w:author="Miguel Ferreira" w:date="2018-12-17T14:25:00Z">
                  <w:rPr>
                    <w:rFonts w:ascii="Consolas" w:hAnsi="Consolas" w:cs="Helvetica"/>
                    <w:color w:val="795DA3"/>
                    <w:sz w:val="18"/>
                    <w:szCs w:val="18"/>
                    <w:lang w:val="et-EE" w:eastAsia="et-EE"/>
                  </w:rPr>
                </w:rPrChange>
              </w:rPr>
              <w:t>xlink:href</w:t>
            </w:r>
            <w:proofErr w:type="spellEnd"/>
            <w:proofErr w:type="gramEnd"/>
            <w:r w:rsidRPr="00F65186">
              <w:rPr>
                <w:rFonts w:ascii="Consolas" w:hAnsi="Consolas" w:cs="Helvetica"/>
                <w:color w:val="333333"/>
                <w:sz w:val="18"/>
                <w:szCs w:val="18"/>
                <w:lang w:eastAsia="et-EE"/>
                <w:rPrChange w:id="1015"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16" w:author="Miguel Ferreira" w:date="2018-12-17T14:25:00Z">
                  <w:rPr>
                    <w:rFonts w:ascii="Consolas" w:hAnsi="Consolas" w:cs="Helvetica"/>
                    <w:color w:val="183691"/>
                    <w:sz w:val="18"/>
                    <w:szCs w:val="18"/>
                    <w:lang w:val="et-EE" w:eastAsia="et-EE"/>
                  </w:rPr>
                </w:rPrChange>
              </w:rPr>
              <w:t>"file:</w:t>
            </w:r>
            <w:r w:rsidR="007524AB" w:rsidRPr="00F65186">
              <w:rPr>
                <w:rFonts w:ascii="Consolas" w:hAnsi="Consolas" w:cs="Helvetica"/>
                <w:color w:val="183691"/>
                <w:sz w:val="18"/>
                <w:szCs w:val="18"/>
                <w:lang w:val="en-GB" w:eastAsia="et-EE"/>
                <w:rPrChange w:id="1017" w:author="Miguel Ferreira" w:date="2018-12-17T14:25:00Z">
                  <w:rPr>
                    <w:rFonts w:ascii="Consolas" w:hAnsi="Consolas" w:cs="Helvetica"/>
                    <w:color w:val="183691"/>
                    <w:sz w:val="18"/>
                    <w:szCs w:val="18"/>
                    <w:lang w:val="et-EE" w:eastAsia="et-EE"/>
                  </w:rPr>
                </w:rPrChange>
              </w:rPr>
              <w:t>//</w:t>
            </w:r>
            <w:r w:rsidRPr="00F65186">
              <w:rPr>
                <w:rFonts w:ascii="Consolas" w:hAnsi="Consolas" w:cs="Helvetica"/>
                <w:color w:val="183691"/>
                <w:sz w:val="18"/>
                <w:szCs w:val="18"/>
                <w:lang w:val="en-GB" w:eastAsia="et-EE"/>
                <w:rPrChange w:id="1018" w:author="Miguel Ferreira" w:date="2018-12-17T14:25:00Z">
                  <w:rPr>
                    <w:rFonts w:ascii="Consolas" w:hAnsi="Consolas" w:cs="Helvetica"/>
                    <w:color w:val="183691"/>
                    <w:sz w:val="18"/>
                    <w:szCs w:val="18"/>
                    <w:lang w:val="et-EE" w:eastAsia="et-EE"/>
                  </w:rPr>
                </w:rPrChange>
              </w:rPr>
              <w:t>metadata/preservation/premis1.xml"</w:t>
            </w:r>
            <w:r w:rsidRPr="00F65186">
              <w:rPr>
                <w:rFonts w:ascii="Consolas" w:hAnsi="Consolas" w:cs="Helvetica"/>
                <w:color w:val="333333"/>
                <w:sz w:val="18"/>
                <w:szCs w:val="18"/>
                <w:lang w:val="en-GB" w:eastAsia="et-EE"/>
                <w:rPrChange w:id="1019"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val="en-GB" w:eastAsia="et-EE"/>
                <w:rPrChange w:id="1020" w:author="Miguel Ferreira" w:date="2018-12-17T14:25:00Z">
                  <w:rPr>
                    <w:rFonts w:ascii="Consolas" w:hAnsi="Consolas" w:cs="Helvetica"/>
                    <w:color w:val="795DA3"/>
                    <w:sz w:val="18"/>
                    <w:szCs w:val="18"/>
                    <w:lang w:val="et-EE" w:eastAsia="et-EE"/>
                  </w:rPr>
                </w:rPrChange>
              </w:rPr>
              <w:t>LOCTYPE</w:t>
            </w:r>
            <w:r w:rsidRPr="00F65186">
              <w:rPr>
                <w:rFonts w:ascii="Consolas" w:hAnsi="Consolas" w:cs="Helvetica"/>
                <w:color w:val="333333"/>
                <w:sz w:val="18"/>
                <w:szCs w:val="18"/>
                <w:lang w:val="en-GB" w:eastAsia="et-EE"/>
                <w:rPrChange w:id="1021"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22" w:author="Miguel Ferreira" w:date="2018-12-17T14:25:00Z">
                  <w:rPr>
                    <w:rFonts w:ascii="Consolas" w:hAnsi="Consolas" w:cs="Helvetica"/>
                    <w:color w:val="183691"/>
                    <w:sz w:val="18"/>
                    <w:szCs w:val="18"/>
                    <w:lang w:val="et-EE" w:eastAsia="et-EE"/>
                  </w:rPr>
                </w:rPrChange>
              </w:rPr>
              <w:t>"URL"</w:t>
            </w:r>
            <w:r w:rsidRPr="00F65186">
              <w:rPr>
                <w:rFonts w:ascii="Consolas" w:hAnsi="Consolas" w:cs="Helvetica"/>
                <w:color w:val="333333"/>
                <w:sz w:val="18"/>
                <w:szCs w:val="18"/>
                <w:lang w:val="en-GB" w:eastAsia="et-EE"/>
                <w:rPrChange w:id="102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1024" w:author="Miguel Ferreira" w:date="2018-12-17T14:25:00Z">
                  <w:rPr>
                    <w:rFonts w:ascii="Consolas" w:hAnsi="Consolas" w:cs="Helvetica"/>
                    <w:color w:val="795DA3"/>
                    <w:sz w:val="18"/>
                    <w:szCs w:val="18"/>
                    <w:lang w:val="et-EE" w:eastAsia="et-EE"/>
                  </w:rPr>
                </w:rPrChange>
              </w:rPr>
              <w:t>CREATED</w:t>
            </w:r>
            <w:r w:rsidRPr="00F65186">
              <w:rPr>
                <w:rFonts w:ascii="Consolas" w:hAnsi="Consolas" w:cs="Helvetica"/>
                <w:color w:val="333333"/>
                <w:sz w:val="18"/>
                <w:szCs w:val="18"/>
                <w:lang w:val="en-GB" w:eastAsia="et-EE"/>
                <w:rPrChange w:id="1025"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26" w:author="Miguel Ferreira" w:date="2018-12-17T14:25:00Z">
                  <w:rPr>
                    <w:rFonts w:ascii="Consolas" w:hAnsi="Consolas" w:cs="Helvetica"/>
                    <w:color w:val="183691"/>
                    <w:sz w:val="18"/>
                    <w:szCs w:val="18"/>
                    <w:lang w:val="et-EE" w:eastAsia="et-EE"/>
                  </w:rPr>
                </w:rPrChange>
              </w:rPr>
              <w:t>"2015-11-18T15:50:14"</w:t>
            </w:r>
            <w:r w:rsidRPr="00F65186">
              <w:rPr>
                <w:rFonts w:ascii="Consolas" w:hAnsi="Consolas" w:cs="Helvetica"/>
                <w:color w:val="333333"/>
                <w:sz w:val="18"/>
                <w:szCs w:val="18"/>
                <w:lang w:val="en-GB" w:eastAsia="et-EE"/>
                <w:rPrChange w:id="1027"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1028" w:author="Miguel Ferreira" w:date="2018-12-17T14:25:00Z">
                  <w:rPr>
                    <w:rFonts w:ascii="Consolas" w:hAnsi="Consolas" w:cs="Helvetica"/>
                    <w:color w:val="795DA3"/>
                    <w:sz w:val="18"/>
                    <w:szCs w:val="18"/>
                    <w:lang w:val="et-EE" w:eastAsia="et-EE"/>
                  </w:rPr>
                </w:rPrChange>
              </w:rPr>
              <w:t>CHECKSUM</w:t>
            </w:r>
            <w:r w:rsidRPr="00F65186">
              <w:rPr>
                <w:rFonts w:ascii="Consolas" w:hAnsi="Consolas" w:cs="Helvetica"/>
                <w:color w:val="333333"/>
                <w:sz w:val="18"/>
                <w:szCs w:val="18"/>
                <w:lang w:val="en-GB" w:eastAsia="et-EE"/>
                <w:rPrChange w:id="1029"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30" w:author="Miguel Ferreira" w:date="2018-12-17T14:25:00Z">
                  <w:rPr>
                    <w:rFonts w:ascii="Consolas" w:hAnsi="Consolas" w:cs="Helvetica"/>
                    <w:color w:val="183691"/>
                    <w:sz w:val="18"/>
                    <w:szCs w:val="18"/>
                    <w:lang w:val="et-EE" w:eastAsia="et-EE"/>
                  </w:rPr>
                </w:rPrChange>
              </w:rPr>
              <w:t>"8aa278038dbad54bbf142e7d72b493e2598a94946ea1304dc82a79c6b4bac3d5"</w:t>
            </w:r>
            <w:r w:rsidRPr="00F65186">
              <w:rPr>
                <w:rFonts w:ascii="Consolas" w:hAnsi="Consolas" w:cs="Helvetica"/>
                <w:color w:val="333333"/>
                <w:sz w:val="18"/>
                <w:szCs w:val="18"/>
                <w:lang w:val="en-GB" w:eastAsia="et-EE"/>
                <w:rPrChange w:id="1031" w:author="Miguel Ferreira" w:date="2018-12-17T14:25:00Z">
                  <w:rPr>
                    <w:rFonts w:ascii="Consolas" w:hAnsi="Consolas" w:cs="Helvetica"/>
                    <w:color w:val="333333"/>
                    <w:sz w:val="18"/>
                    <w:szCs w:val="18"/>
                    <w:lang w:val="et-EE" w:eastAsia="et-EE"/>
                  </w:rPr>
                </w:rPrChange>
              </w:rPr>
              <w:t xml:space="preserve"> </w:t>
            </w:r>
            <w:proofErr w:type="spellStart"/>
            <w:r w:rsidRPr="00F65186">
              <w:rPr>
                <w:rFonts w:ascii="Consolas" w:hAnsi="Consolas" w:cs="Helvetica"/>
                <w:color w:val="795DA3"/>
                <w:sz w:val="18"/>
                <w:szCs w:val="18"/>
                <w:lang w:eastAsia="et-EE"/>
                <w:rPrChange w:id="1032" w:author="Miguel Ferreira" w:date="2018-12-17T14:25:00Z">
                  <w:rPr>
                    <w:rFonts w:ascii="Consolas" w:hAnsi="Consolas" w:cs="Helvetica"/>
                    <w:color w:val="795DA3"/>
                    <w:sz w:val="18"/>
                    <w:szCs w:val="18"/>
                    <w:lang w:val="et-EE" w:eastAsia="et-EE"/>
                  </w:rPr>
                </w:rPrChange>
              </w:rPr>
              <w:t>xlink:type</w:t>
            </w:r>
            <w:proofErr w:type="spellEnd"/>
            <w:r w:rsidRPr="00F65186">
              <w:rPr>
                <w:rFonts w:ascii="Consolas" w:hAnsi="Consolas" w:cs="Helvetica"/>
                <w:color w:val="333333"/>
                <w:sz w:val="18"/>
                <w:szCs w:val="18"/>
                <w:lang w:eastAsia="et-EE"/>
                <w:rPrChange w:id="1033"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34" w:author="Miguel Ferreira" w:date="2018-12-17T14:25:00Z">
                  <w:rPr>
                    <w:rFonts w:ascii="Consolas" w:hAnsi="Consolas" w:cs="Helvetica"/>
                    <w:color w:val="183691"/>
                    <w:sz w:val="18"/>
                    <w:szCs w:val="18"/>
                    <w:lang w:val="et-EE" w:eastAsia="et-EE"/>
                  </w:rPr>
                </w:rPrChange>
              </w:rPr>
              <w:t>"simple"</w:t>
            </w:r>
            <w:r w:rsidRPr="00F65186">
              <w:rPr>
                <w:rFonts w:ascii="Consolas" w:hAnsi="Consolas" w:cs="Helvetica"/>
                <w:color w:val="333333"/>
                <w:sz w:val="18"/>
                <w:szCs w:val="18"/>
                <w:lang w:val="en-GB" w:eastAsia="et-EE"/>
                <w:rPrChange w:id="1035"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1036" w:author="Miguel Ferreira" w:date="2018-12-17T14:25:00Z">
                  <w:rPr>
                    <w:rFonts w:ascii="Consolas" w:hAnsi="Consolas" w:cs="Helvetica"/>
                    <w:color w:val="795DA3"/>
                    <w:sz w:val="18"/>
                    <w:szCs w:val="18"/>
                    <w:lang w:val="et-EE" w:eastAsia="et-EE"/>
                  </w:rPr>
                </w:rPrChange>
              </w:rPr>
              <w:t>ID</w:t>
            </w:r>
            <w:r w:rsidRPr="00F65186">
              <w:rPr>
                <w:rFonts w:ascii="Consolas" w:hAnsi="Consolas" w:cs="Helvetica"/>
                <w:color w:val="333333"/>
                <w:sz w:val="18"/>
                <w:szCs w:val="18"/>
                <w:lang w:val="en-GB" w:eastAsia="et-EE"/>
                <w:rPrChange w:id="1037"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38" w:author="Miguel Ferreira" w:date="2018-12-17T14:25:00Z">
                  <w:rPr>
                    <w:rFonts w:ascii="Consolas" w:hAnsi="Consolas" w:cs="Helvetica"/>
                    <w:color w:val="183691"/>
                    <w:sz w:val="18"/>
                    <w:szCs w:val="18"/>
                    <w:lang w:val="et-EE" w:eastAsia="et-EE"/>
                  </w:rPr>
                </w:rPrChange>
              </w:rPr>
              <w:t>"ID58ecdae0-b6af-4ad9-abf1-f6c2971f253a"</w:t>
            </w:r>
            <w:r w:rsidRPr="00F65186">
              <w:rPr>
                <w:rFonts w:ascii="Consolas" w:hAnsi="Consolas" w:cs="Helvetica"/>
                <w:color w:val="333333"/>
                <w:sz w:val="18"/>
                <w:szCs w:val="18"/>
                <w:lang w:val="en-GB" w:eastAsia="et-EE"/>
                <w:rPrChange w:id="1039"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1040" w:author="Miguel Ferreira" w:date="2018-12-17T14:25:00Z">
                  <w:rPr>
                    <w:rFonts w:ascii="Consolas" w:hAnsi="Consolas" w:cs="Helvetica"/>
                    <w:color w:val="795DA3"/>
                    <w:sz w:val="18"/>
                    <w:szCs w:val="18"/>
                    <w:lang w:val="et-EE" w:eastAsia="et-EE"/>
                  </w:rPr>
                </w:rPrChange>
              </w:rPr>
              <w:t>MDTYPE</w:t>
            </w:r>
            <w:r w:rsidRPr="00F65186">
              <w:rPr>
                <w:rFonts w:ascii="Consolas" w:hAnsi="Consolas" w:cs="Helvetica"/>
                <w:color w:val="333333"/>
                <w:sz w:val="18"/>
                <w:szCs w:val="18"/>
                <w:lang w:val="en-GB" w:eastAsia="et-EE"/>
                <w:rPrChange w:id="1041"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42" w:author="Miguel Ferreira" w:date="2018-12-17T14:25:00Z">
                  <w:rPr>
                    <w:rFonts w:ascii="Consolas" w:hAnsi="Consolas" w:cs="Helvetica"/>
                    <w:color w:val="183691"/>
                    <w:sz w:val="18"/>
                    <w:szCs w:val="18"/>
                    <w:lang w:val="et-EE" w:eastAsia="et-EE"/>
                  </w:rPr>
                </w:rPrChange>
              </w:rPr>
              <w:t>"OTHER"</w:t>
            </w:r>
            <w:r w:rsidRPr="00F65186">
              <w:rPr>
                <w:rFonts w:ascii="Consolas" w:hAnsi="Consolas" w:cs="Helvetica"/>
                <w:color w:val="333333"/>
                <w:sz w:val="18"/>
                <w:szCs w:val="18"/>
                <w:lang w:val="en-GB" w:eastAsia="et-EE"/>
                <w:rPrChange w:id="1043" w:author="Miguel Ferreira" w:date="2018-12-17T14:25:00Z">
                  <w:rPr>
                    <w:rFonts w:ascii="Consolas" w:hAnsi="Consolas" w:cs="Helvetica"/>
                    <w:color w:val="333333"/>
                    <w:sz w:val="18"/>
                    <w:szCs w:val="18"/>
                    <w:lang w:val="et-EE" w:eastAsia="et-EE"/>
                  </w:rPr>
                </w:rPrChange>
              </w:rPr>
              <w:t xml:space="preserve"> </w:t>
            </w:r>
            <w:r w:rsidRPr="00F65186">
              <w:rPr>
                <w:rFonts w:ascii="Consolas" w:hAnsi="Consolas" w:cs="Helvetica"/>
                <w:color w:val="795DA3"/>
                <w:sz w:val="18"/>
                <w:szCs w:val="18"/>
                <w:lang w:eastAsia="et-EE"/>
                <w:rPrChange w:id="1044" w:author="Miguel Ferreira" w:date="2018-12-17T14:25:00Z">
                  <w:rPr>
                    <w:rFonts w:ascii="Consolas" w:hAnsi="Consolas" w:cs="Helvetica"/>
                    <w:color w:val="795DA3"/>
                    <w:sz w:val="18"/>
                    <w:szCs w:val="18"/>
                    <w:lang w:val="et-EE" w:eastAsia="et-EE"/>
                  </w:rPr>
                </w:rPrChange>
              </w:rPr>
              <w:t>CHECKSUMTYPE</w:t>
            </w:r>
            <w:r w:rsidRPr="00F65186">
              <w:rPr>
                <w:rFonts w:ascii="Consolas" w:hAnsi="Consolas" w:cs="Helvetica"/>
                <w:color w:val="333333"/>
                <w:sz w:val="18"/>
                <w:szCs w:val="18"/>
                <w:lang w:val="en-GB" w:eastAsia="et-EE"/>
                <w:rPrChange w:id="1045" w:author="Miguel Ferreira" w:date="2018-12-17T14:25:00Z">
                  <w:rPr>
                    <w:rFonts w:ascii="Consolas" w:hAnsi="Consolas" w:cs="Helvetica"/>
                    <w:color w:val="333333"/>
                    <w:sz w:val="18"/>
                    <w:szCs w:val="18"/>
                    <w:lang w:val="et-EE" w:eastAsia="et-EE"/>
                  </w:rPr>
                </w:rPrChange>
              </w:rPr>
              <w:t>=</w:t>
            </w:r>
            <w:r w:rsidRPr="00F65186">
              <w:rPr>
                <w:rFonts w:ascii="Consolas" w:hAnsi="Consolas" w:cs="Helvetica"/>
                <w:color w:val="183691"/>
                <w:sz w:val="18"/>
                <w:szCs w:val="18"/>
                <w:lang w:eastAsia="et-EE"/>
                <w:rPrChange w:id="1046" w:author="Miguel Ferreira" w:date="2018-12-17T14:25:00Z">
                  <w:rPr>
                    <w:rFonts w:ascii="Consolas" w:hAnsi="Consolas" w:cs="Helvetica"/>
                    <w:color w:val="183691"/>
                    <w:sz w:val="18"/>
                    <w:szCs w:val="18"/>
                    <w:lang w:val="et-EE" w:eastAsia="et-EE"/>
                  </w:rPr>
                </w:rPrChange>
              </w:rPr>
              <w:t>"SHA-256"</w:t>
            </w:r>
            <w:r w:rsidRPr="00F65186">
              <w:rPr>
                <w:rFonts w:ascii="Consolas" w:hAnsi="Consolas" w:cs="Helvetica"/>
                <w:color w:val="333333"/>
                <w:sz w:val="18"/>
                <w:szCs w:val="18"/>
                <w:lang w:val="en-GB" w:eastAsia="et-EE"/>
                <w:rPrChange w:id="1047" w:author="Miguel Ferreira" w:date="2018-12-17T14:25:00Z">
                  <w:rPr>
                    <w:rFonts w:ascii="Consolas" w:hAnsi="Consolas" w:cs="Helvetica"/>
                    <w:color w:val="333333"/>
                    <w:sz w:val="18"/>
                    <w:szCs w:val="18"/>
                    <w:lang w:val="et-EE" w:eastAsia="et-EE"/>
                  </w:rPr>
                </w:rPrChange>
              </w:rPr>
              <w:t>/&gt;</w:t>
            </w:r>
          </w:p>
        </w:tc>
      </w:tr>
      <w:tr w:rsidR="00BC33B7" w:rsidRPr="003E74F1" w14:paraId="6F86C5A5" w14:textId="77777777" w:rsidTr="00C2099E">
        <w:tc>
          <w:tcPr>
            <w:tcW w:w="0" w:type="auto"/>
            <w:shd w:val="clear" w:color="auto" w:fill="FFFFFF"/>
            <w:tcMar>
              <w:top w:w="0" w:type="dxa"/>
              <w:left w:w="150" w:type="dxa"/>
              <w:bottom w:w="0" w:type="dxa"/>
              <w:right w:w="150" w:type="dxa"/>
            </w:tcMar>
            <w:hideMark/>
          </w:tcPr>
          <w:p w14:paraId="3EC6E688" w14:textId="77777777" w:rsidR="00BC33B7" w:rsidRPr="00F65186" w:rsidRDefault="00BC33B7" w:rsidP="00C2099E">
            <w:pPr>
              <w:spacing w:after="0" w:line="218" w:lineRule="atLeast"/>
              <w:rPr>
                <w:rFonts w:ascii="Consolas" w:hAnsi="Consolas" w:cs="Helvetica"/>
                <w:color w:val="333333"/>
                <w:sz w:val="18"/>
                <w:szCs w:val="18"/>
                <w:lang w:eastAsia="et-EE"/>
                <w:rPrChange w:id="1048"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1049" w:author="Miguel Ferreira" w:date="2018-12-17T14:25:00Z">
                  <w:rPr>
                    <w:rFonts w:ascii="Consolas" w:hAnsi="Consolas" w:cs="Helvetica"/>
                    <w:color w:val="333333"/>
                    <w:sz w:val="18"/>
                    <w:szCs w:val="18"/>
                    <w:lang w:val="et-EE" w:eastAsia="et-EE"/>
                  </w:rPr>
                </w:rPrChange>
              </w:rPr>
              <w:t xml:space="preserve">    &lt;/</w:t>
            </w:r>
            <w:proofErr w:type="spellStart"/>
            <w:r w:rsidRPr="00F65186">
              <w:rPr>
                <w:rFonts w:ascii="Consolas" w:hAnsi="Consolas" w:cs="Helvetica"/>
                <w:color w:val="63A35C"/>
                <w:sz w:val="18"/>
                <w:szCs w:val="18"/>
                <w:lang w:eastAsia="et-EE"/>
                <w:rPrChange w:id="1050" w:author="Miguel Ferreira" w:date="2018-12-17T14:25:00Z">
                  <w:rPr>
                    <w:rFonts w:ascii="Consolas" w:hAnsi="Consolas" w:cs="Helvetica"/>
                    <w:color w:val="63A35C"/>
                    <w:sz w:val="18"/>
                    <w:szCs w:val="18"/>
                    <w:lang w:val="et-EE" w:eastAsia="et-EE"/>
                  </w:rPr>
                </w:rPrChange>
              </w:rPr>
              <w:t>digiprovMD</w:t>
            </w:r>
            <w:proofErr w:type="spellEnd"/>
            <w:r w:rsidRPr="00F65186">
              <w:rPr>
                <w:rFonts w:ascii="Consolas" w:hAnsi="Consolas" w:cs="Helvetica"/>
                <w:color w:val="333333"/>
                <w:sz w:val="18"/>
                <w:szCs w:val="18"/>
                <w:lang w:eastAsia="et-EE"/>
                <w:rPrChange w:id="1051" w:author="Miguel Ferreira" w:date="2018-12-17T14:25:00Z">
                  <w:rPr>
                    <w:rFonts w:ascii="Consolas" w:hAnsi="Consolas" w:cs="Helvetica"/>
                    <w:color w:val="333333"/>
                    <w:sz w:val="18"/>
                    <w:szCs w:val="18"/>
                    <w:lang w:val="et-EE" w:eastAsia="et-EE"/>
                  </w:rPr>
                </w:rPrChange>
              </w:rPr>
              <w:t>&gt;</w:t>
            </w:r>
          </w:p>
        </w:tc>
      </w:tr>
      <w:tr w:rsidR="00BC33B7" w:rsidRPr="003E74F1" w14:paraId="1D0937BD" w14:textId="77777777" w:rsidTr="00C2099E">
        <w:tc>
          <w:tcPr>
            <w:tcW w:w="0" w:type="auto"/>
            <w:shd w:val="clear" w:color="auto" w:fill="FFFFFF"/>
            <w:tcMar>
              <w:top w:w="0" w:type="dxa"/>
              <w:left w:w="150" w:type="dxa"/>
              <w:bottom w:w="0" w:type="dxa"/>
              <w:right w:w="150" w:type="dxa"/>
            </w:tcMar>
            <w:hideMark/>
          </w:tcPr>
          <w:p w14:paraId="20594DC5" w14:textId="77777777" w:rsidR="00BC33B7" w:rsidRPr="00F65186" w:rsidRDefault="00BC33B7" w:rsidP="00C2099E">
            <w:pPr>
              <w:spacing w:after="0" w:line="218" w:lineRule="atLeast"/>
              <w:rPr>
                <w:rFonts w:ascii="Consolas" w:hAnsi="Consolas" w:cs="Helvetica"/>
                <w:color w:val="333333"/>
                <w:sz w:val="18"/>
                <w:szCs w:val="18"/>
                <w:lang w:eastAsia="et-EE"/>
                <w:rPrChange w:id="1052" w:author="Miguel Ferreira" w:date="2018-12-17T14:25:00Z">
                  <w:rPr>
                    <w:rFonts w:ascii="Consolas" w:hAnsi="Consolas" w:cs="Helvetica"/>
                    <w:color w:val="333333"/>
                    <w:sz w:val="18"/>
                    <w:szCs w:val="18"/>
                    <w:lang w:val="et-EE" w:eastAsia="et-EE"/>
                  </w:rPr>
                </w:rPrChange>
              </w:rPr>
            </w:pPr>
            <w:r w:rsidRPr="00F65186">
              <w:rPr>
                <w:rFonts w:ascii="Consolas" w:hAnsi="Consolas" w:cs="Helvetica"/>
                <w:color w:val="333333"/>
                <w:sz w:val="18"/>
                <w:szCs w:val="18"/>
                <w:lang w:eastAsia="et-EE"/>
                <w:rPrChange w:id="1053" w:author="Miguel Ferreira" w:date="2018-12-17T14:25:00Z">
                  <w:rPr>
                    <w:rFonts w:ascii="Consolas" w:hAnsi="Consolas" w:cs="Helvetica"/>
                    <w:color w:val="333333"/>
                    <w:sz w:val="18"/>
                    <w:szCs w:val="18"/>
                    <w:lang w:val="et-EE" w:eastAsia="et-EE"/>
                  </w:rPr>
                </w:rPrChange>
              </w:rPr>
              <w:t>&lt;/</w:t>
            </w:r>
            <w:proofErr w:type="spellStart"/>
            <w:r w:rsidRPr="00F65186">
              <w:rPr>
                <w:rFonts w:ascii="Consolas" w:hAnsi="Consolas" w:cs="Helvetica"/>
                <w:color w:val="63A35C"/>
                <w:sz w:val="18"/>
                <w:szCs w:val="18"/>
                <w:lang w:eastAsia="et-EE"/>
                <w:rPrChange w:id="1054" w:author="Miguel Ferreira" w:date="2018-12-17T14:25:00Z">
                  <w:rPr>
                    <w:rFonts w:ascii="Consolas" w:hAnsi="Consolas" w:cs="Helvetica"/>
                    <w:color w:val="63A35C"/>
                    <w:sz w:val="18"/>
                    <w:szCs w:val="18"/>
                    <w:lang w:val="et-EE" w:eastAsia="et-EE"/>
                  </w:rPr>
                </w:rPrChange>
              </w:rPr>
              <w:t>amdSec</w:t>
            </w:r>
            <w:proofErr w:type="spellEnd"/>
            <w:r w:rsidRPr="00F65186">
              <w:rPr>
                <w:rFonts w:ascii="Consolas" w:hAnsi="Consolas" w:cs="Helvetica"/>
                <w:color w:val="333333"/>
                <w:sz w:val="18"/>
                <w:szCs w:val="18"/>
                <w:lang w:eastAsia="et-EE"/>
                <w:rPrChange w:id="1055" w:author="Miguel Ferreira" w:date="2018-12-17T14:25:00Z">
                  <w:rPr>
                    <w:rFonts w:ascii="Consolas" w:hAnsi="Consolas" w:cs="Helvetica"/>
                    <w:color w:val="333333"/>
                    <w:sz w:val="18"/>
                    <w:szCs w:val="18"/>
                    <w:lang w:val="et-EE" w:eastAsia="et-EE"/>
                  </w:rPr>
                </w:rPrChange>
              </w:rPr>
              <w:t>&gt;</w:t>
            </w:r>
          </w:p>
        </w:tc>
      </w:tr>
    </w:tbl>
    <w:p w14:paraId="05AC17D8" w14:textId="77777777" w:rsidR="00BC33B7" w:rsidRPr="00581988" w:rsidRDefault="00BC33B7" w:rsidP="0080375E">
      <w:pPr>
        <w:pStyle w:val="ListParagraph1"/>
        <w:ind w:left="0"/>
      </w:pPr>
    </w:p>
    <w:p w14:paraId="361B6634" w14:textId="77777777" w:rsidR="00BC407C" w:rsidRPr="00581988" w:rsidRDefault="00BC407C" w:rsidP="00955280">
      <w:pPr>
        <w:pStyle w:val="Heading2"/>
        <w:spacing w:before="240"/>
        <w:ind w:left="788"/>
        <w:rPr>
          <w:lang w:val="en-GB"/>
        </w:rPr>
      </w:pPr>
      <w:bookmarkStart w:id="1056" w:name="_Toc532820061"/>
      <w:r w:rsidRPr="00581988">
        <w:rPr>
          <w:lang w:val="en-GB"/>
        </w:rPr>
        <w:t>Files</w:t>
      </w:r>
      <w:bookmarkEnd w:id="1056"/>
      <w:r w:rsidRPr="00581988">
        <w:rPr>
          <w:lang w:val="en-GB"/>
        </w:rPr>
        <w:t xml:space="preserve"> </w:t>
      </w:r>
    </w:p>
    <w:p w14:paraId="542C9D39" w14:textId="77777777" w:rsidR="00BC407C" w:rsidRPr="00581988" w:rsidRDefault="00B46562" w:rsidP="00B46562">
      <w:pPr>
        <w:pStyle w:val="ListParagraph1"/>
        <w:spacing w:after="240"/>
        <w:ind w:left="0"/>
      </w:pPr>
      <w:r w:rsidRPr="00581988">
        <w:t>The METS file section element &lt;</w:t>
      </w:r>
      <w:proofErr w:type="spellStart"/>
      <w:r w:rsidRPr="00581988">
        <w:t>fileSec</w:t>
      </w:r>
      <w:proofErr w:type="spellEnd"/>
      <w:r w:rsidRPr="00581988">
        <w:t>&gt;</w:t>
      </w:r>
      <w:r w:rsidR="00BC407C" w:rsidRPr="00581988">
        <w:t xml:space="preserve"> lists all files containing content (may also contain metadata about files)</w:t>
      </w:r>
      <w:r w:rsidRPr="00581988">
        <w:t xml:space="preserve"> as seen in </w:t>
      </w:r>
      <w:r w:rsidRPr="00581988">
        <w:fldChar w:fldCharType="begin"/>
      </w:r>
      <w:r w:rsidRPr="00581988">
        <w:instrText xml:space="preserve"> REF _Ref435550188 \h </w:instrText>
      </w:r>
      <w:r w:rsidRPr="00581988">
        <w:fldChar w:fldCharType="separate"/>
      </w:r>
      <w:r w:rsidR="00AB4736" w:rsidRPr="00581988">
        <w:t xml:space="preserve">Figure </w:t>
      </w:r>
      <w:r w:rsidR="00AB4736" w:rsidRPr="00581988">
        <w:rPr>
          <w:noProof/>
        </w:rPr>
        <w:t>7</w:t>
      </w:r>
      <w:r w:rsidRPr="00581988">
        <w:fldChar w:fldCharType="end"/>
      </w:r>
      <w:r w:rsidR="00BC407C" w:rsidRPr="00581988">
        <w:t>.</w:t>
      </w:r>
    </w:p>
    <w:p w14:paraId="4E9886B9" w14:textId="77777777" w:rsidR="00B46562" w:rsidRPr="00581988" w:rsidRDefault="00B46562" w:rsidP="00B46562">
      <w:pPr>
        <w:pStyle w:val="ListParagraph1"/>
        <w:spacing w:after="240"/>
        <w:ind w:left="0"/>
      </w:pPr>
    </w:p>
    <w:p w14:paraId="4C753A14" w14:textId="77777777" w:rsidR="00B46562" w:rsidRPr="00581988" w:rsidRDefault="000A6B90" w:rsidP="00B46562">
      <w:pPr>
        <w:pStyle w:val="ListParagraph1"/>
        <w:keepNext/>
        <w:ind w:left="0"/>
      </w:pPr>
      <w:r w:rsidRPr="004522EB">
        <w:rPr>
          <w:noProof/>
        </w:rPr>
        <w:object w:dxaOrig="28141" w:dyaOrig="7347" w14:anchorId="4FABC2DF">
          <v:shape id="_x0000_i1026" type="#_x0000_t75" alt="" style="width:353.35pt;height:90.95pt;mso-width-percent:0;mso-height-percent:0;mso-width-percent:0;mso-height-percent:0" o:ole="">
            <v:imagedata r:id="rId36" o:title=""/>
          </v:shape>
          <o:OLEObject Type="Embed" ProgID="Visio.Drawing.11" ShapeID="_x0000_i1026" DrawAspect="Content" ObjectID="_1606565639" r:id="rId37"/>
        </w:object>
      </w:r>
    </w:p>
    <w:p w14:paraId="4841E70F" w14:textId="00E73997" w:rsidR="0080375E" w:rsidRPr="00581988" w:rsidRDefault="00B46562" w:rsidP="00B46562">
      <w:pPr>
        <w:pStyle w:val="Caption"/>
        <w:rPr>
          <w:lang w:val="en-GB"/>
        </w:rPr>
      </w:pPr>
      <w:bookmarkStart w:id="1057" w:name="_Ref435550188"/>
      <w:bookmarkStart w:id="1058" w:name="_Toc473623498"/>
      <w:r w:rsidRPr="00581988">
        <w:rPr>
          <w:lang w:val="en-GB"/>
        </w:rPr>
        <w:t xml:space="preserve">Figure </w:t>
      </w:r>
      <w:r w:rsidRPr="00581988">
        <w:rPr>
          <w:lang w:val="en-GB"/>
        </w:rPr>
        <w:fldChar w:fldCharType="begin"/>
      </w:r>
      <w:r w:rsidRPr="00581988">
        <w:rPr>
          <w:lang w:val="en-GB"/>
        </w:rPr>
        <w:instrText xml:space="preserve"> SEQ Figure \* ARABIC </w:instrText>
      </w:r>
      <w:r w:rsidRPr="00581988">
        <w:rPr>
          <w:lang w:val="en-GB"/>
        </w:rPr>
        <w:fldChar w:fldCharType="separate"/>
      </w:r>
      <w:ins w:id="1059" w:author="Miguel Ferreira" w:date="2018-12-17T14:46:00Z">
        <w:r w:rsidR="009A4B40">
          <w:rPr>
            <w:noProof/>
            <w:lang w:val="en-GB"/>
          </w:rPr>
          <w:t>11</w:t>
        </w:r>
      </w:ins>
      <w:del w:id="1060" w:author="Miguel Ferreira" w:date="2018-12-17T14:39:00Z">
        <w:r w:rsidR="00AB4736" w:rsidRPr="00581988" w:rsidDel="00363AC8">
          <w:rPr>
            <w:noProof/>
            <w:lang w:val="en-GB"/>
          </w:rPr>
          <w:delText>7</w:delText>
        </w:r>
      </w:del>
      <w:r w:rsidRPr="00581988">
        <w:rPr>
          <w:lang w:val="en-GB"/>
        </w:rPr>
        <w:fldChar w:fldCharType="end"/>
      </w:r>
      <w:bookmarkEnd w:id="1057"/>
      <w:r w:rsidRPr="00581988">
        <w:rPr>
          <w:lang w:val="en-GB"/>
        </w:rPr>
        <w:t>: METS files</w:t>
      </w:r>
      <w:bookmarkEnd w:id="1058"/>
    </w:p>
    <w:p w14:paraId="234A0377" w14:textId="77777777" w:rsidR="0080375E" w:rsidRPr="00581988" w:rsidRDefault="0080375E" w:rsidP="0080375E">
      <w:pPr>
        <w:pStyle w:val="NormalIndent"/>
        <w:spacing w:line="276" w:lineRule="auto"/>
        <w:rPr>
          <w:rFonts w:ascii="Calibri" w:hAnsi="Calibri"/>
          <w:sz w:val="22"/>
          <w:szCs w:val="22"/>
          <w:lang w:val="en-GB"/>
        </w:rPr>
      </w:pPr>
      <w:r w:rsidRPr="00581988">
        <w:rPr>
          <w:rFonts w:ascii="Calibri" w:hAnsi="Calibri"/>
          <w:sz w:val="22"/>
          <w:szCs w:val="22"/>
          <w:lang w:val="en-GB"/>
        </w:rPr>
        <w:t>All files found in the submission package should be referenced once and only once in the METS-document describing the submission. The elements and attributes are the same regardless of the content type submitted.</w:t>
      </w:r>
    </w:p>
    <w:p w14:paraId="6973BDFA" w14:textId="77777777" w:rsidR="0080375E" w:rsidRPr="00581988" w:rsidRDefault="0080375E" w:rsidP="0080375E">
      <w:pPr>
        <w:pStyle w:val="NormalIndent"/>
        <w:spacing w:line="276" w:lineRule="auto"/>
        <w:rPr>
          <w:rFonts w:ascii="Calibri" w:hAnsi="Calibri"/>
          <w:sz w:val="22"/>
          <w:szCs w:val="22"/>
          <w:lang w:val="en-GB"/>
        </w:rPr>
      </w:pPr>
      <w:r w:rsidRPr="00581988">
        <w:rPr>
          <w:rFonts w:ascii="Calibri" w:hAnsi="Calibri"/>
          <w:sz w:val="22"/>
          <w:szCs w:val="22"/>
          <w:lang w:val="en-GB"/>
        </w:rPr>
        <w:t xml:space="preserve">When describing the content and documentation files in METS they are placed in the </w:t>
      </w:r>
      <w:proofErr w:type="spellStart"/>
      <w:r w:rsidRPr="00581988">
        <w:rPr>
          <w:rFonts w:ascii="Calibri" w:hAnsi="Calibri"/>
          <w:sz w:val="22"/>
          <w:szCs w:val="22"/>
          <w:lang w:val="en-GB"/>
        </w:rPr>
        <w:t>fileSec</w:t>
      </w:r>
      <w:proofErr w:type="spellEnd"/>
      <w:r w:rsidRPr="00581988">
        <w:rPr>
          <w:rFonts w:ascii="Calibri" w:hAnsi="Calibri"/>
          <w:sz w:val="22"/>
          <w:szCs w:val="22"/>
          <w:lang w:val="en-GB"/>
        </w:rPr>
        <w:t xml:space="preserve"> element in one or more </w:t>
      </w:r>
      <w:proofErr w:type="spellStart"/>
      <w:r w:rsidRPr="00581988">
        <w:rPr>
          <w:rFonts w:ascii="Calibri" w:hAnsi="Calibri"/>
          <w:sz w:val="22"/>
          <w:szCs w:val="22"/>
          <w:lang w:val="en-GB"/>
        </w:rPr>
        <w:t>fileGrp</w:t>
      </w:r>
      <w:proofErr w:type="spellEnd"/>
      <w:r w:rsidRPr="00581988">
        <w:rPr>
          <w:rFonts w:ascii="Calibri" w:hAnsi="Calibri"/>
          <w:sz w:val="22"/>
          <w:szCs w:val="22"/>
          <w:lang w:val="en-GB"/>
        </w:rPr>
        <w:t xml:space="preserve"> elements. The </w:t>
      </w:r>
      <w:proofErr w:type="spellStart"/>
      <w:r w:rsidRPr="00581988">
        <w:rPr>
          <w:rFonts w:ascii="Calibri" w:hAnsi="Calibri"/>
          <w:sz w:val="22"/>
          <w:szCs w:val="22"/>
          <w:lang w:val="en-GB"/>
        </w:rPr>
        <w:t>fileGrp</w:t>
      </w:r>
      <w:proofErr w:type="spellEnd"/>
      <w:r w:rsidRPr="00581988">
        <w:rPr>
          <w:rFonts w:ascii="Calibri" w:hAnsi="Calibri"/>
          <w:sz w:val="22"/>
          <w:szCs w:val="22"/>
          <w:lang w:val="en-GB"/>
        </w:rPr>
        <w:t xml:space="preserve"> element can be used for grouping files together in different ways. In this profile we do not group files in different groups, we only use </w:t>
      </w:r>
      <w:r w:rsidR="00F66E99" w:rsidRPr="00581988">
        <w:rPr>
          <w:rFonts w:ascii="Calibri" w:hAnsi="Calibri"/>
          <w:sz w:val="22"/>
          <w:szCs w:val="22"/>
          <w:lang w:val="en-GB"/>
        </w:rPr>
        <w:t xml:space="preserve">one </w:t>
      </w:r>
      <w:r w:rsidRPr="00581988">
        <w:rPr>
          <w:rFonts w:ascii="Calibri" w:hAnsi="Calibri"/>
          <w:sz w:val="22"/>
          <w:szCs w:val="22"/>
          <w:lang w:val="en-GB"/>
        </w:rPr>
        <w:t xml:space="preserve">mandatory </w:t>
      </w:r>
      <w:proofErr w:type="spellStart"/>
      <w:r w:rsidRPr="00581988">
        <w:rPr>
          <w:rFonts w:ascii="Calibri" w:hAnsi="Calibri"/>
          <w:sz w:val="22"/>
          <w:szCs w:val="22"/>
          <w:lang w:val="en-GB"/>
        </w:rPr>
        <w:t>fileGrp</w:t>
      </w:r>
      <w:proofErr w:type="spellEnd"/>
      <w:r w:rsidRPr="00581988">
        <w:rPr>
          <w:rFonts w:ascii="Calibri" w:hAnsi="Calibri"/>
          <w:sz w:val="22"/>
          <w:szCs w:val="22"/>
          <w:lang w:val="en-GB"/>
        </w:rPr>
        <w:t xml:space="preserve">. Use of more </w:t>
      </w:r>
      <w:proofErr w:type="spellStart"/>
      <w:r w:rsidRPr="00581988">
        <w:rPr>
          <w:rFonts w:ascii="Calibri" w:hAnsi="Calibri"/>
          <w:sz w:val="22"/>
          <w:szCs w:val="22"/>
          <w:lang w:val="en-GB"/>
        </w:rPr>
        <w:t>fileGrp’s</w:t>
      </w:r>
      <w:proofErr w:type="spellEnd"/>
      <w:r w:rsidRPr="00581988">
        <w:rPr>
          <w:rFonts w:ascii="Calibri" w:hAnsi="Calibri"/>
          <w:sz w:val="22"/>
          <w:szCs w:val="22"/>
          <w:lang w:val="en-GB"/>
        </w:rPr>
        <w:t xml:space="preserve"> must be decided in every implementation and described in a METS profile.</w:t>
      </w:r>
    </w:p>
    <w:p w14:paraId="184C002E" w14:textId="77777777" w:rsidR="003A7057" w:rsidRPr="00581988" w:rsidRDefault="003A7057" w:rsidP="006B0167">
      <w:pPr>
        <w:pStyle w:val="Caption"/>
        <w:jc w:val="left"/>
        <w:rPr>
          <w:lang w:val="en-GB"/>
        </w:rPr>
      </w:pPr>
    </w:p>
    <w:p w14:paraId="36AFAED1" w14:textId="77777777" w:rsidR="0080375E" w:rsidRPr="00581988" w:rsidRDefault="006B73DF" w:rsidP="006B0167">
      <w:pPr>
        <w:pStyle w:val="Caption"/>
        <w:jc w:val="left"/>
        <w:rPr>
          <w:lang w:val="en-GB"/>
        </w:rPr>
      </w:pPr>
      <w:r w:rsidRPr="00581988">
        <w:rPr>
          <w:lang w:val="en-GB"/>
        </w:rPr>
        <w:br w:type="page"/>
      </w:r>
      <w:bookmarkStart w:id="1061" w:name="_Toc473623490"/>
      <w:r w:rsidR="0080375E" w:rsidRPr="00581988">
        <w:rPr>
          <w:lang w:val="en-GB"/>
        </w:rPr>
        <w:lastRenderedPageBreak/>
        <w:t xml:space="preserve">Table </w:t>
      </w:r>
      <w:r w:rsidR="0080375E" w:rsidRPr="00581988">
        <w:rPr>
          <w:lang w:val="en-GB"/>
        </w:rPr>
        <w:fldChar w:fldCharType="begin"/>
      </w:r>
      <w:r w:rsidR="0080375E" w:rsidRPr="00581988">
        <w:rPr>
          <w:lang w:val="en-GB"/>
        </w:rPr>
        <w:instrText xml:space="preserve"> SEQ Table \* ARABIC </w:instrText>
      </w:r>
      <w:r w:rsidR="0080375E" w:rsidRPr="00581988">
        <w:rPr>
          <w:lang w:val="en-GB"/>
        </w:rPr>
        <w:fldChar w:fldCharType="separate"/>
      </w:r>
      <w:r w:rsidR="00AB4736" w:rsidRPr="00581988">
        <w:rPr>
          <w:noProof/>
          <w:lang w:val="en-GB"/>
        </w:rPr>
        <w:t>5</w:t>
      </w:r>
      <w:r w:rsidR="0080375E" w:rsidRPr="00581988">
        <w:rPr>
          <w:lang w:val="en-GB"/>
        </w:rPr>
        <w:fldChar w:fldCharType="end"/>
      </w:r>
      <w:r w:rsidR="0080375E" w:rsidRPr="00581988">
        <w:rPr>
          <w:lang w:val="en-GB"/>
        </w:rPr>
        <w:t>: Files metadata</w:t>
      </w:r>
      <w:bookmarkEnd w:id="1061"/>
    </w:p>
    <w:tbl>
      <w:tblPr>
        <w:tblW w:w="992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3"/>
        <w:gridCol w:w="3558"/>
        <w:gridCol w:w="836"/>
        <w:gridCol w:w="1843"/>
      </w:tblGrid>
      <w:tr w:rsidR="0080375E" w:rsidRPr="003E74F1" w14:paraId="0E97675D" w14:textId="77777777" w:rsidTr="00AC05B0">
        <w:trPr>
          <w:cantSplit/>
          <w:trHeight w:val="255"/>
          <w:tblHeader/>
        </w:trPr>
        <w:tc>
          <w:tcPr>
            <w:tcW w:w="1843" w:type="dxa"/>
            <w:shd w:val="clear" w:color="auto" w:fill="92D050"/>
            <w:noWrap/>
            <w:vAlign w:val="bottom"/>
          </w:tcPr>
          <w:p w14:paraId="0CD2540E" w14:textId="77777777" w:rsidR="0080375E" w:rsidRPr="00581988" w:rsidRDefault="0080375E" w:rsidP="00AC05B0">
            <w:pPr>
              <w:spacing w:before="120" w:after="120" w:line="240" w:lineRule="auto"/>
              <w:ind w:right="57"/>
              <w:rPr>
                <w:b/>
                <w:color w:val="FFFFFF"/>
              </w:rPr>
            </w:pPr>
            <w:r w:rsidRPr="00581988">
              <w:rPr>
                <w:b/>
                <w:color w:val="FFFFFF"/>
              </w:rPr>
              <w:t>Element</w:t>
            </w:r>
          </w:p>
        </w:tc>
        <w:tc>
          <w:tcPr>
            <w:tcW w:w="1843" w:type="dxa"/>
            <w:shd w:val="clear" w:color="auto" w:fill="92D050"/>
            <w:noWrap/>
            <w:vAlign w:val="bottom"/>
          </w:tcPr>
          <w:p w14:paraId="7BEF658A" w14:textId="77777777" w:rsidR="0080375E" w:rsidRPr="00581988" w:rsidRDefault="0080375E" w:rsidP="00AC05B0">
            <w:pPr>
              <w:spacing w:before="120" w:after="120" w:line="240" w:lineRule="auto"/>
              <w:ind w:right="57"/>
              <w:rPr>
                <w:b/>
                <w:color w:val="FFFFFF"/>
              </w:rPr>
            </w:pPr>
            <w:r w:rsidRPr="00581988">
              <w:rPr>
                <w:b/>
                <w:color w:val="FFFFFF"/>
              </w:rPr>
              <w:t>Definition</w:t>
            </w:r>
          </w:p>
        </w:tc>
        <w:tc>
          <w:tcPr>
            <w:tcW w:w="3558" w:type="dxa"/>
            <w:shd w:val="clear" w:color="auto" w:fill="92D050"/>
            <w:noWrap/>
            <w:vAlign w:val="bottom"/>
          </w:tcPr>
          <w:p w14:paraId="2A1751C6" w14:textId="77777777" w:rsidR="0080375E" w:rsidRPr="00581988" w:rsidRDefault="0080375E" w:rsidP="00AC05B0">
            <w:pPr>
              <w:spacing w:before="120" w:after="120" w:line="240" w:lineRule="auto"/>
              <w:ind w:right="57"/>
              <w:rPr>
                <w:b/>
                <w:color w:val="FFFFFF"/>
              </w:rPr>
            </w:pPr>
            <w:r w:rsidRPr="00581988">
              <w:rPr>
                <w:b/>
                <w:color w:val="FFFFFF"/>
              </w:rPr>
              <w:t>Explanation</w:t>
            </w:r>
          </w:p>
        </w:tc>
        <w:tc>
          <w:tcPr>
            <w:tcW w:w="836" w:type="dxa"/>
            <w:shd w:val="clear" w:color="auto" w:fill="92D050"/>
            <w:noWrap/>
            <w:vAlign w:val="bottom"/>
          </w:tcPr>
          <w:p w14:paraId="5BA8EF78" w14:textId="77777777" w:rsidR="0080375E" w:rsidRPr="00581988" w:rsidRDefault="0080375E" w:rsidP="00AC05B0">
            <w:pPr>
              <w:spacing w:before="120" w:after="120" w:line="240" w:lineRule="auto"/>
              <w:ind w:right="57"/>
              <w:rPr>
                <w:b/>
                <w:color w:val="FFFFFF"/>
              </w:rPr>
            </w:pPr>
            <w:r w:rsidRPr="00581988">
              <w:rPr>
                <w:b/>
                <w:color w:val="FFFFFF"/>
              </w:rPr>
              <w:t>Card.</w:t>
            </w:r>
          </w:p>
        </w:tc>
        <w:tc>
          <w:tcPr>
            <w:tcW w:w="1843" w:type="dxa"/>
            <w:shd w:val="clear" w:color="auto" w:fill="92D050"/>
            <w:noWrap/>
            <w:vAlign w:val="bottom"/>
          </w:tcPr>
          <w:p w14:paraId="7AF7C6ED" w14:textId="77777777" w:rsidR="0080375E" w:rsidRPr="00581988" w:rsidRDefault="0080375E" w:rsidP="00AC05B0">
            <w:pPr>
              <w:spacing w:before="120" w:after="120" w:line="240" w:lineRule="auto"/>
              <w:ind w:right="57"/>
              <w:rPr>
                <w:b/>
                <w:color w:val="FFFFFF"/>
              </w:rPr>
            </w:pPr>
            <w:r w:rsidRPr="00581988">
              <w:rPr>
                <w:b/>
                <w:color w:val="FFFFFF"/>
              </w:rPr>
              <w:t>METS</w:t>
            </w:r>
          </w:p>
        </w:tc>
      </w:tr>
      <w:tr w:rsidR="0080375E" w:rsidRPr="003E74F1" w14:paraId="6F6667A4" w14:textId="77777777" w:rsidTr="00AC05B0">
        <w:trPr>
          <w:cantSplit/>
          <w:trHeight w:val="429"/>
        </w:trPr>
        <w:tc>
          <w:tcPr>
            <w:tcW w:w="1843" w:type="dxa"/>
          </w:tcPr>
          <w:p w14:paraId="61651899" w14:textId="77777777" w:rsidR="0080375E" w:rsidRPr="00581988" w:rsidRDefault="0080375E" w:rsidP="00AC05B0">
            <w:r w:rsidRPr="00581988">
              <w:t>Identification of the file</w:t>
            </w:r>
          </w:p>
        </w:tc>
        <w:tc>
          <w:tcPr>
            <w:tcW w:w="1843" w:type="dxa"/>
          </w:tcPr>
          <w:p w14:paraId="7E6DA029" w14:textId="77777777" w:rsidR="0080375E" w:rsidRPr="00581988" w:rsidRDefault="0080375E" w:rsidP="00AC05B0">
            <w:r w:rsidRPr="00581988">
              <w:t>Identification of the file object</w:t>
            </w:r>
          </w:p>
        </w:tc>
        <w:tc>
          <w:tcPr>
            <w:tcW w:w="3558" w:type="dxa"/>
          </w:tcPr>
          <w:p w14:paraId="4EA64B64" w14:textId="77777777" w:rsidR="0080375E" w:rsidRPr="00581988" w:rsidRDefault="0080375E" w:rsidP="00AC05B0">
            <w:r w:rsidRPr="00581988">
              <w:t xml:space="preserve">A code that uniquely identifies the file inside the METS-document for referencing in the </w:t>
            </w:r>
            <w:proofErr w:type="spellStart"/>
            <w:r w:rsidRPr="00581988">
              <w:t>structMap</w:t>
            </w:r>
            <w:proofErr w:type="spellEnd"/>
            <w:r w:rsidR="006E4D0E" w:rsidRPr="00581988">
              <w:t xml:space="preserve"> </w:t>
            </w:r>
            <w:r w:rsidRPr="00581988">
              <w:t xml:space="preserve">element. </w:t>
            </w:r>
            <w:r w:rsidR="006E4D0E" w:rsidRPr="00581988">
              <w:t xml:space="preserve">Suggested use </w:t>
            </w:r>
            <w:proofErr w:type="gramStart"/>
            <w:r w:rsidR="006E4D0E" w:rsidRPr="00581988">
              <w:t xml:space="preserve">is </w:t>
            </w:r>
            <w:r w:rsidRPr="00581988">
              <w:t xml:space="preserve"> a</w:t>
            </w:r>
            <w:proofErr w:type="gramEnd"/>
            <w:r w:rsidRPr="00581988">
              <w:t xml:space="preserve"> prefix “ID” directly followed by an UUID or GUID or own </w:t>
            </w:r>
            <w:r w:rsidR="006E4D0E" w:rsidRPr="00581988">
              <w:t xml:space="preserve">local </w:t>
            </w:r>
            <w:r w:rsidRPr="00581988">
              <w:t xml:space="preserve">identification code. ID follows the rules of the xml attribute </w:t>
            </w:r>
            <w:proofErr w:type="gramStart"/>
            <w:r w:rsidRPr="00581988">
              <w:t>XML:ID.</w:t>
            </w:r>
            <w:proofErr w:type="gramEnd"/>
            <w:r w:rsidRPr="00581988">
              <w:t xml:space="preserve"> </w:t>
            </w:r>
          </w:p>
          <w:p w14:paraId="5CA716F7" w14:textId="77777777" w:rsidR="0080375E" w:rsidRPr="00C25E13" w:rsidRDefault="0080375E" w:rsidP="00AC05B0">
            <w:pPr>
              <w:rPr>
                <w:lang w:val="pt-PT"/>
                <w:rPrChange w:id="1062" w:author="Miguel Ferreira" w:date="2018-12-17T14:26:00Z">
                  <w:rPr>
                    <w:lang w:val="es-ES_tradnl"/>
                  </w:rPr>
                </w:rPrChange>
              </w:rPr>
            </w:pPr>
            <w:proofErr w:type="spellStart"/>
            <w:r w:rsidRPr="00C25E13">
              <w:rPr>
                <w:lang w:val="pt-PT"/>
                <w:rPrChange w:id="1063" w:author="Miguel Ferreira" w:date="2018-12-17T14:26:00Z">
                  <w:rPr>
                    <w:lang w:val="es-ES_tradnl"/>
                  </w:rPr>
                </w:rPrChange>
              </w:rPr>
              <w:t>Example</w:t>
            </w:r>
            <w:proofErr w:type="spellEnd"/>
            <w:r w:rsidRPr="00C25E13">
              <w:rPr>
                <w:lang w:val="pt-PT"/>
                <w:rPrChange w:id="1064" w:author="Miguel Ferreira" w:date="2018-12-17T14:26:00Z">
                  <w:rPr>
                    <w:lang w:val="es-ES_tradnl"/>
                  </w:rPr>
                </w:rPrChange>
              </w:rPr>
              <w:t>:</w:t>
            </w:r>
          </w:p>
          <w:p w14:paraId="1128E131" w14:textId="77777777" w:rsidR="0080375E" w:rsidRPr="00C25E13" w:rsidRDefault="0080375E" w:rsidP="00AC05B0">
            <w:pPr>
              <w:rPr>
                <w:i/>
                <w:lang w:val="pt-PT"/>
                <w:rPrChange w:id="1065" w:author="Miguel Ferreira" w:date="2018-12-17T14:26:00Z">
                  <w:rPr>
                    <w:i/>
                    <w:lang w:val="es-ES_tradnl"/>
                  </w:rPr>
                </w:rPrChange>
              </w:rPr>
            </w:pPr>
            <w:r w:rsidRPr="00C25E13">
              <w:rPr>
                <w:i/>
                <w:color w:val="000000"/>
                <w:lang w:val="pt-PT"/>
                <w:rPrChange w:id="1066" w:author="Miguel Ferreira" w:date="2018-12-17T14:26:00Z">
                  <w:rPr>
                    <w:i/>
                    <w:color w:val="000000"/>
                    <w:lang w:val="es-ES_tradnl"/>
                  </w:rPr>
                </w:rPrChange>
              </w:rPr>
              <w:t>"ID550e8400-e29b-41d4-a716-4466554400bg"</w:t>
            </w:r>
          </w:p>
        </w:tc>
        <w:tc>
          <w:tcPr>
            <w:tcW w:w="836" w:type="dxa"/>
          </w:tcPr>
          <w:p w14:paraId="6853D802" w14:textId="77777777" w:rsidR="0080375E" w:rsidRPr="00581988" w:rsidRDefault="0080375E" w:rsidP="00AC05B0">
            <w:r w:rsidRPr="00581988">
              <w:t>1</w:t>
            </w:r>
          </w:p>
        </w:tc>
        <w:tc>
          <w:tcPr>
            <w:tcW w:w="1843" w:type="dxa"/>
          </w:tcPr>
          <w:p w14:paraId="7392C24E" w14:textId="77777777" w:rsidR="0080375E" w:rsidRPr="00581988" w:rsidRDefault="0080375E" w:rsidP="00AC05B0">
            <w:r w:rsidRPr="00581988">
              <w:t>&lt;file</w:t>
            </w:r>
          </w:p>
          <w:p w14:paraId="603514A8" w14:textId="77777777" w:rsidR="0080375E" w:rsidRPr="00581988" w:rsidRDefault="0080375E" w:rsidP="00AC05B0">
            <w:r w:rsidRPr="00581988">
              <w:t>ID</w:t>
            </w:r>
            <w:bookmarkStart w:id="1067" w:name="OLE_LINK1"/>
            <w:bookmarkStart w:id="1068" w:name="OLE_LINK2"/>
            <w:proofErr w:type="gramStart"/>
            <w:r w:rsidRPr="00581988">
              <w:t>=”[</w:t>
            </w:r>
            <w:proofErr w:type="gramEnd"/>
            <w:r w:rsidRPr="00581988">
              <w:t>Identification of the file]”</w:t>
            </w:r>
            <w:bookmarkEnd w:id="1067"/>
            <w:bookmarkEnd w:id="1068"/>
            <w:r w:rsidRPr="00581988">
              <w:t>&gt;</w:t>
            </w:r>
          </w:p>
        </w:tc>
      </w:tr>
      <w:tr w:rsidR="0080375E" w:rsidRPr="003E74F1" w14:paraId="7B16F3AB" w14:textId="77777777" w:rsidTr="00AC05B0">
        <w:trPr>
          <w:cantSplit/>
          <w:trHeight w:val="429"/>
        </w:trPr>
        <w:tc>
          <w:tcPr>
            <w:tcW w:w="1843" w:type="dxa"/>
          </w:tcPr>
          <w:p w14:paraId="46A2ED06" w14:textId="77777777" w:rsidR="0080375E" w:rsidRPr="00581988" w:rsidRDefault="0080375E" w:rsidP="00B2067A">
            <w:r w:rsidRPr="00581988">
              <w:t xml:space="preserve">File </w:t>
            </w:r>
            <w:r w:rsidR="00B2067A" w:rsidRPr="00581988">
              <w:t>location</w:t>
            </w:r>
          </w:p>
        </w:tc>
        <w:tc>
          <w:tcPr>
            <w:tcW w:w="1843" w:type="dxa"/>
          </w:tcPr>
          <w:p w14:paraId="736BCF20" w14:textId="77777777" w:rsidR="0080375E" w:rsidRPr="00581988" w:rsidRDefault="0080375E" w:rsidP="00AC05B0">
            <w:r w:rsidRPr="00581988">
              <w:t>Name of the file</w:t>
            </w:r>
          </w:p>
        </w:tc>
        <w:tc>
          <w:tcPr>
            <w:tcW w:w="3558" w:type="dxa"/>
          </w:tcPr>
          <w:p w14:paraId="09F5F790" w14:textId="77777777" w:rsidR="0080375E" w:rsidRPr="00581988" w:rsidRDefault="0080375E" w:rsidP="00AC05B0">
            <w:r w:rsidRPr="00581988">
              <w:t xml:space="preserve">Name of the file and the path to locate it in the package. The file </w:t>
            </w:r>
            <w:r w:rsidR="007524AB" w:rsidRPr="00581988">
              <w:t>name must use the prefix file:/</w:t>
            </w:r>
            <w:r w:rsidRPr="00581988">
              <w:t>/. The attribute LOCTYPE is mandatory to describe how to find the file and uses a value list present in METS.</w:t>
            </w:r>
          </w:p>
          <w:p w14:paraId="3C270962" w14:textId="77777777" w:rsidR="0080375E" w:rsidRPr="00581988" w:rsidRDefault="0080375E" w:rsidP="00AC05B0">
            <w:r w:rsidRPr="00581988">
              <w:t>Example:</w:t>
            </w:r>
          </w:p>
          <w:p w14:paraId="409FC5AD" w14:textId="77777777" w:rsidR="0080375E" w:rsidRPr="00581988" w:rsidRDefault="007524AB" w:rsidP="00AC05B0">
            <w:pPr>
              <w:rPr>
                <w:i/>
              </w:rPr>
            </w:pPr>
            <w:r w:rsidRPr="00581988">
              <w:rPr>
                <w:i/>
                <w:color w:val="000000"/>
              </w:rPr>
              <w:t>"file:/</w:t>
            </w:r>
            <w:r w:rsidR="0080375E" w:rsidRPr="00581988">
              <w:rPr>
                <w:i/>
                <w:color w:val="000000"/>
              </w:rPr>
              <w:t>/personnelexport.xml"</w:t>
            </w:r>
          </w:p>
        </w:tc>
        <w:tc>
          <w:tcPr>
            <w:tcW w:w="836" w:type="dxa"/>
          </w:tcPr>
          <w:p w14:paraId="4C6F45DA" w14:textId="77777777" w:rsidR="0080375E" w:rsidRPr="00581988" w:rsidRDefault="0080375E" w:rsidP="00AC05B0">
            <w:r w:rsidRPr="00581988">
              <w:t>1</w:t>
            </w:r>
          </w:p>
        </w:tc>
        <w:tc>
          <w:tcPr>
            <w:tcW w:w="1843" w:type="dxa"/>
          </w:tcPr>
          <w:p w14:paraId="63D7AB63" w14:textId="77777777" w:rsidR="0080375E" w:rsidRPr="00581988" w:rsidRDefault="0080375E" w:rsidP="00AC05B0">
            <w:r w:rsidRPr="00581988">
              <w:t>&lt;file</w:t>
            </w:r>
          </w:p>
          <w:p w14:paraId="63D6E415" w14:textId="77777777" w:rsidR="0080375E" w:rsidRPr="00581988" w:rsidRDefault="0080375E" w:rsidP="00AC05B0">
            <w:r w:rsidRPr="00581988">
              <w:t>&lt;</w:t>
            </w:r>
            <w:proofErr w:type="spellStart"/>
            <w:r w:rsidRPr="00581988">
              <w:t>flocat</w:t>
            </w:r>
            <w:proofErr w:type="spellEnd"/>
            <w:r w:rsidRPr="00581988">
              <w:t>:</w:t>
            </w:r>
          </w:p>
          <w:p w14:paraId="45F8E1C7" w14:textId="77777777" w:rsidR="0080375E" w:rsidRPr="00581988" w:rsidRDefault="0080375E" w:rsidP="00AC05B0">
            <w:r w:rsidRPr="00581988">
              <w:t>LOCTYPE=”URL”</w:t>
            </w:r>
          </w:p>
          <w:p w14:paraId="77FA7B90" w14:textId="77777777" w:rsidR="0080375E" w:rsidRPr="00581988" w:rsidRDefault="007524AB" w:rsidP="00AC05B0">
            <w:proofErr w:type="spellStart"/>
            <w:proofErr w:type="gramStart"/>
            <w:r w:rsidRPr="00581988">
              <w:t>xlink:href</w:t>
            </w:r>
            <w:proofErr w:type="spellEnd"/>
            <w:proofErr w:type="gramEnd"/>
            <w:r w:rsidRPr="00581988">
              <w:t>=”file:/</w:t>
            </w:r>
            <w:r w:rsidR="0080375E" w:rsidRPr="00581988">
              <w:t>/[File name]”</w:t>
            </w:r>
          </w:p>
          <w:p w14:paraId="5F632F35" w14:textId="77777777" w:rsidR="0080375E" w:rsidRPr="00581988" w:rsidRDefault="0080375E" w:rsidP="00AC05B0">
            <w:proofErr w:type="spellStart"/>
            <w:proofErr w:type="gramStart"/>
            <w:r w:rsidRPr="00581988">
              <w:t>xlink:type</w:t>
            </w:r>
            <w:proofErr w:type="spellEnd"/>
            <w:proofErr w:type="gramEnd"/>
            <w:r w:rsidRPr="00581988">
              <w:t>=”simple”&gt;</w:t>
            </w:r>
          </w:p>
        </w:tc>
      </w:tr>
      <w:tr w:rsidR="0080375E" w:rsidRPr="003E74F1" w14:paraId="45354087" w14:textId="77777777" w:rsidTr="00AC05B0">
        <w:trPr>
          <w:cantSplit/>
          <w:trHeight w:val="429"/>
        </w:trPr>
        <w:tc>
          <w:tcPr>
            <w:tcW w:w="1843" w:type="dxa"/>
          </w:tcPr>
          <w:p w14:paraId="3A8EEB25" w14:textId="77777777" w:rsidR="0080375E" w:rsidRPr="00581988" w:rsidRDefault="0080375E" w:rsidP="00AC05B0">
            <w:r w:rsidRPr="00581988">
              <w:t>Date and time</w:t>
            </w:r>
          </w:p>
        </w:tc>
        <w:tc>
          <w:tcPr>
            <w:tcW w:w="1843" w:type="dxa"/>
          </w:tcPr>
          <w:p w14:paraId="17DFC662" w14:textId="77777777" w:rsidR="0080375E" w:rsidRPr="00581988" w:rsidRDefault="0080375E" w:rsidP="00AC05B0">
            <w:r w:rsidRPr="00581988">
              <w:t>Timestamp for the file</w:t>
            </w:r>
            <w:r w:rsidR="003345D6" w:rsidRPr="00581988">
              <w:rPr>
                <w:rStyle w:val="FootnoteReference"/>
              </w:rPr>
              <w:footnoteReference w:id="34"/>
            </w:r>
          </w:p>
        </w:tc>
        <w:tc>
          <w:tcPr>
            <w:tcW w:w="3558" w:type="dxa"/>
          </w:tcPr>
          <w:p w14:paraId="7ECA4C34" w14:textId="77777777" w:rsidR="0080375E" w:rsidRPr="00581988" w:rsidRDefault="0080375E" w:rsidP="00AC05B0">
            <w:r w:rsidRPr="00581988">
              <w:t>The timestamp seen on the file and used for validating the file. In most cases this is the last modification date. Described using xml type datetime rules.</w:t>
            </w:r>
          </w:p>
          <w:p w14:paraId="31DA6658" w14:textId="77777777" w:rsidR="0080375E" w:rsidRPr="00581988" w:rsidRDefault="0080375E" w:rsidP="00AC05B0">
            <w:r w:rsidRPr="00581988">
              <w:t>Example:</w:t>
            </w:r>
          </w:p>
          <w:p w14:paraId="229516C3" w14:textId="77777777" w:rsidR="0080375E" w:rsidRPr="00581988" w:rsidRDefault="0080375E" w:rsidP="00AC05B0">
            <w:pPr>
              <w:rPr>
                <w:i/>
              </w:rPr>
            </w:pPr>
            <w:r w:rsidRPr="00581988">
              <w:rPr>
                <w:i/>
                <w:color w:val="000000"/>
              </w:rPr>
              <w:t>"2012-04-20T13:30:00+01:00"</w:t>
            </w:r>
          </w:p>
        </w:tc>
        <w:tc>
          <w:tcPr>
            <w:tcW w:w="836" w:type="dxa"/>
          </w:tcPr>
          <w:p w14:paraId="4C96F3AE" w14:textId="77777777" w:rsidR="0080375E" w:rsidRPr="00581988" w:rsidRDefault="0080375E" w:rsidP="00AC05B0">
            <w:r w:rsidRPr="00581988">
              <w:t>1</w:t>
            </w:r>
          </w:p>
        </w:tc>
        <w:tc>
          <w:tcPr>
            <w:tcW w:w="1843" w:type="dxa"/>
          </w:tcPr>
          <w:p w14:paraId="560F46EE" w14:textId="77777777" w:rsidR="0080375E" w:rsidRPr="00581988" w:rsidRDefault="0080375E" w:rsidP="00AC05B0">
            <w:r w:rsidRPr="00581988">
              <w:t>&lt;file</w:t>
            </w:r>
          </w:p>
          <w:p w14:paraId="232107CE" w14:textId="77777777" w:rsidR="0080375E" w:rsidRPr="00581988" w:rsidRDefault="0080375E" w:rsidP="00AC05B0">
            <w:r w:rsidRPr="00581988">
              <w:t>CREATED</w:t>
            </w:r>
            <w:proofErr w:type="gramStart"/>
            <w:r w:rsidRPr="00581988">
              <w:t>=”[</w:t>
            </w:r>
            <w:proofErr w:type="gramEnd"/>
            <w:r w:rsidRPr="00581988">
              <w:t>Date and time]”&gt;</w:t>
            </w:r>
          </w:p>
        </w:tc>
      </w:tr>
      <w:tr w:rsidR="0080375E" w:rsidRPr="003E74F1" w14:paraId="666E8C2E" w14:textId="77777777" w:rsidTr="00AC05B0">
        <w:trPr>
          <w:cantSplit/>
          <w:trHeight w:val="429"/>
        </w:trPr>
        <w:tc>
          <w:tcPr>
            <w:tcW w:w="1843" w:type="dxa"/>
          </w:tcPr>
          <w:p w14:paraId="26F95AF4" w14:textId="77777777" w:rsidR="0080375E" w:rsidRPr="00581988" w:rsidRDefault="0080375E" w:rsidP="00AC05B0">
            <w:r w:rsidRPr="00581988">
              <w:t>MIME type</w:t>
            </w:r>
            <w:r w:rsidRPr="00581988">
              <w:rPr>
                <w:rStyle w:val="FootnoteReference"/>
              </w:rPr>
              <w:footnoteReference w:id="35"/>
            </w:r>
          </w:p>
        </w:tc>
        <w:tc>
          <w:tcPr>
            <w:tcW w:w="1843" w:type="dxa"/>
          </w:tcPr>
          <w:p w14:paraId="4723094C" w14:textId="77777777" w:rsidR="0080375E" w:rsidRPr="00581988" w:rsidRDefault="0080375E" w:rsidP="00AC05B0">
            <w:r w:rsidRPr="00581988">
              <w:t>Simplest way of describing a file type</w:t>
            </w:r>
          </w:p>
        </w:tc>
        <w:tc>
          <w:tcPr>
            <w:tcW w:w="3558" w:type="dxa"/>
          </w:tcPr>
          <w:p w14:paraId="26288D77" w14:textId="77777777" w:rsidR="0080375E" w:rsidRPr="00581988" w:rsidRDefault="0080375E" w:rsidP="00AC05B0">
            <w:r w:rsidRPr="00581988">
              <w:t xml:space="preserve">The simplest way of describing a file type. </w:t>
            </w:r>
          </w:p>
          <w:p w14:paraId="7CC7D46F" w14:textId="77777777" w:rsidR="0080375E" w:rsidRPr="00581988" w:rsidRDefault="0080375E" w:rsidP="00AC05B0">
            <w:r w:rsidRPr="00581988">
              <w:t>Example:</w:t>
            </w:r>
          </w:p>
          <w:p w14:paraId="192DAE19" w14:textId="77777777" w:rsidR="0080375E" w:rsidRPr="00581988" w:rsidRDefault="0080375E" w:rsidP="00AC05B0">
            <w:pPr>
              <w:rPr>
                <w:i/>
              </w:rPr>
            </w:pPr>
            <w:r w:rsidRPr="00581988">
              <w:rPr>
                <w:i/>
                <w:color w:val="000000"/>
              </w:rPr>
              <w:t>"text/xml"</w:t>
            </w:r>
          </w:p>
        </w:tc>
        <w:tc>
          <w:tcPr>
            <w:tcW w:w="836" w:type="dxa"/>
          </w:tcPr>
          <w:p w14:paraId="087CADA8" w14:textId="77777777" w:rsidR="0080375E" w:rsidRPr="00581988" w:rsidRDefault="0080375E" w:rsidP="00AC05B0">
            <w:r w:rsidRPr="00581988">
              <w:t>1</w:t>
            </w:r>
          </w:p>
        </w:tc>
        <w:tc>
          <w:tcPr>
            <w:tcW w:w="1843" w:type="dxa"/>
          </w:tcPr>
          <w:p w14:paraId="321EBED4" w14:textId="77777777" w:rsidR="0080375E" w:rsidRPr="00581988" w:rsidRDefault="0080375E" w:rsidP="00AC05B0">
            <w:r w:rsidRPr="00581988">
              <w:t>&lt;file</w:t>
            </w:r>
          </w:p>
          <w:p w14:paraId="608B98B7" w14:textId="77777777" w:rsidR="0080375E" w:rsidRPr="00581988" w:rsidRDefault="0080375E" w:rsidP="00AC05B0">
            <w:r w:rsidRPr="00581988">
              <w:t>MIMETYPE</w:t>
            </w:r>
            <w:proofErr w:type="gramStart"/>
            <w:r w:rsidRPr="00581988">
              <w:t>=”[</w:t>
            </w:r>
            <w:proofErr w:type="gramEnd"/>
            <w:r w:rsidRPr="00581988">
              <w:t>MIME type]”&gt;</w:t>
            </w:r>
          </w:p>
        </w:tc>
      </w:tr>
      <w:tr w:rsidR="0080375E" w:rsidRPr="003E74F1" w14:paraId="380447E0" w14:textId="77777777" w:rsidTr="00AC05B0">
        <w:trPr>
          <w:cantSplit/>
          <w:trHeight w:val="429"/>
        </w:trPr>
        <w:tc>
          <w:tcPr>
            <w:tcW w:w="1843" w:type="dxa"/>
          </w:tcPr>
          <w:p w14:paraId="3A04A989" w14:textId="77777777" w:rsidR="0080375E" w:rsidRPr="00581988" w:rsidRDefault="0080375E" w:rsidP="00AC05B0">
            <w:r w:rsidRPr="00581988">
              <w:lastRenderedPageBreak/>
              <w:t>File format name</w:t>
            </w:r>
            <w:r w:rsidR="00B13496" w:rsidRPr="00581988">
              <w:rPr>
                <w:rStyle w:val="FootnoteReference"/>
              </w:rPr>
              <w:footnoteReference w:id="36"/>
            </w:r>
          </w:p>
        </w:tc>
        <w:tc>
          <w:tcPr>
            <w:tcW w:w="1843" w:type="dxa"/>
          </w:tcPr>
          <w:p w14:paraId="5FE8CB07" w14:textId="77777777" w:rsidR="0080375E" w:rsidRPr="00581988" w:rsidRDefault="0080375E" w:rsidP="00AC05B0">
            <w:r w:rsidRPr="00581988">
              <w:t>Name of file format</w:t>
            </w:r>
          </w:p>
        </w:tc>
        <w:tc>
          <w:tcPr>
            <w:tcW w:w="3558" w:type="dxa"/>
          </w:tcPr>
          <w:p w14:paraId="00C1B8B8" w14:textId="77777777" w:rsidR="0080375E" w:rsidRPr="00581988" w:rsidRDefault="0080375E" w:rsidP="00AC05B0">
            <w:r w:rsidRPr="00581988">
              <w:t xml:space="preserve">Sometimes a more detailed name needs to be given to the file format </w:t>
            </w:r>
            <w:r w:rsidR="006E4D0E" w:rsidRPr="00581988">
              <w:t xml:space="preserve">when </w:t>
            </w:r>
            <w:r w:rsidRPr="00581988">
              <w:t>use of PREMIS has</w:t>
            </w:r>
            <w:r w:rsidR="00D8370D" w:rsidRPr="00581988">
              <w:t xml:space="preserve"> </w:t>
            </w:r>
            <w:r w:rsidRPr="00581988">
              <w:t>n</w:t>
            </w:r>
            <w:r w:rsidR="00D8370D" w:rsidRPr="00581988">
              <w:t>o</w:t>
            </w:r>
            <w:r w:rsidRPr="00581988">
              <w:t>t been agreed upon in the submission agreement.</w:t>
            </w:r>
          </w:p>
          <w:p w14:paraId="22D810E9" w14:textId="77777777" w:rsidR="0080375E" w:rsidRPr="00581988" w:rsidRDefault="0080375E" w:rsidP="00AC05B0">
            <w:r w:rsidRPr="00581988">
              <w:t>Example:</w:t>
            </w:r>
          </w:p>
          <w:p w14:paraId="560D789C" w14:textId="77777777" w:rsidR="0080375E" w:rsidRPr="00581988" w:rsidRDefault="0080375E" w:rsidP="00AC05B0">
            <w:pPr>
              <w:rPr>
                <w:i/>
                <w:color w:val="000000"/>
              </w:rPr>
            </w:pPr>
            <w:r w:rsidRPr="00581988">
              <w:rPr>
                <w:i/>
                <w:color w:val="000000"/>
              </w:rPr>
              <w:t xml:space="preserve">"Extensible </w:t>
            </w:r>
            <w:proofErr w:type="spellStart"/>
            <w:r w:rsidRPr="00581988">
              <w:rPr>
                <w:i/>
                <w:color w:val="000000"/>
              </w:rPr>
              <w:t>Markup</w:t>
            </w:r>
            <w:proofErr w:type="spellEnd"/>
            <w:r w:rsidRPr="00581988">
              <w:rPr>
                <w:i/>
                <w:color w:val="000000"/>
              </w:rPr>
              <w:t xml:space="preserve"> Language”</w:t>
            </w:r>
          </w:p>
          <w:p w14:paraId="5DD8E654" w14:textId="77777777" w:rsidR="0080375E" w:rsidRPr="00581988" w:rsidRDefault="0080375E" w:rsidP="00AC05B0">
            <w:pPr>
              <w:rPr>
                <w:color w:val="000000"/>
              </w:rPr>
            </w:pPr>
            <w:r w:rsidRPr="00581988">
              <w:rPr>
                <w:color w:val="000000"/>
              </w:rPr>
              <w:t>Example:</w:t>
            </w:r>
          </w:p>
          <w:p w14:paraId="65090B04" w14:textId="77777777" w:rsidR="0080375E" w:rsidRPr="00581988" w:rsidRDefault="0080375E" w:rsidP="00AC05B0">
            <w:pPr>
              <w:rPr>
                <w:i/>
                <w:color w:val="000000"/>
              </w:rPr>
            </w:pPr>
            <w:r w:rsidRPr="00581988">
              <w:rPr>
                <w:i/>
                <w:color w:val="000000"/>
              </w:rPr>
              <w:t>”PDF/A”</w:t>
            </w:r>
          </w:p>
          <w:p w14:paraId="26F884E0" w14:textId="77777777" w:rsidR="0080375E" w:rsidRPr="00581988" w:rsidRDefault="0080375E" w:rsidP="00AC05B0">
            <w:pPr>
              <w:rPr>
                <w:color w:val="000000"/>
              </w:rPr>
            </w:pPr>
            <w:r w:rsidRPr="00581988">
              <w:rPr>
                <w:color w:val="000000"/>
              </w:rPr>
              <w:t>Example:</w:t>
            </w:r>
          </w:p>
          <w:p w14:paraId="270E58D9" w14:textId="77777777" w:rsidR="0080375E" w:rsidRPr="00581988" w:rsidRDefault="0080375E" w:rsidP="00AC05B0">
            <w:r w:rsidRPr="00581988">
              <w:rPr>
                <w:i/>
                <w:color w:val="000000"/>
              </w:rPr>
              <w:t>”ISO/IEC 26300:2006”</w:t>
            </w:r>
          </w:p>
        </w:tc>
        <w:tc>
          <w:tcPr>
            <w:tcW w:w="836" w:type="dxa"/>
          </w:tcPr>
          <w:p w14:paraId="6C733DA5" w14:textId="77777777" w:rsidR="0080375E" w:rsidRPr="00581988" w:rsidRDefault="0080375E" w:rsidP="00AC05B0">
            <w:r w:rsidRPr="00581988">
              <w:t>0..1</w:t>
            </w:r>
          </w:p>
          <w:p w14:paraId="1C10C15B" w14:textId="77777777" w:rsidR="0080375E" w:rsidRPr="00581988" w:rsidRDefault="0080375E" w:rsidP="001604B6">
            <w:pPr>
              <w:spacing w:after="0" w:line="240" w:lineRule="auto"/>
            </w:pPr>
          </w:p>
        </w:tc>
        <w:tc>
          <w:tcPr>
            <w:tcW w:w="1843" w:type="dxa"/>
          </w:tcPr>
          <w:p w14:paraId="49D66E70" w14:textId="77777777" w:rsidR="0080375E" w:rsidRPr="00581988" w:rsidRDefault="0080375E" w:rsidP="00AC05B0">
            <w:r w:rsidRPr="00581988">
              <w:t>&lt;file</w:t>
            </w:r>
          </w:p>
          <w:p w14:paraId="4257A93C" w14:textId="77777777" w:rsidR="0080375E" w:rsidRPr="00581988" w:rsidRDefault="0080375E" w:rsidP="00AC05B0">
            <w:proofErr w:type="spellStart"/>
            <w:proofErr w:type="gramStart"/>
            <w:r w:rsidRPr="00581988">
              <w:t>ext:FILEFORMATNAME</w:t>
            </w:r>
            <w:proofErr w:type="spellEnd"/>
            <w:proofErr w:type="gramEnd"/>
            <w:r w:rsidRPr="00581988">
              <w:t xml:space="preserve">=”[File format name]” </w:t>
            </w:r>
          </w:p>
        </w:tc>
      </w:tr>
      <w:tr w:rsidR="0080375E" w:rsidRPr="003E74F1" w14:paraId="00080D65" w14:textId="77777777" w:rsidTr="00AC05B0">
        <w:trPr>
          <w:cantSplit/>
          <w:trHeight w:val="429"/>
        </w:trPr>
        <w:tc>
          <w:tcPr>
            <w:tcW w:w="1843" w:type="dxa"/>
          </w:tcPr>
          <w:p w14:paraId="1746377E" w14:textId="77777777" w:rsidR="0080375E" w:rsidRPr="00581988" w:rsidRDefault="0080375E" w:rsidP="00AC05B0">
            <w:r w:rsidRPr="00581988">
              <w:t>File format version</w:t>
            </w:r>
          </w:p>
        </w:tc>
        <w:tc>
          <w:tcPr>
            <w:tcW w:w="1843" w:type="dxa"/>
          </w:tcPr>
          <w:p w14:paraId="7BCB8B73" w14:textId="77777777" w:rsidR="0080375E" w:rsidRPr="00581988" w:rsidRDefault="0080375E" w:rsidP="00AC05B0">
            <w:r w:rsidRPr="00581988">
              <w:t>Version of file format</w:t>
            </w:r>
          </w:p>
        </w:tc>
        <w:tc>
          <w:tcPr>
            <w:tcW w:w="3558" w:type="dxa"/>
          </w:tcPr>
          <w:p w14:paraId="4AB1C133" w14:textId="77777777" w:rsidR="0080375E" w:rsidRPr="00581988" w:rsidRDefault="0080375E" w:rsidP="00AC05B0">
            <w:r w:rsidRPr="00581988">
              <w:t>The version of the file format and use of PREMIS has</w:t>
            </w:r>
            <w:r w:rsidR="00D8370D" w:rsidRPr="00581988">
              <w:t xml:space="preserve"> no</w:t>
            </w:r>
            <w:r w:rsidRPr="00581988">
              <w:t>t been agreed upon in the submission agreement.</w:t>
            </w:r>
          </w:p>
          <w:p w14:paraId="204D9646" w14:textId="77777777" w:rsidR="0080375E" w:rsidRPr="00581988" w:rsidRDefault="0080375E" w:rsidP="00AC05B0">
            <w:r w:rsidRPr="00581988">
              <w:t>Example:</w:t>
            </w:r>
          </w:p>
          <w:p w14:paraId="5B8ABF9D" w14:textId="77777777" w:rsidR="0080375E" w:rsidRPr="00581988" w:rsidRDefault="0080375E" w:rsidP="00AC05B0">
            <w:r w:rsidRPr="00581988">
              <w:rPr>
                <w:i/>
                <w:color w:val="000000"/>
              </w:rPr>
              <w:t>"1.0"</w:t>
            </w:r>
          </w:p>
        </w:tc>
        <w:tc>
          <w:tcPr>
            <w:tcW w:w="836" w:type="dxa"/>
          </w:tcPr>
          <w:p w14:paraId="74E5CF1C" w14:textId="77777777" w:rsidR="0080375E" w:rsidRPr="00581988" w:rsidRDefault="0080375E" w:rsidP="00AC05B0">
            <w:r w:rsidRPr="00581988">
              <w:t>0..1</w:t>
            </w:r>
          </w:p>
        </w:tc>
        <w:tc>
          <w:tcPr>
            <w:tcW w:w="1843" w:type="dxa"/>
          </w:tcPr>
          <w:p w14:paraId="2F4766A6" w14:textId="77777777" w:rsidR="0080375E" w:rsidRPr="00581988" w:rsidRDefault="0080375E" w:rsidP="00AC05B0">
            <w:r w:rsidRPr="00581988">
              <w:t>&lt;file</w:t>
            </w:r>
          </w:p>
          <w:p w14:paraId="6139C359" w14:textId="77777777" w:rsidR="0080375E" w:rsidRPr="00581988" w:rsidRDefault="0080375E" w:rsidP="00AC05B0">
            <w:proofErr w:type="spellStart"/>
            <w:proofErr w:type="gramStart"/>
            <w:r w:rsidRPr="00581988">
              <w:t>ext:FILEFORMATVERSION</w:t>
            </w:r>
            <w:proofErr w:type="spellEnd"/>
            <w:proofErr w:type="gramEnd"/>
            <w:r w:rsidRPr="00581988">
              <w:t>=”[File format version]”</w:t>
            </w:r>
          </w:p>
        </w:tc>
      </w:tr>
      <w:tr w:rsidR="0080375E" w:rsidRPr="003E74F1" w14:paraId="47A7E267" w14:textId="77777777" w:rsidTr="00AC05B0">
        <w:trPr>
          <w:cantSplit/>
          <w:trHeight w:val="429"/>
        </w:trPr>
        <w:tc>
          <w:tcPr>
            <w:tcW w:w="1843" w:type="dxa"/>
          </w:tcPr>
          <w:p w14:paraId="4FF689EC" w14:textId="77777777" w:rsidR="0080375E" w:rsidRPr="00581988" w:rsidRDefault="0080375E" w:rsidP="00AC05B0">
            <w:r w:rsidRPr="00581988">
              <w:t>Format registry name</w:t>
            </w:r>
          </w:p>
        </w:tc>
        <w:tc>
          <w:tcPr>
            <w:tcW w:w="1843" w:type="dxa"/>
          </w:tcPr>
          <w:p w14:paraId="4015FF59" w14:textId="77777777" w:rsidR="0080375E" w:rsidRPr="00581988" w:rsidRDefault="0080375E" w:rsidP="00AC05B0">
            <w:r w:rsidRPr="00581988">
              <w:t>Name of the format registry identifying the file format</w:t>
            </w:r>
          </w:p>
        </w:tc>
        <w:tc>
          <w:tcPr>
            <w:tcW w:w="3558" w:type="dxa"/>
          </w:tcPr>
          <w:p w14:paraId="26F1CDEE" w14:textId="77777777" w:rsidR="0080375E" w:rsidRPr="00581988" w:rsidRDefault="0080375E" w:rsidP="00AC05B0">
            <w:r w:rsidRPr="00581988">
              <w:t>Name of the format registry identifying the fi</w:t>
            </w:r>
            <w:r w:rsidR="00D8370D" w:rsidRPr="00581988">
              <w:t xml:space="preserve">le format </w:t>
            </w:r>
            <w:r w:rsidR="006E4D0E" w:rsidRPr="00581988">
              <w:t xml:space="preserve">when </w:t>
            </w:r>
            <w:r w:rsidR="00D8370D" w:rsidRPr="00581988">
              <w:t>use of PREMIS has no</w:t>
            </w:r>
            <w:r w:rsidRPr="00581988">
              <w:t>t been agreed upon in the submission agreement.</w:t>
            </w:r>
          </w:p>
          <w:p w14:paraId="2575D9B6" w14:textId="77777777" w:rsidR="0080375E" w:rsidRPr="00581988" w:rsidRDefault="0080375E" w:rsidP="00AC05B0">
            <w:r w:rsidRPr="00581988">
              <w:t>According to vocabulary</w:t>
            </w:r>
            <w:r w:rsidRPr="00581988">
              <w:rPr>
                <w:rStyle w:val="FootnoteReference"/>
              </w:rPr>
              <w:footnoteReference w:id="37"/>
            </w:r>
            <w:r w:rsidRPr="00581988">
              <w:t xml:space="preserve">  </w:t>
            </w:r>
            <w:proofErr w:type="spellStart"/>
            <w:r w:rsidRPr="00581988">
              <w:t>vcTypeOfFormatregistry</w:t>
            </w:r>
            <w:proofErr w:type="spellEnd"/>
          </w:p>
          <w:p w14:paraId="352DE213" w14:textId="77777777" w:rsidR="0080375E" w:rsidRPr="00581988" w:rsidRDefault="0080375E" w:rsidP="00AC05B0">
            <w:r w:rsidRPr="00581988">
              <w:t>Example:</w:t>
            </w:r>
          </w:p>
          <w:p w14:paraId="3C46CD44" w14:textId="77777777" w:rsidR="0080375E" w:rsidRPr="00581988" w:rsidRDefault="0080375E" w:rsidP="00AC05B0">
            <w:r w:rsidRPr="00581988">
              <w:rPr>
                <w:i/>
                <w:color w:val="000000"/>
              </w:rPr>
              <w:t>" PRONOM”"</w:t>
            </w:r>
          </w:p>
        </w:tc>
        <w:tc>
          <w:tcPr>
            <w:tcW w:w="836" w:type="dxa"/>
          </w:tcPr>
          <w:p w14:paraId="033D85CB" w14:textId="77777777" w:rsidR="0080375E" w:rsidRPr="00581988" w:rsidRDefault="0080375E" w:rsidP="00AC05B0">
            <w:r w:rsidRPr="00581988">
              <w:t>0..1</w:t>
            </w:r>
          </w:p>
        </w:tc>
        <w:tc>
          <w:tcPr>
            <w:tcW w:w="1843" w:type="dxa"/>
          </w:tcPr>
          <w:p w14:paraId="6A427949" w14:textId="77777777" w:rsidR="0080375E" w:rsidRPr="00581988" w:rsidRDefault="0080375E" w:rsidP="00AC05B0">
            <w:r w:rsidRPr="00581988">
              <w:t>&lt;file</w:t>
            </w:r>
          </w:p>
          <w:p w14:paraId="1333DCBC" w14:textId="77777777" w:rsidR="0080375E" w:rsidRPr="00581988" w:rsidRDefault="0080375E" w:rsidP="00AC05B0">
            <w:proofErr w:type="spellStart"/>
            <w:proofErr w:type="gramStart"/>
            <w:r w:rsidRPr="00581988">
              <w:t>ext:FORMATREGISTRY</w:t>
            </w:r>
            <w:proofErr w:type="spellEnd"/>
            <w:proofErr w:type="gramEnd"/>
            <w:r w:rsidRPr="00581988">
              <w:t>=”[Format registry name]”</w:t>
            </w:r>
          </w:p>
        </w:tc>
      </w:tr>
      <w:tr w:rsidR="0080375E" w:rsidRPr="003E74F1" w14:paraId="046020CA" w14:textId="77777777" w:rsidTr="00AC05B0">
        <w:trPr>
          <w:cantSplit/>
          <w:trHeight w:val="429"/>
        </w:trPr>
        <w:tc>
          <w:tcPr>
            <w:tcW w:w="1843" w:type="dxa"/>
          </w:tcPr>
          <w:p w14:paraId="0EA5558C" w14:textId="77777777" w:rsidR="0080375E" w:rsidRPr="00581988" w:rsidRDefault="0080375E" w:rsidP="00AC05B0">
            <w:r w:rsidRPr="00581988">
              <w:lastRenderedPageBreak/>
              <w:t>Format key</w:t>
            </w:r>
          </w:p>
        </w:tc>
        <w:tc>
          <w:tcPr>
            <w:tcW w:w="1843" w:type="dxa"/>
          </w:tcPr>
          <w:p w14:paraId="77CFA450" w14:textId="77777777" w:rsidR="0080375E" w:rsidRPr="00581988" w:rsidRDefault="0080375E" w:rsidP="00AC05B0">
            <w:r w:rsidRPr="00581988">
              <w:t>Key of the file format in the registry</w:t>
            </w:r>
          </w:p>
        </w:tc>
        <w:tc>
          <w:tcPr>
            <w:tcW w:w="3558" w:type="dxa"/>
          </w:tcPr>
          <w:p w14:paraId="73DF83B3" w14:textId="77777777" w:rsidR="0080375E" w:rsidRPr="00581988" w:rsidRDefault="0080375E" w:rsidP="00AC05B0">
            <w:r w:rsidRPr="00581988">
              <w:t xml:space="preserve">Key of the file format in the registry </w:t>
            </w:r>
            <w:r w:rsidR="006E4D0E" w:rsidRPr="00581988">
              <w:t xml:space="preserve">when </w:t>
            </w:r>
            <w:r w:rsidRPr="00581988">
              <w:t>use of PREMIS has</w:t>
            </w:r>
            <w:r w:rsidR="00D8370D" w:rsidRPr="00581988">
              <w:t xml:space="preserve"> no</w:t>
            </w:r>
            <w:r w:rsidRPr="00581988">
              <w:t>t been agreed upon in the submission agreement.</w:t>
            </w:r>
          </w:p>
          <w:p w14:paraId="60CC66EE" w14:textId="77777777" w:rsidR="0080375E" w:rsidRPr="00581988" w:rsidRDefault="0080375E" w:rsidP="00AC05B0">
            <w:r w:rsidRPr="00581988">
              <w:t>Example:</w:t>
            </w:r>
          </w:p>
          <w:p w14:paraId="1C95B0E0" w14:textId="77777777" w:rsidR="0080375E" w:rsidRPr="00581988" w:rsidRDefault="0080375E" w:rsidP="00AC05B0">
            <w:r w:rsidRPr="00581988">
              <w:rPr>
                <w:i/>
                <w:color w:val="000000"/>
              </w:rPr>
              <w:t>“</w:t>
            </w:r>
            <w:proofErr w:type="spellStart"/>
            <w:r w:rsidRPr="00581988">
              <w:rPr>
                <w:i/>
                <w:color w:val="000000"/>
              </w:rPr>
              <w:t>fmt</w:t>
            </w:r>
            <w:proofErr w:type="spellEnd"/>
            <w:r w:rsidRPr="00581988">
              <w:rPr>
                <w:i/>
                <w:color w:val="000000"/>
              </w:rPr>
              <w:t>/101"</w:t>
            </w:r>
          </w:p>
        </w:tc>
        <w:tc>
          <w:tcPr>
            <w:tcW w:w="836" w:type="dxa"/>
          </w:tcPr>
          <w:p w14:paraId="35AF30E1" w14:textId="77777777" w:rsidR="0080375E" w:rsidRPr="00581988" w:rsidRDefault="0080375E" w:rsidP="00AC05B0">
            <w:r w:rsidRPr="00581988">
              <w:t>0..1</w:t>
            </w:r>
          </w:p>
          <w:p w14:paraId="1CF307B9" w14:textId="77777777" w:rsidR="0080375E" w:rsidRPr="00581988" w:rsidRDefault="0080375E" w:rsidP="00F76EC1">
            <w:pPr>
              <w:spacing w:after="0" w:line="240" w:lineRule="auto"/>
            </w:pPr>
            <w:r w:rsidRPr="00581988">
              <w:t>1</w:t>
            </w:r>
          </w:p>
          <w:p w14:paraId="327C11D5" w14:textId="77777777" w:rsidR="0080375E" w:rsidRPr="00581988" w:rsidRDefault="0080375E" w:rsidP="00F76EC1">
            <w:pPr>
              <w:spacing w:after="0" w:line="240" w:lineRule="auto"/>
            </w:pPr>
            <w:r w:rsidRPr="00581988">
              <w:t>If Format registry name is used</w:t>
            </w:r>
          </w:p>
        </w:tc>
        <w:tc>
          <w:tcPr>
            <w:tcW w:w="1843" w:type="dxa"/>
          </w:tcPr>
          <w:p w14:paraId="5CC4F91C" w14:textId="77777777" w:rsidR="0080375E" w:rsidRPr="00581988" w:rsidRDefault="0080375E" w:rsidP="00AC05B0">
            <w:r w:rsidRPr="00581988">
              <w:t>&lt;file</w:t>
            </w:r>
          </w:p>
          <w:p w14:paraId="0B95941F" w14:textId="77777777" w:rsidR="0080375E" w:rsidRPr="00581988" w:rsidRDefault="0080375E" w:rsidP="00AC05B0">
            <w:proofErr w:type="spellStart"/>
            <w:proofErr w:type="gramStart"/>
            <w:r w:rsidRPr="00581988">
              <w:t>ext:FORMATREGISTRYKEY</w:t>
            </w:r>
            <w:proofErr w:type="spellEnd"/>
            <w:proofErr w:type="gramEnd"/>
            <w:r w:rsidRPr="00581988">
              <w:t>=”[Format key]”</w:t>
            </w:r>
          </w:p>
        </w:tc>
      </w:tr>
      <w:tr w:rsidR="0080375E" w:rsidRPr="003E74F1" w14:paraId="4FB9C6FD" w14:textId="77777777" w:rsidTr="00AC05B0">
        <w:trPr>
          <w:cantSplit/>
          <w:trHeight w:val="429"/>
        </w:trPr>
        <w:tc>
          <w:tcPr>
            <w:tcW w:w="1843" w:type="dxa"/>
          </w:tcPr>
          <w:p w14:paraId="76D68958" w14:textId="77777777" w:rsidR="0080375E" w:rsidRPr="00581988" w:rsidRDefault="0080375E" w:rsidP="00AC05B0">
            <w:r w:rsidRPr="00581988">
              <w:t>File size</w:t>
            </w:r>
          </w:p>
        </w:tc>
        <w:tc>
          <w:tcPr>
            <w:tcW w:w="1843" w:type="dxa"/>
          </w:tcPr>
          <w:p w14:paraId="1F5FFC5E" w14:textId="77777777" w:rsidR="0080375E" w:rsidRPr="00581988" w:rsidRDefault="0080375E" w:rsidP="00AC05B0">
            <w:r w:rsidRPr="00581988">
              <w:t>Size of the file in bytes</w:t>
            </w:r>
          </w:p>
        </w:tc>
        <w:tc>
          <w:tcPr>
            <w:tcW w:w="3558" w:type="dxa"/>
          </w:tcPr>
          <w:p w14:paraId="40615E51" w14:textId="77777777" w:rsidR="0080375E" w:rsidRPr="00581988" w:rsidRDefault="0080375E" w:rsidP="00AC05B0">
            <w:r w:rsidRPr="00581988">
              <w:t xml:space="preserve">Size of the file in bytes. </w:t>
            </w:r>
          </w:p>
          <w:p w14:paraId="726C1DCB" w14:textId="77777777" w:rsidR="0080375E" w:rsidRPr="00581988" w:rsidRDefault="0080375E" w:rsidP="00AC05B0">
            <w:r w:rsidRPr="00581988">
              <w:t>Example:</w:t>
            </w:r>
          </w:p>
          <w:p w14:paraId="38BFE2D1" w14:textId="77777777" w:rsidR="0080375E" w:rsidRPr="00581988" w:rsidRDefault="0080375E" w:rsidP="00AC05B0">
            <w:pPr>
              <w:rPr>
                <w:i/>
              </w:rPr>
            </w:pPr>
            <w:r w:rsidRPr="00581988">
              <w:rPr>
                <w:i/>
                <w:color w:val="000000"/>
              </w:rPr>
              <w:t>”8765324”</w:t>
            </w:r>
          </w:p>
        </w:tc>
        <w:tc>
          <w:tcPr>
            <w:tcW w:w="836" w:type="dxa"/>
          </w:tcPr>
          <w:p w14:paraId="346D3F52" w14:textId="77777777" w:rsidR="0080375E" w:rsidRPr="00581988" w:rsidRDefault="0080375E" w:rsidP="00AC05B0">
            <w:r w:rsidRPr="00581988">
              <w:t>1</w:t>
            </w:r>
          </w:p>
        </w:tc>
        <w:tc>
          <w:tcPr>
            <w:tcW w:w="1843" w:type="dxa"/>
          </w:tcPr>
          <w:p w14:paraId="5E230CFF" w14:textId="77777777" w:rsidR="0080375E" w:rsidRPr="00581988" w:rsidRDefault="0080375E" w:rsidP="00AC05B0">
            <w:r w:rsidRPr="00581988">
              <w:t>&lt;file</w:t>
            </w:r>
          </w:p>
          <w:p w14:paraId="01B6752C" w14:textId="77777777" w:rsidR="0080375E" w:rsidRPr="00581988" w:rsidRDefault="0080375E" w:rsidP="00AC05B0">
            <w:r w:rsidRPr="00581988">
              <w:t>SIZE</w:t>
            </w:r>
            <w:proofErr w:type="gramStart"/>
            <w:r w:rsidRPr="00581988">
              <w:t>=”[</w:t>
            </w:r>
            <w:proofErr w:type="gramEnd"/>
            <w:r w:rsidRPr="00581988">
              <w:t>File size]”&gt;</w:t>
            </w:r>
          </w:p>
        </w:tc>
      </w:tr>
      <w:tr w:rsidR="0080375E" w:rsidRPr="003E74F1" w14:paraId="0010F79E" w14:textId="77777777" w:rsidTr="00AC05B0">
        <w:trPr>
          <w:cantSplit/>
          <w:trHeight w:val="429"/>
        </w:trPr>
        <w:tc>
          <w:tcPr>
            <w:tcW w:w="1843" w:type="dxa"/>
          </w:tcPr>
          <w:p w14:paraId="2513C5FC" w14:textId="77777777" w:rsidR="0080375E" w:rsidRPr="00581988" w:rsidRDefault="0080375E" w:rsidP="00AC05B0">
            <w:r w:rsidRPr="00581988">
              <w:t>Function</w:t>
            </w:r>
          </w:p>
        </w:tc>
        <w:tc>
          <w:tcPr>
            <w:tcW w:w="1843" w:type="dxa"/>
          </w:tcPr>
          <w:p w14:paraId="029F1883" w14:textId="77777777" w:rsidR="0080375E" w:rsidRPr="00581988" w:rsidRDefault="0080375E" w:rsidP="00AC05B0">
            <w:r w:rsidRPr="00581988">
              <w:t>Identifies the function of the file</w:t>
            </w:r>
          </w:p>
          <w:p w14:paraId="2C7C0367" w14:textId="77777777" w:rsidR="0080375E" w:rsidRPr="00581988" w:rsidRDefault="0080375E" w:rsidP="00AC05B0">
            <w:pPr>
              <w:jc w:val="center"/>
            </w:pPr>
          </w:p>
        </w:tc>
        <w:tc>
          <w:tcPr>
            <w:tcW w:w="3558" w:type="dxa"/>
          </w:tcPr>
          <w:p w14:paraId="2C9B4789" w14:textId="77777777" w:rsidR="0080375E" w:rsidRPr="00581988" w:rsidRDefault="0080375E" w:rsidP="00AC05B0">
            <w:r w:rsidRPr="00581988">
              <w:t xml:space="preserve">Sometimes </w:t>
            </w:r>
            <w:r w:rsidR="006E4D0E" w:rsidRPr="00581988">
              <w:t xml:space="preserve">it is useful to record </w:t>
            </w:r>
            <w:r w:rsidRPr="00581988">
              <w:t xml:space="preserve">information </w:t>
            </w:r>
            <w:r w:rsidR="006E4D0E" w:rsidRPr="00581988">
              <w:t xml:space="preserve">on </w:t>
            </w:r>
            <w:r w:rsidRPr="00581988">
              <w:t xml:space="preserve">the function of the file. </w:t>
            </w:r>
          </w:p>
          <w:p w14:paraId="5C141754" w14:textId="77777777" w:rsidR="0080375E" w:rsidRPr="00581988" w:rsidRDefault="0080375E" w:rsidP="00AC05B0">
            <w:r w:rsidRPr="00581988">
              <w:t xml:space="preserve">A vocabulary for stating the “Function” is recommended in every implementation and the vocabulary should be stated in the METS profile. </w:t>
            </w:r>
          </w:p>
          <w:p w14:paraId="09CFD313" w14:textId="77777777" w:rsidR="0080375E" w:rsidRPr="00581988" w:rsidRDefault="0080375E" w:rsidP="00AC05B0">
            <w:r w:rsidRPr="00581988">
              <w:t xml:space="preserve">Example: </w:t>
            </w:r>
          </w:p>
          <w:p w14:paraId="04E1466A" w14:textId="77777777" w:rsidR="0080375E" w:rsidRPr="00581988" w:rsidRDefault="0080375E" w:rsidP="00AC05B0">
            <w:pPr>
              <w:rPr>
                <w:i/>
              </w:rPr>
            </w:pPr>
            <w:proofErr w:type="gramStart"/>
            <w:r w:rsidRPr="00581988">
              <w:rPr>
                <w:i/>
              </w:rPr>
              <w:t>”Submission</w:t>
            </w:r>
            <w:proofErr w:type="gramEnd"/>
            <w:r w:rsidRPr="00581988">
              <w:rPr>
                <w:i/>
              </w:rPr>
              <w:t xml:space="preserve"> file”</w:t>
            </w:r>
          </w:p>
        </w:tc>
        <w:tc>
          <w:tcPr>
            <w:tcW w:w="836" w:type="dxa"/>
          </w:tcPr>
          <w:p w14:paraId="51570110" w14:textId="77777777" w:rsidR="0080375E" w:rsidRPr="00581988" w:rsidRDefault="0080375E" w:rsidP="00AC05B0">
            <w:r w:rsidRPr="00581988">
              <w:t>0..1</w:t>
            </w:r>
          </w:p>
        </w:tc>
        <w:tc>
          <w:tcPr>
            <w:tcW w:w="1843" w:type="dxa"/>
          </w:tcPr>
          <w:p w14:paraId="11D09144" w14:textId="77777777" w:rsidR="0080375E" w:rsidRPr="00581988" w:rsidRDefault="0080375E" w:rsidP="00AC05B0">
            <w:r w:rsidRPr="00581988">
              <w:t>&lt;file:</w:t>
            </w:r>
          </w:p>
          <w:p w14:paraId="09619800" w14:textId="77777777" w:rsidR="0080375E" w:rsidRPr="00581988" w:rsidRDefault="0080375E" w:rsidP="00AC05B0">
            <w:r w:rsidRPr="00581988">
              <w:t>USE</w:t>
            </w:r>
            <w:proofErr w:type="gramStart"/>
            <w:r w:rsidRPr="00581988">
              <w:t>=”[</w:t>
            </w:r>
            <w:proofErr w:type="gramEnd"/>
            <w:r w:rsidRPr="00581988">
              <w:t>Function]”&gt;</w:t>
            </w:r>
          </w:p>
        </w:tc>
      </w:tr>
      <w:tr w:rsidR="0080375E" w:rsidRPr="003E74F1" w14:paraId="5E6897BE" w14:textId="77777777" w:rsidTr="00AC05B0">
        <w:trPr>
          <w:cantSplit/>
          <w:trHeight w:val="429"/>
        </w:trPr>
        <w:tc>
          <w:tcPr>
            <w:tcW w:w="1843" w:type="dxa"/>
          </w:tcPr>
          <w:p w14:paraId="25F8240B" w14:textId="77777777" w:rsidR="0080375E" w:rsidRPr="00581988" w:rsidRDefault="0080375E" w:rsidP="00AC05B0">
            <w:r w:rsidRPr="00581988">
              <w:t>Checksum type</w:t>
            </w:r>
          </w:p>
        </w:tc>
        <w:tc>
          <w:tcPr>
            <w:tcW w:w="1843" w:type="dxa"/>
          </w:tcPr>
          <w:p w14:paraId="3B8B83F4" w14:textId="77777777" w:rsidR="0080375E" w:rsidRPr="00581988" w:rsidRDefault="0080375E" w:rsidP="00AC05B0">
            <w:r w:rsidRPr="00581988">
              <w:t>Used algorithm for creating the checksum</w:t>
            </w:r>
          </w:p>
        </w:tc>
        <w:tc>
          <w:tcPr>
            <w:tcW w:w="3558" w:type="dxa"/>
          </w:tcPr>
          <w:p w14:paraId="7251F377" w14:textId="77777777" w:rsidR="0080375E" w:rsidRPr="00581988" w:rsidRDefault="006E4D0E" w:rsidP="00AC05B0">
            <w:r w:rsidRPr="00581988">
              <w:t>A</w:t>
            </w:r>
            <w:r w:rsidR="0080375E" w:rsidRPr="00581988">
              <w:t xml:space="preserve">lgorithm </w:t>
            </w:r>
            <w:r w:rsidRPr="00581988">
              <w:t xml:space="preserve">used </w:t>
            </w:r>
            <w:r w:rsidR="0080375E" w:rsidRPr="00581988">
              <w:t xml:space="preserve">for creating the checksum. Values </w:t>
            </w:r>
            <w:r w:rsidRPr="00581988">
              <w:t xml:space="preserve">are </w:t>
            </w:r>
            <w:r w:rsidR="0080375E" w:rsidRPr="00581988">
              <w:t xml:space="preserve">predefined in METS. </w:t>
            </w:r>
            <w:r w:rsidR="001022D0" w:rsidRPr="00581988">
              <w:t xml:space="preserve">The </w:t>
            </w:r>
            <w:r w:rsidRPr="00581988">
              <w:t xml:space="preserve">algorithm </w:t>
            </w:r>
            <w:r w:rsidR="0080375E" w:rsidRPr="00581988">
              <w:t>to use is to be stated in the submission agreement.</w:t>
            </w:r>
          </w:p>
          <w:p w14:paraId="4CF6158A" w14:textId="77777777" w:rsidR="0080375E" w:rsidRPr="00581988" w:rsidRDefault="0080375E" w:rsidP="00AC05B0">
            <w:r w:rsidRPr="00581988">
              <w:t>Example:</w:t>
            </w:r>
          </w:p>
          <w:p w14:paraId="17A52BF9" w14:textId="77777777" w:rsidR="0080375E" w:rsidRPr="00581988" w:rsidRDefault="0080375E" w:rsidP="00AC05B0">
            <w:proofErr w:type="gramStart"/>
            <w:r w:rsidRPr="00581988">
              <w:rPr>
                <w:i/>
              </w:rPr>
              <w:t>”SHA</w:t>
            </w:r>
            <w:proofErr w:type="gramEnd"/>
            <w:r w:rsidRPr="00581988">
              <w:rPr>
                <w:i/>
              </w:rPr>
              <w:t>-256”</w:t>
            </w:r>
          </w:p>
        </w:tc>
        <w:tc>
          <w:tcPr>
            <w:tcW w:w="836" w:type="dxa"/>
          </w:tcPr>
          <w:p w14:paraId="3694A4F5" w14:textId="77777777" w:rsidR="0080375E" w:rsidRPr="00581988" w:rsidRDefault="0080375E" w:rsidP="00AC05B0">
            <w:r w:rsidRPr="00581988">
              <w:t>1</w:t>
            </w:r>
          </w:p>
        </w:tc>
        <w:tc>
          <w:tcPr>
            <w:tcW w:w="1843" w:type="dxa"/>
          </w:tcPr>
          <w:p w14:paraId="7F891900" w14:textId="77777777" w:rsidR="0080375E" w:rsidRPr="00581988" w:rsidRDefault="0080375E" w:rsidP="00AC05B0">
            <w:r w:rsidRPr="00581988">
              <w:t>&lt;file:</w:t>
            </w:r>
          </w:p>
          <w:p w14:paraId="49911893" w14:textId="77777777" w:rsidR="0080375E" w:rsidRPr="00581988" w:rsidRDefault="0080375E" w:rsidP="00AC05B0">
            <w:r w:rsidRPr="00581988">
              <w:t>CHECKSUMTYPE</w:t>
            </w:r>
            <w:proofErr w:type="gramStart"/>
            <w:r w:rsidRPr="00581988">
              <w:t>=”[</w:t>
            </w:r>
            <w:proofErr w:type="gramEnd"/>
            <w:r w:rsidRPr="00581988">
              <w:t>Checksum type]”&gt;</w:t>
            </w:r>
          </w:p>
        </w:tc>
      </w:tr>
      <w:tr w:rsidR="0080375E" w:rsidRPr="003E74F1" w14:paraId="6240BE98" w14:textId="77777777" w:rsidTr="00AC05B0">
        <w:trPr>
          <w:cantSplit/>
          <w:trHeight w:val="429"/>
        </w:trPr>
        <w:tc>
          <w:tcPr>
            <w:tcW w:w="1843" w:type="dxa"/>
          </w:tcPr>
          <w:p w14:paraId="6D9233C8" w14:textId="77777777" w:rsidR="0080375E" w:rsidRPr="00581988" w:rsidRDefault="0080375E" w:rsidP="00AC05B0">
            <w:r w:rsidRPr="00581988">
              <w:t>Checksum value</w:t>
            </w:r>
          </w:p>
        </w:tc>
        <w:tc>
          <w:tcPr>
            <w:tcW w:w="1843" w:type="dxa"/>
          </w:tcPr>
          <w:p w14:paraId="1CD95EBE" w14:textId="77777777" w:rsidR="0080375E" w:rsidRPr="00581988" w:rsidRDefault="0080375E" w:rsidP="00AC05B0">
            <w:r w:rsidRPr="00581988">
              <w:t>Calculated checksum for the file</w:t>
            </w:r>
          </w:p>
        </w:tc>
        <w:tc>
          <w:tcPr>
            <w:tcW w:w="3558" w:type="dxa"/>
          </w:tcPr>
          <w:p w14:paraId="5A1465D4" w14:textId="77777777" w:rsidR="0080375E" w:rsidRPr="00581988" w:rsidRDefault="0080375E" w:rsidP="00AC05B0">
            <w:r w:rsidRPr="00581988">
              <w:t xml:space="preserve">Check sum for the file. </w:t>
            </w:r>
          </w:p>
          <w:p w14:paraId="5B9368CE" w14:textId="77777777" w:rsidR="0080375E" w:rsidRPr="00581988" w:rsidRDefault="0080375E" w:rsidP="00AC05B0">
            <w:r w:rsidRPr="00581988">
              <w:t>Example:</w:t>
            </w:r>
          </w:p>
          <w:p w14:paraId="41288B2A" w14:textId="77777777" w:rsidR="0080375E" w:rsidRPr="00581988" w:rsidRDefault="0080375E" w:rsidP="00AC05B0">
            <w:pPr>
              <w:rPr>
                <w:i/>
              </w:rPr>
            </w:pPr>
            <w:r w:rsidRPr="00581988">
              <w:rPr>
                <w:i/>
              </w:rPr>
              <w:t>”574b69cf71ceb5534c8a2547f5547d”</w:t>
            </w:r>
          </w:p>
        </w:tc>
        <w:tc>
          <w:tcPr>
            <w:tcW w:w="836" w:type="dxa"/>
          </w:tcPr>
          <w:p w14:paraId="4B6FAC6A" w14:textId="77777777" w:rsidR="0080375E" w:rsidRPr="00581988" w:rsidRDefault="0080375E" w:rsidP="00AC05B0">
            <w:r w:rsidRPr="00581988">
              <w:t>1</w:t>
            </w:r>
          </w:p>
        </w:tc>
        <w:tc>
          <w:tcPr>
            <w:tcW w:w="1843" w:type="dxa"/>
          </w:tcPr>
          <w:p w14:paraId="16363667" w14:textId="77777777" w:rsidR="0080375E" w:rsidRPr="00581988" w:rsidRDefault="0080375E" w:rsidP="00AC05B0">
            <w:r w:rsidRPr="00581988">
              <w:t>&lt;file:</w:t>
            </w:r>
          </w:p>
          <w:p w14:paraId="38D1C35E" w14:textId="77777777" w:rsidR="0080375E" w:rsidRPr="00581988" w:rsidRDefault="0080375E" w:rsidP="00AC05B0">
            <w:r w:rsidRPr="00581988">
              <w:t>CHECKSUM</w:t>
            </w:r>
            <w:proofErr w:type="gramStart"/>
            <w:r w:rsidRPr="00581988">
              <w:t>=”[</w:t>
            </w:r>
            <w:proofErr w:type="gramEnd"/>
            <w:r w:rsidRPr="00581988">
              <w:t>Checksum]”&gt;</w:t>
            </w:r>
          </w:p>
        </w:tc>
      </w:tr>
      <w:tr w:rsidR="0080375E" w:rsidRPr="003E74F1" w14:paraId="383A008A" w14:textId="77777777" w:rsidTr="00AC05B0">
        <w:trPr>
          <w:cantSplit/>
          <w:trHeight w:val="429"/>
        </w:trPr>
        <w:tc>
          <w:tcPr>
            <w:tcW w:w="1843" w:type="dxa"/>
          </w:tcPr>
          <w:p w14:paraId="68DCB810" w14:textId="77777777" w:rsidR="0080375E" w:rsidRPr="00581988" w:rsidRDefault="0080375E" w:rsidP="00AC05B0">
            <w:r w:rsidRPr="00581988">
              <w:lastRenderedPageBreak/>
              <w:t>Transformation algorithm</w:t>
            </w:r>
          </w:p>
        </w:tc>
        <w:tc>
          <w:tcPr>
            <w:tcW w:w="1843" w:type="dxa"/>
          </w:tcPr>
          <w:p w14:paraId="768E3EC3" w14:textId="77777777" w:rsidR="0080375E" w:rsidRPr="00581988" w:rsidRDefault="0080375E" w:rsidP="00AC05B0">
            <w:r w:rsidRPr="00581988">
              <w:t>Transformation algorithm used for transformation</w:t>
            </w:r>
          </w:p>
        </w:tc>
        <w:tc>
          <w:tcPr>
            <w:tcW w:w="3558" w:type="dxa"/>
          </w:tcPr>
          <w:p w14:paraId="4A0AAFD5" w14:textId="77777777" w:rsidR="0080375E" w:rsidRPr="00581988" w:rsidRDefault="0080375E" w:rsidP="00AC05B0">
            <w:r w:rsidRPr="00581988">
              <w:t xml:space="preserve">Transformation algorithm used for </w:t>
            </w:r>
            <w:r w:rsidR="001022D0" w:rsidRPr="00581988">
              <w:t xml:space="preserve">any file </w:t>
            </w:r>
            <w:r w:rsidRPr="00581988">
              <w:t xml:space="preserve">transformation (decryption/encryption). </w:t>
            </w:r>
            <w:r w:rsidR="001022D0" w:rsidRPr="00581988">
              <w:t xml:space="preserve">The </w:t>
            </w:r>
            <w:r w:rsidRPr="00581988">
              <w:t xml:space="preserve">algorithm to use is to be stated in the submission agreement. </w:t>
            </w:r>
            <w:proofErr w:type="gramStart"/>
            <w:r w:rsidR="001022D0" w:rsidRPr="00581988">
              <w:t xml:space="preserve">The  </w:t>
            </w:r>
            <w:r w:rsidRPr="00581988">
              <w:t>attribute</w:t>
            </w:r>
            <w:proofErr w:type="gramEnd"/>
            <w:r w:rsidRPr="00581988">
              <w:t xml:space="preserve"> “TRANSFORMATIONTYPE” </w:t>
            </w:r>
            <w:r w:rsidR="001022D0" w:rsidRPr="00581988">
              <w:t xml:space="preserve">is to be used to state </w:t>
            </w:r>
            <w:r w:rsidRPr="00581988">
              <w:t xml:space="preserve">the transformation type according to predefined </w:t>
            </w:r>
            <w:r w:rsidR="001022D0" w:rsidRPr="00581988">
              <w:t xml:space="preserve">set of </w:t>
            </w:r>
            <w:r w:rsidRPr="00581988">
              <w:t>values.</w:t>
            </w:r>
          </w:p>
          <w:p w14:paraId="170854ED" w14:textId="77777777" w:rsidR="0080375E" w:rsidRPr="00581988" w:rsidRDefault="0080375E" w:rsidP="00AC05B0">
            <w:r w:rsidRPr="00581988">
              <w:t>Example:</w:t>
            </w:r>
          </w:p>
          <w:p w14:paraId="35AEB3B5" w14:textId="77777777" w:rsidR="0080375E" w:rsidRPr="00581988" w:rsidRDefault="0080375E" w:rsidP="00AC05B0">
            <w:pPr>
              <w:rPr>
                <w:i/>
              </w:rPr>
            </w:pPr>
            <w:proofErr w:type="gramStart"/>
            <w:r w:rsidRPr="00581988">
              <w:t>”DES</w:t>
            </w:r>
            <w:proofErr w:type="gramEnd"/>
            <w:r w:rsidRPr="00581988">
              <w:t>”</w:t>
            </w:r>
          </w:p>
        </w:tc>
        <w:tc>
          <w:tcPr>
            <w:tcW w:w="836" w:type="dxa"/>
          </w:tcPr>
          <w:p w14:paraId="0A30F5A8" w14:textId="77777777" w:rsidR="0080375E" w:rsidRPr="00581988" w:rsidRDefault="0080375E" w:rsidP="00AC05B0">
            <w:r w:rsidRPr="00581988">
              <w:t>0..1</w:t>
            </w:r>
          </w:p>
        </w:tc>
        <w:tc>
          <w:tcPr>
            <w:tcW w:w="1843" w:type="dxa"/>
          </w:tcPr>
          <w:p w14:paraId="134CEBC6" w14:textId="77777777" w:rsidR="0080375E" w:rsidRPr="00581988" w:rsidRDefault="0080375E" w:rsidP="00AC05B0">
            <w:r w:rsidRPr="00581988">
              <w:t>&lt;file</w:t>
            </w:r>
          </w:p>
          <w:p w14:paraId="08FDD82F" w14:textId="77777777" w:rsidR="0080375E" w:rsidRPr="00581988" w:rsidRDefault="0080375E" w:rsidP="00AC05B0">
            <w:r w:rsidRPr="00581988">
              <w:t>&lt;</w:t>
            </w:r>
            <w:proofErr w:type="spellStart"/>
            <w:r w:rsidRPr="00581988">
              <w:t>transformFile</w:t>
            </w:r>
            <w:proofErr w:type="spellEnd"/>
          </w:p>
          <w:p w14:paraId="0D5B40F8" w14:textId="77777777" w:rsidR="0080375E" w:rsidRPr="00581988" w:rsidRDefault="0080375E" w:rsidP="00AC05B0">
            <w:r w:rsidRPr="00581988">
              <w:t>TRANSFORM-TYPE</w:t>
            </w:r>
            <w:proofErr w:type="gramStart"/>
            <w:r w:rsidRPr="00581988">
              <w:t>=”decryption</w:t>
            </w:r>
            <w:proofErr w:type="gramEnd"/>
            <w:r w:rsidRPr="00581988">
              <w:t>”</w:t>
            </w:r>
          </w:p>
          <w:p w14:paraId="00D81EEC" w14:textId="77777777" w:rsidR="0080375E" w:rsidRPr="00581988" w:rsidRDefault="0080375E" w:rsidP="00AC05B0">
            <w:r w:rsidRPr="00581988">
              <w:t>TRANSFORM-ALGORITHM=</w:t>
            </w:r>
          </w:p>
          <w:p w14:paraId="7E26F961" w14:textId="77777777" w:rsidR="0080375E" w:rsidRPr="00581988" w:rsidRDefault="0080375E" w:rsidP="00AC05B0">
            <w:proofErr w:type="gramStart"/>
            <w:r w:rsidRPr="00581988">
              <w:t>”[</w:t>
            </w:r>
            <w:proofErr w:type="gramEnd"/>
            <w:r w:rsidRPr="00581988">
              <w:t>Transformation algorithm]”&gt;</w:t>
            </w:r>
          </w:p>
        </w:tc>
      </w:tr>
      <w:tr w:rsidR="0080375E" w:rsidRPr="003E74F1" w14:paraId="06386601" w14:textId="77777777" w:rsidTr="00AC05B0">
        <w:trPr>
          <w:cantSplit/>
          <w:trHeight w:val="429"/>
        </w:trPr>
        <w:tc>
          <w:tcPr>
            <w:tcW w:w="1843" w:type="dxa"/>
          </w:tcPr>
          <w:p w14:paraId="24338EB8" w14:textId="77777777" w:rsidR="0080375E" w:rsidRPr="00581988" w:rsidRDefault="0080375E" w:rsidP="00AC05B0">
            <w:r w:rsidRPr="00581988">
              <w:t>Transformation key</w:t>
            </w:r>
          </w:p>
        </w:tc>
        <w:tc>
          <w:tcPr>
            <w:tcW w:w="1843" w:type="dxa"/>
          </w:tcPr>
          <w:p w14:paraId="68F6E17D" w14:textId="77777777" w:rsidR="0080375E" w:rsidRPr="00581988" w:rsidRDefault="0080375E" w:rsidP="00AC05B0">
            <w:r w:rsidRPr="00581988">
              <w:t>Transformation key for a transformed file</w:t>
            </w:r>
          </w:p>
        </w:tc>
        <w:tc>
          <w:tcPr>
            <w:tcW w:w="3558" w:type="dxa"/>
          </w:tcPr>
          <w:p w14:paraId="62355E89" w14:textId="77777777" w:rsidR="0080375E" w:rsidRPr="00581988" w:rsidRDefault="0080375E" w:rsidP="00AC05B0">
            <w:r w:rsidRPr="00581988">
              <w:t xml:space="preserve">Transformation key for a transformed file. </w:t>
            </w:r>
            <w:r w:rsidR="004D7A8C" w:rsidRPr="00581988">
              <w:t xml:space="preserve">The </w:t>
            </w:r>
            <w:r w:rsidRPr="00581988">
              <w:t xml:space="preserve">attribute “TRANSFORMATIONTYPE” </w:t>
            </w:r>
            <w:r w:rsidR="004D7A8C" w:rsidRPr="00581988">
              <w:t xml:space="preserve">states </w:t>
            </w:r>
            <w:r w:rsidRPr="00581988">
              <w:t xml:space="preserve">the transformation type according to </w:t>
            </w:r>
            <w:r w:rsidR="004D7A8C" w:rsidRPr="00581988">
              <w:t xml:space="preserve">a </w:t>
            </w:r>
            <w:r w:rsidRPr="00581988">
              <w:t xml:space="preserve">predefined </w:t>
            </w:r>
            <w:r w:rsidR="004D7A8C" w:rsidRPr="00581988">
              <w:t xml:space="preserve">set of </w:t>
            </w:r>
            <w:r w:rsidRPr="00581988">
              <w:t>values.</w:t>
            </w:r>
          </w:p>
          <w:p w14:paraId="34789DB7" w14:textId="77777777" w:rsidR="0080375E" w:rsidRPr="00581988" w:rsidRDefault="0080375E" w:rsidP="00AC05B0">
            <w:r w:rsidRPr="00581988">
              <w:t>Example:</w:t>
            </w:r>
          </w:p>
          <w:p w14:paraId="12473732" w14:textId="77777777" w:rsidR="0080375E" w:rsidRPr="00581988" w:rsidRDefault="0080375E" w:rsidP="00AC05B0">
            <w:r w:rsidRPr="00581988">
              <w:rPr>
                <w:i/>
              </w:rPr>
              <w:t>”574b69cf71ceb5534c8a2547f5547d”</w:t>
            </w:r>
          </w:p>
        </w:tc>
        <w:tc>
          <w:tcPr>
            <w:tcW w:w="836" w:type="dxa"/>
          </w:tcPr>
          <w:p w14:paraId="511D381A" w14:textId="77777777" w:rsidR="0080375E" w:rsidRPr="00581988" w:rsidRDefault="0080375E" w:rsidP="00AC05B0">
            <w:r w:rsidRPr="00581988">
              <w:t>0..1</w:t>
            </w:r>
          </w:p>
          <w:p w14:paraId="68FE2D76" w14:textId="77777777" w:rsidR="0080375E" w:rsidRPr="00581988" w:rsidRDefault="0080375E" w:rsidP="00640632">
            <w:pPr>
              <w:spacing w:after="0" w:line="240" w:lineRule="auto"/>
            </w:pPr>
            <w:r w:rsidRPr="00581988">
              <w:t xml:space="preserve">1 </w:t>
            </w:r>
          </w:p>
          <w:p w14:paraId="7A22F6E8" w14:textId="77777777" w:rsidR="0080375E" w:rsidRPr="00581988" w:rsidRDefault="0080375E" w:rsidP="00640632">
            <w:pPr>
              <w:spacing w:after="0" w:line="240" w:lineRule="auto"/>
            </w:pPr>
            <w:r w:rsidRPr="00581988">
              <w:t>If Transformation algorithm is used</w:t>
            </w:r>
          </w:p>
        </w:tc>
        <w:tc>
          <w:tcPr>
            <w:tcW w:w="1843" w:type="dxa"/>
          </w:tcPr>
          <w:p w14:paraId="2A6729D4" w14:textId="77777777" w:rsidR="0080375E" w:rsidRPr="00581988" w:rsidRDefault="0080375E" w:rsidP="00AC05B0">
            <w:r w:rsidRPr="00581988">
              <w:t>&lt;file</w:t>
            </w:r>
          </w:p>
          <w:p w14:paraId="52BC741E" w14:textId="77777777" w:rsidR="0080375E" w:rsidRPr="00581988" w:rsidRDefault="0080375E" w:rsidP="00AC05B0">
            <w:r w:rsidRPr="00581988">
              <w:t>&lt;</w:t>
            </w:r>
            <w:proofErr w:type="spellStart"/>
            <w:r w:rsidRPr="00581988">
              <w:t>transformFile</w:t>
            </w:r>
            <w:proofErr w:type="spellEnd"/>
          </w:p>
          <w:p w14:paraId="22BF9564" w14:textId="77777777" w:rsidR="0080375E" w:rsidRPr="00581988" w:rsidRDefault="0080375E" w:rsidP="00AC05B0">
            <w:r w:rsidRPr="00581988">
              <w:t>TRANSFORMTYPE</w:t>
            </w:r>
            <w:proofErr w:type="gramStart"/>
            <w:r w:rsidRPr="00581988">
              <w:t>=”decryption</w:t>
            </w:r>
            <w:proofErr w:type="gramEnd"/>
            <w:r w:rsidRPr="00581988">
              <w:t>”</w:t>
            </w:r>
          </w:p>
          <w:p w14:paraId="2AD2E5C9" w14:textId="77777777" w:rsidR="0080375E" w:rsidRPr="00581988" w:rsidRDefault="0080375E" w:rsidP="00AC05B0">
            <w:r w:rsidRPr="00581988">
              <w:t>TRANSFORMKEY=</w:t>
            </w:r>
          </w:p>
          <w:p w14:paraId="77C61C4B" w14:textId="77777777" w:rsidR="0080375E" w:rsidRPr="00581988" w:rsidRDefault="0080375E" w:rsidP="00AC05B0">
            <w:proofErr w:type="gramStart"/>
            <w:r w:rsidRPr="00581988">
              <w:t>”[</w:t>
            </w:r>
            <w:proofErr w:type="gramEnd"/>
            <w:r w:rsidRPr="00581988">
              <w:t>Transformation key]”&gt;</w:t>
            </w:r>
          </w:p>
        </w:tc>
      </w:tr>
    </w:tbl>
    <w:p w14:paraId="3CADF879" w14:textId="77777777" w:rsidR="00AC4C37" w:rsidRPr="00581988" w:rsidRDefault="00AC4C37" w:rsidP="00AC4C37"/>
    <w:p w14:paraId="79221810" w14:textId="77777777" w:rsidR="00AC4C37" w:rsidRPr="00581988" w:rsidRDefault="006B73DF" w:rsidP="00AC4C37">
      <w:pPr>
        <w:rPr>
          <w:b/>
        </w:rPr>
      </w:pPr>
      <w:r w:rsidRPr="00581988">
        <w:rPr>
          <w:b/>
        </w:rPr>
        <w:br w:type="page"/>
      </w:r>
      <w:r w:rsidR="00AC4C37" w:rsidRPr="00581988">
        <w:rPr>
          <w:b/>
        </w:rPr>
        <w:lastRenderedPageBreak/>
        <w:t>Example of the &lt;</w:t>
      </w:r>
      <w:proofErr w:type="spellStart"/>
      <w:r w:rsidR="00AC4C37" w:rsidRPr="00581988">
        <w:rPr>
          <w:b/>
        </w:rPr>
        <w:t>fileSec</w:t>
      </w:r>
      <w:proofErr w:type="spellEnd"/>
      <w:r w:rsidR="00AC4C37" w:rsidRPr="00581988">
        <w:rPr>
          <w:b/>
        </w:rPr>
        <w:t>&gt; element (root METS file):</w:t>
      </w:r>
    </w:p>
    <w:p w14:paraId="2C022369"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069"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070"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071" w:author="Miguel Ferreira" w:date="2018-12-17T14:25:00Z">
            <w:rPr>
              <w:rFonts w:ascii="Consolas" w:hAnsi="Consolas" w:cs="Arial"/>
              <w:color w:val="800000"/>
              <w:sz w:val="18"/>
              <w:szCs w:val="18"/>
              <w:highlight w:val="white"/>
              <w:lang w:val="et-EE"/>
            </w:rPr>
          </w:rPrChange>
        </w:rPr>
        <w:t>fileSec</w:t>
      </w:r>
      <w:proofErr w:type="spellEnd"/>
      <w:r w:rsidRPr="00F65186">
        <w:rPr>
          <w:rFonts w:ascii="Consolas" w:hAnsi="Consolas" w:cs="Arial"/>
          <w:color w:val="0000FF"/>
          <w:sz w:val="18"/>
          <w:szCs w:val="18"/>
          <w:highlight w:val="white"/>
          <w:rPrChange w:id="1072" w:author="Miguel Ferreira" w:date="2018-12-17T14:25:00Z">
            <w:rPr>
              <w:rFonts w:ascii="Consolas" w:hAnsi="Consolas" w:cs="Arial"/>
              <w:color w:val="0000FF"/>
              <w:sz w:val="18"/>
              <w:szCs w:val="18"/>
              <w:highlight w:val="white"/>
              <w:lang w:val="et-EE"/>
            </w:rPr>
          </w:rPrChange>
        </w:rPr>
        <w:t>&gt;</w:t>
      </w:r>
    </w:p>
    <w:p w14:paraId="691547E3"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073"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074"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075"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076"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077"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07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079" w:author="Miguel Ferreira" w:date="2018-12-17T14:25:00Z">
            <w:rPr>
              <w:rFonts w:ascii="Consolas" w:hAnsi="Consolas" w:cs="Arial"/>
              <w:color w:val="000000"/>
              <w:sz w:val="18"/>
              <w:szCs w:val="18"/>
              <w:highlight w:val="white"/>
              <w:lang w:val="et-EE"/>
            </w:rPr>
          </w:rPrChange>
        </w:rPr>
        <w:t>files root</w:t>
      </w:r>
      <w:r w:rsidRPr="00F65186">
        <w:rPr>
          <w:rFonts w:ascii="Consolas" w:hAnsi="Consolas" w:cs="Arial"/>
          <w:color w:val="0000FF"/>
          <w:sz w:val="18"/>
          <w:szCs w:val="18"/>
          <w:highlight w:val="white"/>
          <w:lang w:val="en-GB"/>
          <w:rPrChange w:id="108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081"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08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083" w:author="Miguel Ferreira" w:date="2018-12-17T14:25:00Z">
            <w:rPr>
              <w:rFonts w:ascii="Consolas" w:hAnsi="Consolas" w:cs="Arial"/>
              <w:color w:val="000000"/>
              <w:sz w:val="18"/>
              <w:szCs w:val="18"/>
              <w:highlight w:val="white"/>
              <w:lang w:val="et-EE"/>
            </w:rPr>
          </w:rPrChange>
        </w:rPr>
        <w:t>IDae911aa8-24f0-4bd8-a684-32044b89d687</w:t>
      </w:r>
      <w:r w:rsidRPr="00F65186">
        <w:rPr>
          <w:rFonts w:ascii="Consolas" w:hAnsi="Consolas" w:cs="Arial"/>
          <w:color w:val="0000FF"/>
          <w:sz w:val="18"/>
          <w:szCs w:val="18"/>
          <w:highlight w:val="white"/>
          <w:lang w:val="en-GB"/>
          <w:rPrChange w:id="1084" w:author="Miguel Ferreira" w:date="2018-12-17T14:25:00Z">
            <w:rPr>
              <w:rFonts w:ascii="Consolas" w:hAnsi="Consolas" w:cs="Arial"/>
              <w:color w:val="0000FF"/>
              <w:sz w:val="18"/>
              <w:szCs w:val="18"/>
              <w:highlight w:val="white"/>
              <w:lang w:val="et-EE"/>
            </w:rPr>
          </w:rPrChange>
        </w:rPr>
        <w:t>"&gt;</w:t>
      </w:r>
    </w:p>
    <w:p w14:paraId="7073BA03"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085"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086"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087"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088"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089"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090" w:author="Miguel Ferreira" w:date="2018-12-17T14:25:00Z">
            <w:rPr>
              <w:rFonts w:ascii="Consolas" w:hAnsi="Consolas" w:cs="Arial"/>
              <w:color w:val="000000"/>
              <w:sz w:val="18"/>
              <w:szCs w:val="18"/>
              <w:highlight w:val="white"/>
              <w:lang w:val="et-EE"/>
            </w:rPr>
          </w:rPrChange>
        </w:rPr>
        <w:t>schemas</w:t>
      </w:r>
      <w:r w:rsidRPr="00F65186">
        <w:rPr>
          <w:rFonts w:ascii="Consolas" w:hAnsi="Consolas" w:cs="Arial"/>
          <w:color w:val="0000FF"/>
          <w:sz w:val="18"/>
          <w:szCs w:val="18"/>
          <w:highlight w:val="white"/>
          <w:lang w:val="en-GB"/>
          <w:rPrChange w:id="1091" w:author="Miguel Ferreira" w:date="2018-12-17T14:25:00Z">
            <w:rPr>
              <w:rFonts w:ascii="Consolas" w:hAnsi="Consolas" w:cs="Arial"/>
              <w:color w:val="0000FF"/>
              <w:sz w:val="18"/>
              <w:szCs w:val="18"/>
              <w:highlight w:val="white"/>
              <w:lang w:val="et-EE"/>
            </w:rPr>
          </w:rPrChange>
        </w:rPr>
        <w:t xml:space="preserve">" </w:t>
      </w:r>
      <w:r w:rsidRPr="00F65186">
        <w:rPr>
          <w:rFonts w:ascii="Consolas" w:hAnsi="Consolas" w:cs="Arial"/>
          <w:color w:val="FF0000"/>
          <w:sz w:val="18"/>
          <w:szCs w:val="18"/>
          <w:highlight w:val="white"/>
          <w:lang w:val="en-GB"/>
          <w:rPrChange w:id="1092" w:author="Miguel Ferreira" w:date="2018-12-17T14:25:00Z">
            <w:rPr>
              <w:rFonts w:ascii="Consolas" w:hAnsi="Consolas" w:cs="Arial"/>
              <w:color w:val="FF0000"/>
              <w:sz w:val="18"/>
              <w:szCs w:val="18"/>
              <w:highlight w:val="white"/>
              <w:lang w:val="et-EE"/>
            </w:rPr>
          </w:rPrChange>
        </w:rPr>
        <w:t>ID</w:t>
      </w:r>
      <w:r w:rsidRPr="00F65186">
        <w:rPr>
          <w:rFonts w:ascii="Consolas" w:hAnsi="Consolas" w:cs="Arial"/>
          <w:color w:val="0000FF"/>
          <w:sz w:val="18"/>
          <w:szCs w:val="18"/>
          <w:highlight w:val="white"/>
          <w:lang w:val="en-GB"/>
          <w:rPrChange w:id="109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094" w:author="Miguel Ferreira" w:date="2018-12-17T14:25:00Z">
            <w:rPr>
              <w:rFonts w:ascii="Consolas" w:hAnsi="Consolas" w:cs="Arial"/>
              <w:color w:val="000000"/>
              <w:sz w:val="18"/>
              <w:szCs w:val="18"/>
              <w:highlight w:val="white"/>
              <w:lang w:val="et-EE"/>
            </w:rPr>
          </w:rPrChange>
        </w:rPr>
        <w:t>IDae911aa8-24f0-4bd8-a684-32056b89d789</w:t>
      </w:r>
      <w:r w:rsidRPr="00F65186">
        <w:rPr>
          <w:rFonts w:ascii="Consolas" w:hAnsi="Consolas" w:cs="Arial"/>
          <w:color w:val="0000FF"/>
          <w:sz w:val="18"/>
          <w:szCs w:val="18"/>
          <w:highlight w:val="white"/>
          <w:lang w:val="en-GB"/>
          <w:rPrChange w:id="1095" w:author="Miguel Ferreira" w:date="2018-12-17T14:25:00Z">
            <w:rPr>
              <w:rFonts w:ascii="Consolas" w:hAnsi="Consolas" w:cs="Arial"/>
              <w:color w:val="0000FF"/>
              <w:sz w:val="18"/>
              <w:szCs w:val="18"/>
              <w:highlight w:val="white"/>
              <w:lang w:val="et-EE"/>
            </w:rPr>
          </w:rPrChange>
        </w:rPr>
        <w:t>"&gt;</w:t>
      </w:r>
    </w:p>
    <w:p w14:paraId="22B3EA2C"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096"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097" w:author="Miguel Ferreira" w:date="2018-12-17T14:25:00Z">
            <w:rPr>
              <w:rFonts w:ascii="Consolas" w:hAnsi="Consolas" w:cs="Arial"/>
              <w:color w:val="0000FF"/>
              <w:sz w:val="18"/>
              <w:szCs w:val="18"/>
              <w:highlight w:val="white"/>
              <w:lang w:val="et-EE"/>
            </w:rPr>
          </w:rPrChange>
        </w:rPr>
        <w:t xml:space="preserve">         &lt;</w:t>
      </w:r>
      <w:r w:rsidRPr="00F65186">
        <w:rPr>
          <w:rFonts w:ascii="Consolas" w:hAnsi="Consolas" w:cs="Arial"/>
          <w:color w:val="800000"/>
          <w:sz w:val="18"/>
          <w:szCs w:val="18"/>
          <w:highlight w:val="white"/>
          <w:rPrChange w:id="1098" w:author="Miguel Ferreira" w:date="2018-12-17T14:25:00Z">
            <w:rPr>
              <w:rFonts w:ascii="Consolas" w:hAnsi="Consolas" w:cs="Arial"/>
              <w:color w:val="800000"/>
              <w:sz w:val="18"/>
              <w:szCs w:val="18"/>
              <w:highlight w:val="white"/>
              <w:lang w:val="et-EE"/>
            </w:rPr>
          </w:rPrChange>
        </w:rPr>
        <w:t>file</w:t>
      </w:r>
      <w:r w:rsidRPr="00F65186">
        <w:rPr>
          <w:rFonts w:ascii="Consolas" w:hAnsi="Consolas" w:cs="Arial"/>
          <w:color w:val="FF0000"/>
          <w:sz w:val="18"/>
          <w:szCs w:val="18"/>
          <w:highlight w:val="white"/>
          <w:lang w:val="en-GB"/>
          <w:rPrChange w:id="1099" w:author="Miguel Ferreira" w:date="2018-12-17T14:25:00Z">
            <w:rPr>
              <w:rFonts w:ascii="Consolas" w:hAnsi="Consolas" w:cs="Arial"/>
              <w:color w:val="FF0000"/>
              <w:sz w:val="18"/>
              <w:szCs w:val="18"/>
              <w:highlight w:val="white"/>
              <w:lang w:val="et-EE"/>
            </w:rPr>
          </w:rPrChange>
        </w:rPr>
        <w:t xml:space="preserve"> MIMETYPE</w:t>
      </w:r>
      <w:r w:rsidRPr="00F65186">
        <w:rPr>
          <w:rFonts w:ascii="Consolas" w:hAnsi="Consolas" w:cs="Arial"/>
          <w:color w:val="0000FF"/>
          <w:sz w:val="18"/>
          <w:szCs w:val="18"/>
          <w:highlight w:val="white"/>
          <w:lang w:val="en-GB"/>
          <w:rPrChange w:id="110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01" w:author="Miguel Ferreira" w:date="2018-12-17T14:25:00Z">
            <w:rPr>
              <w:rFonts w:ascii="Consolas" w:hAnsi="Consolas" w:cs="Arial"/>
              <w:color w:val="000000"/>
              <w:sz w:val="18"/>
              <w:szCs w:val="18"/>
              <w:highlight w:val="white"/>
              <w:lang w:val="et-EE"/>
            </w:rPr>
          </w:rPrChange>
        </w:rPr>
        <w:t>application/</w:t>
      </w:r>
      <w:proofErr w:type="spellStart"/>
      <w:r w:rsidRPr="00F65186">
        <w:rPr>
          <w:rFonts w:ascii="Consolas" w:hAnsi="Consolas" w:cs="Arial"/>
          <w:color w:val="000000"/>
          <w:sz w:val="18"/>
          <w:szCs w:val="18"/>
          <w:highlight w:val="white"/>
          <w:rPrChange w:id="1102" w:author="Miguel Ferreira" w:date="2018-12-17T14:25:00Z">
            <w:rPr>
              <w:rFonts w:ascii="Consolas" w:hAnsi="Consolas" w:cs="Arial"/>
              <w:color w:val="000000"/>
              <w:sz w:val="18"/>
              <w:szCs w:val="18"/>
              <w:highlight w:val="white"/>
              <w:lang w:val="et-EE"/>
            </w:rPr>
          </w:rPrChange>
        </w:rPr>
        <w:t>xsd</w:t>
      </w:r>
      <w:proofErr w:type="spellEnd"/>
      <w:r w:rsidRPr="00F65186">
        <w:rPr>
          <w:rFonts w:ascii="Consolas" w:hAnsi="Consolas" w:cs="Arial"/>
          <w:color w:val="0000FF"/>
          <w:sz w:val="18"/>
          <w:szCs w:val="18"/>
          <w:highlight w:val="white"/>
          <w:rPrChange w:id="110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04"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10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06" w:author="Miguel Ferreira" w:date="2018-12-17T14:25:00Z">
            <w:rPr>
              <w:rFonts w:ascii="Consolas" w:hAnsi="Consolas" w:cs="Arial"/>
              <w:color w:val="000000"/>
              <w:sz w:val="18"/>
              <w:szCs w:val="18"/>
              <w:highlight w:val="white"/>
              <w:lang w:val="et-EE"/>
            </w:rPr>
          </w:rPrChange>
        </w:rPr>
        <w:t>Schema</w:t>
      </w:r>
      <w:r w:rsidRPr="00F65186">
        <w:rPr>
          <w:rFonts w:ascii="Consolas" w:hAnsi="Consolas" w:cs="Arial"/>
          <w:color w:val="0000FF"/>
          <w:sz w:val="18"/>
          <w:szCs w:val="18"/>
          <w:highlight w:val="white"/>
          <w:lang w:val="en-GB"/>
          <w:rPrChange w:id="1107"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08" w:author="Miguel Ferreira" w:date="2018-12-17T14:25:00Z">
            <w:rPr>
              <w:rFonts w:ascii="Consolas" w:hAnsi="Consolas" w:cs="Arial"/>
              <w:color w:val="FF0000"/>
              <w:sz w:val="18"/>
              <w:szCs w:val="18"/>
              <w:highlight w:val="white"/>
              <w:lang w:val="et-EE"/>
            </w:rPr>
          </w:rPrChange>
        </w:rPr>
        <w:t xml:space="preserve"> CHECKSUMTYPE</w:t>
      </w:r>
      <w:r w:rsidRPr="00F65186">
        <w:rPr>
          <w:rFonts w:ascii="Consolas" w:hAnsi="Consolas" w:cs="Arial"/>
          <w:color w:val="0000FF"/>
          <w:sz w:val="18"/>
          <w:szCs w:val="18"/>
          <w:highlight w:val="white"/>
          <w:lang w:val="en-GB"/>
          <w:rPrChange w:id="1109"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10" w:author="Miguel Ferreira" w:date="2018-12-17T14:25:00Z">
            <w:rPr>
              <w:rFonts w:ascii="Consolas" w:hAnsi="Consolas" w:cs="Arial"/>
              <w:color w:val="000000"/>
              <w:sz w:val="18"/>
              <w:szCs w:val="18"/>
              <w:highlight w:val="white"/>
              <w:lang w:val="et-EE"/>
            </w:rPr>
          </w:rPrChange>
        </w:rPr>
        <w:t>SHA-256</w:t>
      </w:r>
      <w:r w:rsidRPr="00F65186">
        <w:rPr>
          <w:rFonts w:ascii="Consolas" w:hAnsi="Consolas" w:cs="Arial"/>
          <w:color w:val="0000FF"/>
          <w:sz w:val="18"/>
          <w:szCs w:val="18"/>
          <w:highlight w:val="white"/>
          <w:lang w:val="en-GB"/>
          <w:rPrChange w:id="1111"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12" w:author="Miguel Ferreira" w:date="2018-12-17T14:25:00Z">
            <w:rPr>
              <w:rFonts w:ascii="Consolas" w:hAnsi="Consolas" w:cs="Arial"/>
              <w:color w:val="FF0000"/>
              <w:sz w:val="18"/>
              <w:szCs w:val="18"/>
              <w:highlight w:val="white"/>
              <w:lang w:val="et-EE"/>
            </w:rPr>
          </w:rPrChange>
        </w:rPr>
        <w:t xml:space="preserve"> CREATED</w:t>
      </w:r>
      <w:r w:rsidRPr="00F65186">
        <w:rPr>
          <w:rFonts w:ascii="Consolas" w:hAnsi="Consolas" w:cs="Arial"/>
          <w:color w:val="0000FF"/>
          <w:sz w:val="18"/>
          <w:szCs w:val="18"/>
          <w:highlight w:val="white"/>
          <w:lang w:val="en-GB"/>
          <w:rPrChange w:id="111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14" w:author="Miguel Ferreira" w:date="2018-12-17T14:25:00Z">
            <w:rPr>
              <w:rFonts w:ascii="Consolas" w:hAnsi="Consolas" w:cs="Arial"/>
              <w:color w:val="000000"/>
              <w:sz w:val="18"/>
              <w:szCs w:val="18"/>
              <w:highlight w:val="white"/>
              <w:lang w:val="et-EE"/>
            </w:rPr>
          </w:rPrChange>
        </w:rPr>
        <w:t>2015-12-04T09:59:45</w:t>
      </w:r>
      <w:r w:rsidRPr="00F65186">
        <w:rPr>
          <w:rFonts w:ascii="Consolas" w:hAnsi="Consolas" w:cs="Arial"/>
          <w:color w:val="0000FF"/>
          <w:sz w:val="18"/>
          <w:szCs w:val="18"/>
          <w:highlight w:val="white"/>
          <w:lang w:val="en-GB"/>
          <w:rPrChange w:id="111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16" w:author="Miguel Ferreira" w:date="2018-12-17T14:25:00Z">
            <w:rPr>
              <w:rFonts w:ascii="Consolas" w:hAnsi="Consolas" w:cs="Arial"/>
              <w:color w:val="FF0000"/>
              <w:sz w:val="18"/>
              <w:szCs w:val="18"/>
              <w:highlight w:val="white"/>
              <w:lang w:val="et-EE"/>
            </w:rPr>
          </w:rPrChange>
        </w:rPr>
        <w:t xml:space="preserve"> CHECKSUM</w:t>
      </w:r>
      <w:r w:rsidRPr="00F65186">
        <w:rPr>
          <w:rFonts w:ascii="Consolas" w:hAnsi="Consolas" w:cs="Arial"/>
          <w:color w:val="0000FF"/>
          <w:sz w:val="18"/>
          <w:szCs w:val="18"/>
          <w:highlight w:val="white"/>
          <w:lang w:val="en-GB"/>
          <w:rPrChange w:id="1117"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18" w:author="Miguel Ferreira" w:date="2018-12-17T14:25:00Z">
            <w:rPr>
              <w:rFonts w:ascii="Consolas" w:hAnsi="Consolas" w:cs="Arial"/>
              <w:color w:val="000000"/>
              <w:sz w:val="18"/>
              <w:szCs w:val="18"/>
              <w:highlight w:val="white"/>
              <w:lang w:val="et-EE"/>
            </w:rPr>
          </w:rPrChange>
        </w:rPr>
        <w:t>41d38f0a204e7dbda2838d93ad8eb5cf6bed92acd9c2f06f497faf47722e990d</w:t>
      </w:r>
      <w:r w:rsidRPr="00F65186">
        <w:rPr>
          <w:rFonts w:ascii="Consolas" w:hAnsi="Consolas" w:cs="Arial"/>
          <w:color w:val="0000FF"/>
          <w:sz w:val="18"/>
          <w:szCs w:val="18"/>
          <w:highlight w:val="white"/>
          <w:lang w:val="en-GB"/>
          <w:rPrChange w:id="1119"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20"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121"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22" w:author="Miguel Ferreira" w:date="2018-12-17T14:25:00Z">
            <w:rPr>
              <w:rFonts w:ascii="Consolas" w:hAnsi="Consolas" w:cs="Arial"/>
              <w:color w:val="000000"/>
              <w:sz w:val="18"/>
              <w:szCs w:val="18"/>
              <w:highlight w:val="white"/>
              <w:lang w:val="et-EE"/>
            </w:rPr>
          </w:rPrChange>
        </w:rPr>
        <w:t>ID04918b96-cf9f-41fa-ab13-3d550aaf94f5</w:t>
      </w:r>
      <w:r w:rsidRPr="00F65186">
        <w:rPr>
          <w:rFonts w:ascii="Consolas" w:hAnsi="Consolas" w:cs="Arial"/>
          <w:color w:val="0000FF"/>
          <w:sz w:val="18"/>
          <w:szCs w:val="18"/>
          <w:highlight w:val="white"/>
          <w:lang w:val="en-GB"/>
          <w:rPrChange w:id="112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24" w:author="Miguel Ferreira" w:date="2018-12-17T14:25:00Z">
            <w:rPr>
              <w:rFonts w:ascii="Consolas" w:hAnsi="Consolas" w:cs="Arial"/>
              <w:color w:val="FF0000"/>
              <w:sz w:val="18"/>
              <w:szCs w:val="18"/>
              <w:highlight w:val="white"/>
              <w:lang w:val="et-EE"/>
            </w:rPr>
          </w:rPrChange>
        </w:rPr>
        <w:t xml:space="preserve"> SIZE</w:t>
      </w:r>
      <w:r w:rsidRPr="00F65186">
        <w:rPr>
          <w:rFonts w:ascii="Consolas" w:hAnsi="Consolas" w:cs="Arial"/>
          <w:color w:val="0000FF"/>
          <w:sz w:val="18"/>
          <w:szCs w:val="18"/>
          <w:highlight w:val="white"/>
          <w:lang w:val="en-GB"/>
          <w:rPrChange w:id="112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26" w:author="Miguel Ferreira" w:date="2018-12-17T14:25:00Z">
            <w:rPr>
              <w:rFonts w:ascii="Consolas" w:hAnsi="Consolas" w:cs="Arial"/>
              <w:color w:val="000000"/>
              <w:sz w:val="18"/>
              <w:szCs w:val="18"/>
              <w:highlight w:val="white"/>
              <w:lang w:val="et-EE"/>
            </w:rPr>
          </w:rPrChange>
        </w:rPr>
        <w:t>6814</w:t>
      </w:r>
      <w:r w:rsidRPr="00F65186">
        <w:rPr>
          <w:rFonts w:ascii="Consolas" w:hAnsi="Consolas" w:cs="Arial"/>
          <w:color w:val="0000FF"/>
          <w:sz w:val="18"/>
          <w:szCs w:val="18"/>
          <w:highlight w:val="white"/>
          <w:lang w:val="en-GB"/>
          <w:rPrChange w:id="1127" w:author="Miguel Ferreira" w:date="2018-12-17T14:25:00Z">
            <w:rPr>
              <w:rFonts w:ascii="Consolas" w:hAnsi="Consolas" w:cs="Arial"/>
              <w:color w:val="0000FF"/>
              <w:sz w:val="18"/>
              <w:szCs w:val="18"/>
              <w:highlight w:val="white"/>
              <w:lang w:val="et-EE"/>
            </w:rPr>
          </w:rPrChange>
        </w:rPr>
        <w:t>"&gt;</w:t>
      </w:r>
    </w:p>
    <w:p w14:paraId="6B2B4ECE"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128"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129"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130" w:author="Miguel Ferreira" w:date="2018-12-17T14:25:00Z">
            <w:rPr>
              <w:rFonts w:ascii="Consolas" w:hAnsi="Consolas" w:cs="Arial"/>
              <w:color w:val="800000"/>
              <w:sz w:val="18"/>
              <w:szCs w:val="18"/>
              <w:highlight w:val="white"/>
              <w:lang w:val="et-EE"/>
            </w:rPr>
          </w:rPrChange>
        </w:rPr>
        <w:t>FLocat</w:t>
      </w:r>
      <w:proofErr w:type="spellEnd"/>
      <w:r w:rsidRPr="00F65186">
        <w:rPr>
          <w:rFonts w:ascii="Consolas" w:hAnsi="Consolas" w:cs="Arial"/>
          <w:color w:val="FF0000"/>
          <w:sz w:val="18"/>
          <w:szCs w:val="18"/>
          <w:highlight w:val="white"/>
          <w:rPrChange w:id="1131" w:author="Miguel Ferreira" w:date="2018-12-17T14:25:00Z">
            <w:rPr>
              <w:rFonts w:ascii="Consolas" w:hAnsi="Consolas" w:cs="Arial"/>
              <w:color w:val="FF0000"/>
              <w:sz w:val="18"/>
              <w:szCs w:val="18"/>
              <w:highlight w:val="white"/>
              <w:lang w:val="et-EE"/>
            </w:rPr>
          </w:rPrChange>
        </w:rPr>
        <w:t xml:space="preserve"> </w:t>
      </w:r>
      <w:proofErr w:type="spellStart"/>
      <w:proofErr w:type="gramStart"/>
      <w:r w:rsidRPr="00F65186">
        <w:rPr>
          <w:rFonts w:ascii="Consolas" w:hAnsi="Consolas" w:cs="Arial"/>
          <w:color w:val="FF0000"/>
          <w:sz w:val="18"/>
          <w:szCs w:val="18"/>
          <w:highlight w:val="white"/>
          <w:rPrChange w:id="1132" w:author="Miguel Ferreira" w:date="2018-12-17T14:25:00Z">
            <w:rPr>
              <w:rFonts w:ascii="Consolas" w:hAnsi="Consolas" w:cs="Arial"/>
              <w:color w:val="FF0000"/>
              <w:sz w:val="18"/>
              <w:szCs w:val="18"/>
              <w:highlight w:val="white"/>
              <w:lang w:val="et-EE"/>
            </w:rPr>
          </w:rPrChange>
        </w:rPr>
        <w:t>xlink:href</w:t>
      </w:r>
      <w:proofErr w:type="spellEnd"/>
      <w:proofErr w:type="gramEnd"/>
      <w:r w:rsidRPr="00F65186">
        <w:rPr>
          <w:rFonts w:ascii="Consolas" w:hAnsi="Consolas" w:cs="Arial"/>
          <w:color w:val="0000FF"/>
          <w:sz w:val="18"/>
          <w:szCs w:val="18"/>
          <w:highlight w:val="white"/>
          <w:rPrChange w:id="113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34" w:author="Miguel Ferreira" w:date="2018-12-17T14:25:00Z">
            <w:rPr>
              <w:rFonts w:ascii="Consolas" w:hAnsi="Consolas" w:cs="Arial"/>
              <w:color w:val="000000"/>
              <w:sz w:val="18"/>
              <w:szCs w:val="18"/>
              <w:highlight w:val="white"/>
              <w:lang w:val="et-EE"/>
            </w:rPr>
          </w:rPrChange>
        </w:rPr>
        <w:t>file://schemas/METS.xsd</w:t>
      </w:r>
      <w:r w:rsidRPr="00F65186">
        <w:rPr>
          <w:rFonts w:ascii="Consolas" w:hAnsi="Consolas" w:cs="Arial"/>
          <w:color w:val="0000FF"/>
          <w:sz w:val="18"/>
          <w:szCs w:val="18"/>
          <w:highlight w:val="white"/>
          <w:lang w:val="en-GB"/>
          <w:rPrChange w:id="113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36" w:author="Miguel Ferreira" w:date="2018-12-17T14:25:00Z">
            <w:rPr>
              <w:rFonts w:ascii="Consolas" w:hAnsi="Consolas" w:cs="Arial"/>
              <w:color w:val="FF0000"/>
              <w:sz w:val="18"/>
              <w:szCs w:val="18"/>
              <w:highlight w:val="white"/>
              <w:lang w:val="et-EE"/>
            </w:rPr>
          </w:rPrChange>
        </w:rPr>
        <w:t xml:space="preserve"> </w:t>
      </w:r>
      <w:proofErr w:type="spellStart"/>
      <w:r w:rsidRPr="00F65186">
        <w:rPr>
          <w:rFonts w:ascii="Consolas" w:hAnsi="Consolas" w:cs="Arial"/>
          <w:color w:val="FF0000"/>
          <w:sz w:val="18"/>
          <w:szCs w:val="18"/>
          <w:highlight w:val="white"/>
          <w:rPrChange w:id="1137" w:author="Miguel Ferreira" w:date="2018-12-17T14:25:00Z">
            <w:rPr>
              <w:rFonts w:ascii="Consolas" w:hAnsi="Consolas" w:cs="Arial"/>
              <w:color w:val="FF0000"/>
              <w:sz w:val="18"/>
              <w:szCs w:val="18"/>
              <w:highlight w:val="white"/>
              <w:lang w:val="et-EE"/>
            </w:rPr>
          </w:rPrChange>
        </w:rPr>
        <w:t>xlink:type</w:t>
      </w:r>
      <w:proofErr w:type="spellEnd"/>
      <w:r w:rsidRPr="00F65186">
        <w:rPr>
          <w:rFonts w:ascii="Consolas" w:hAnsi="Consolas" w:cs="Arial"/>
          <w:color w:val="0000FF"/>
          <w:sz w:val="18"/>
          <w:szCs w:val="18"/>
          <w:highlight w:val="white"/>
          <w:rPrChange w:id="113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39" w:author="Miguel Ferreira" w:date="2018-12-17T14:25:00Z">
            <w:rPr>
              <w:rFonts w:ascii="Consolas" w:hAnsi="Consolas" w:cs="Arial"/>
              <w:color w:val="000000"/>
              <w:sz w:val="18"/>
              <w:szCs w:val="18"/>
              <w:highlight w:val="white"/>
              <w:lang w:val="et-EE"/>
            </w:rPr>
          </w:rPrChange>
        </w:rPr>
        <w:t>simple</w:t>
      </w:r>
      <w:r w:rsidRPr="00F65186">
        <w:rPr>
          <w:rFonts w:ascii="Consolas" w:hAnsi="Consolas" w:cs="Arial"/>
          <w:color w:val="0000FF"/>
          <w:sz w:val="18"/>
          <w:szCs w:val="18"/>
          <w:highlight w:val="white"/>
          <w:lang w:val="en-GB"/>
          <w:rPrChange w:id="114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41" w:author="Miguel Ferreira" w:date="2018-12-17T14:25:00Z">
            <w:rPr>
              <w:rFonts w:ascii="Consolas" w:hAnsi="Consolas" w:cs="Arial"/>
              <w:color w:val="FF0000"/>
              <w:sz w:val="18"/>
              <w:szCs w:val="18"/>
              <w:highlight w:val="white"/>
              <w:lang w:val="et-EE"/>
            </w:rPr>
          </w:rPrChange>
        </w:rPr>
        <w:t xml:space="preserve"> LOCTYPE</w:t>
      </w:r>
      <w:r w:rsidRPr="00F65186">
        <w:rPr>
          <w:rFonts w:ascii="Consolas" w:hAnsi="Consolas" w:cs="Arial"/>
          <w:color w:val="0000FF"/>
          <w:sz w:val="18"/>
          <w:szCs w:val="18"/>
          <w:highlight w:val="white"/>
          <w:lang w:val="en-GB"/>
          <w:rPrChange w:id="114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43" w:author="Miguel Ferreira" w:date="2018-12-17T14:25:00Z">
            <w:rPr>
              <w:rFonts w:ascii="Consolas" w:hAnsi="Consolas" w:cs="Arial"/>
              <w:color w:val="000000"/>
              <w:sz w:val="18"/>
              <w:szCs w:val="18"/>
              <w:highlight w:val="white"/>
              <w:lang w:val="et-EE"/>
            </w:rPr>
          </w:rPrChange>
        </w:rPr>
        <w:t>URL</w:t>
      </w:r>
      <w:r w:rsidRPr="00F65186">
        <w:rPr>
          <w:rFonts w:ascii="Consolas" w:hAnsi="Consolas" w:cs="Arial"/>
          <w:color w:val="0000FF"/>
          <w:sz w:val="18"/>
          <w:szCs w:val="18"/>
          <w:highlight w:val="white"/>
          <w:lang w:val="en-GB"/>
          <w:rPrChange w:id="1144" w:author="Miguel Ferreira" w:date="2018-12-17T14:25:00Z">
            <w:rPr>
              <w:rFonts w:ascii="Consolas" w:hAnsi="Consolas" w:cs="Arial"/>
              <w:color w:val="0000FF"/>
              <w:sz w:val="18"/>
              <w:szCs w:val="18"/>
              <w:highlight w:val="white"/>
              <w:lang w:val="et-EE"/>
            </w:rPr>
          </w:rPrChange>
        </w:rPr>
        <w:t>"/&gt;</w:t>
      </w:r>
    </w:p>
    <w:p w14:paraId="777B3735"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145"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146"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147"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lang w:val="en-GB"/>
          <w:rPrChange w:id="1148" w:author="Miguel Ferreira" w:date="2018-12-17T14:25:00Z">
            <w:rPr>
              <w:rFonts w:ascii="Consolas" w:hAnsi="Consolas" w:cs="Arial"/>
              <w:color w:val="800000"/>
              <w:sz w:val="18"/>
              <w:szCs w:val="18"/>
              <w:highlight w:val="white"/>
              <w:lang w:val="et-EE"/>
            </w:rPr>
          </w:rPrChange>
        </w:rPr>
        <w:t>file</w:t>
      </w:r>
      <w:r w:rsidRPr="00F65186">
        <w:rPr>
          <w:rFonts w:ascii="Consolas" w:hAnsi="Consolas" w:cs="Arial"/>
          <w:color w:val="0000FF"/>
          <w:sz w:val="18"/>
          <w:szCs w:val="18"/>
          <w:highlight w:val="white"/>
          <w:lang w:val="en-GB"/>
          <w:rPrChange w:id="1149" w:author="Miguel Ferreira" w:date="2018-12-17T14:25:00Z">
            <w:rPr>
              <w:rFonts w:ascii="Consolas" w:hAnsi="Consolas" w:cs="Arial"/>
              <w:color w:val="0000FF"/>
              <w:sz w:val="18"/>
              <w:szCs w:val="18"/>
              <w:highlight w:val="white"/>
              <w:lang w:val="et-EE"/>
            </w:rPr>
          </w:rPrChange>
        </w:rPr>
        <w:t>&gt;</w:t>
      </w:r>
      <w:r w:rsidRPr="00F65186">
        <w:rPr>
          <w:rFonts w:ascii="Consolas" w:hAnsi="Consolas" w:cs="Arial"/>
          <w:color w:val="000000"/>
          <w:sz w:val="18"/>
          <w:szCs w:val="18"/>
          <w:highlight w:val="white"/>
          <w:rPrChange w:id="1150" w:author="Miguel Ferreira" w:date="2018-12-17T14:25:00Z">
            <w:rPr>
              <w:rFonts w:ascii="Consolas" w:hAnsi="Consolas" w:cs="Arial"/>
              <w:color w:val="000000"/>
              <w:sz w:val="18"/>
              <w:szCs w:val="18"/>
              <w:highlight w:val="white"/>
              <w:lang w:val="et-EE"/>
            </w:rPr>
          </w:rPrChange>
        </w:rPr>
        <w:tab/>
      </w:r>
      <w:r w:rsidRPr="00F65186">
        <w:rPr>
          <w:rFonts w:ascii="Consolas" w:hAnsi="Consolas" w:cs="Arial"/>
          <w:color w:val="000000"/>
          <w:sz w:val="18"/>
          <w:szCs w:val="18"/>
          <w:highlight w:val="white"/>
          <w:rPrChange w:id="1151" w:author="Miguel Ferreira" w:date="2018-12-17T14:25:00Z">
            <w:rPr>
              <w:rFonts w:ascii="Consolas" w:hAnsi="Consolas" w:cs="Arial"/>
              <w:color w:val="000000"/>
              <w:sz w:val="18"/>
              <w:szCs w:val="18"/>
              <w:highlight w:val="white"/>
              <w:lang w:val="et-EE"/>
            </w:rPr>
          </w:rPrChange>
        </w:rPr>
        <w:tab/>
      </w:r>
    </w:p>
    <w:p w14:paraId="4D01EE8E"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152"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153"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154"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0000FF"/>
          <w:sz w:val="18"/>
          <w:szCs w:val="18"/>
          <w:highlight w:val="white"/>
          <w:rPrChange w:id="1155" w:author="Miguel Ferreira" w:date="2018-12-17T14:25:00Z">
            <w:rPr>
              <w:rFonts w:ascii="Consolas" w:hAnsi="Consolas" w:cs="Arial"/>
              <w:color w:val="0000FF"/>
              <w:sz w:val="18"/>
              <w:szCs w:val="18"/>
              <w:highlight w:val="white"/>
              <w:lang w:val="et-EE"/>
            </w:rPr>
          </w:rPrChange>
        </w:rPr>
        <w:t>&gt;</w:t>
      </w:r>
    </w:p>
    <w:p w14:paraId="5E2992A1" w14:textId="77777777" w:rsidR="00AC4C37" w:rsidRPr="00F65186" w:rsidRDefault="00AC4C37" w:rsidP="00AC4C37">
      <w:pPr>
        <w:autoSpaceDE w:val="0"/>
        <w:autoSpaceDN w:val="0"/>
        <w:adjustRightInd w:val="0"/>
        <w:spacing w:after="0" w:line="240" w:lineRule="auto"/>
        <w:rPr>
          <w:rFonts w:ascii="Consolas" w:hAnsi="Consolas" w:cs="Arial"/>
          <w:color w:val="0000FF"/>
          <w:sz w:val="18"/>
          <w:szCs w:val="18"/>
          <w:highlight w:val="white"/>
          <w:rPrChange w:id="1156" w:author="Miguel Ferreira" w:date="2018-12-17T14:25:00Z">
            <w:rPr>
              <w:rFonts w:ascii="Consolas" w:hAnsi="Consolas" w:cs="Arial"/>
              <w:color w:val="0000FF"/>
              <w:sz w:val="18"/>
              <w:szCs w:val="18"/>
              <w:highlight w:val="white"/>
              <w:lang w:val="et-EE"/>
            </w:rPr>
          </w:rPrChange>
        </w:rPr>
      </w:pPr>
      <w:r w:rsidRPr="00F65186">
        <w:rPr>
          <w:rFonts w:ascii="Consolas" w:hAnsi="Consolas" w:cs="Arial"/>
          <w:color w:val="0000FF"/>
          <w:sz w:val="18"/>
          <w:szCs w:val="18"/>
          <w:highlight w:val="white"/>
          <w:rPrChange w:id="1157"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158"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159"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16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61" w:author="Miguel Ferreira" w:date="2018-12-17T14:25:00Z">
            <w:rPr>
              <w:rFonts w:ascii="Consolas" w:hAnsi="Consolas" w:cs="Arial"/>
              <w:color w:val="000000"/>
              <w:sz w:val="18"/>
              <w:szCs w:val="18"/>
              <w:highlight w:val="white"/>
              <w:lang w:val="et-EE"/>
            </w:rPr>
          </w:rPrChange>
        </w:rPr>
        <w:t>representations</w:t>
      </w:r>
      <w:r w:rsidRPr="00F65186">
        <w:rPr>
          <w:rFonts w:ascii="Consolas" w:hAnsi="Consolas" w:cs="Arial"/>
          <w:color w:val="0000FF"/>
          <w:sz w:val="18"/>
          <w:szCs w:val="18"/>
          <w:highlight w:val="white"/>
          <w:lang w:val="en-GB"/>
          <w:rPrChange w:id="1162" w:author="Miguel Ferreira" w:date="2018-12-17T14:25:00Z">
            <w:rPr>
              <w:rFonts w:ascii="Consolas" w:hAnsi="Consolas" w:cs="Arial"/>
              <w:color w:val="0000FF"/>
              <w:sz w:val="18"/>
              <w:szCs w:val="18"/>
              <w:highlight w:val="white"/>
              <w:lang w:val="et-EE"/>
            </w:rPr>
          </w:rPrChange>
        </w:rPr>
        <w:t xml:space="preserve">" </w:t>
      </w:r>
      <w:r w:rsidRPr="00F65186">
        <w:rPr>
          <w:rFonts w:ascii="Consolas" w:hAnsi="Consolas" w:cs="Arial"/>
          <w:color w:val="FF0000"/>
          <w:sz w:val="18"/>
          <w:szCs w:val="18"/>
          <w:highlight w:val="white"/>
          <w:lang w:val="en-GB"/>
          <w:rPrChange w:id="1163" w:author="Miguel Ferreira" w:date="2018-12-17T14:25:00Z">
            <w:rPr>
              <w:rFonts w:ascii="Consolas" w:hAnsi="Consolas" w:cs="Arial"/>
              <w:color w:val="FF0000"/>
              <w:sz w:val="18"/>
              <w:szCs w:val="18"/>
              <w:highlight w:val="white"/>
              <w:lang w:val="et-EE"/>
            </w:rPr>
          </w:rPrChange>
        </w:rPr>
        <w:t>ID</w:t>
      </w:r>
      <w:r w:rsidRPr="00F65186">
        <w:rPr>
          <w:rFonts w:ascii="Consolas" w:hAnsi="Consolas" w:cs="Arial"/>
          <w:color w:val="0000FF"/>
          <w:sz w:val="18"/>
          <w:szCs w:val="18"/>
          <w:highlight w:val="white"/>
          <w:lang w:val="en-GB"/>
          <w:rPrChange w:id="116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65" w:author="Miguel Ferreira" w:date="2018-12-17T14:25:00Z">
            <w:rPr>
              <w:rFonts w:ascii="Consolas" w:hAnsi="Consolas" w:cs="Arial"/>
              <w:color w:val="000000"/>
              <w:sz w:val="18"/>
              <w:szCs w:val="18"/>
              <w:highlight w:val="white"/>
              <w:lang w:val="et-EE"/>
            </w:rPr>
          </w:rPrChange>
        </w:rPr>
        <w:t>IDae055ba8-24f0-4bd8-a684-32056b89d882</w:t>
      </w:r>
      <w:r w:rsidRPr="00F65186">
        <w:rPr>
          <w:rFonts w:ascii="Consolas" w:hAnsi="Consolas" w:cs="Arial"/>
          <w:color w:val="0000FF"/>
          <w:sz w:val="18"/>
          <w:szCs w:val="18"/>
          <w:highlight w:val="white"/>
          <w:lang w:val="en-GB"/>
          <w:rPrChange w:id="1166" w:author="Miguel Ferreira" w:date="2018-12-17T14:25:00Z">
            <w:rPr>
              <w:rFonts w:ascii="Consolas" w:hAnsi="Consolas" w:cs="Arial"/>
              <w:color w:val="0000FF"/>
              <w:sz w:val="18"/>
              <w:szCs w:val="18"/>
              <w:highlight w:val="white"/>
              <w:lang w:val="et-EE"/>
            </w:rPr>
          </w:rPrChange>
        </w:rPr>
        <w:t>"&gt;</w:t>
      </w:r>
    </w:p>
    <w:p w14:paraId="7BEB0A8B"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167"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168"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169"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170"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171"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72" w:author="Miguel Ferreira" w:date="2018-12-17T14:25:00Z">
            <w:rPr>
              <w:rFonts w:ascii="Consolas" w:hAnsi="Consolas" w:cs="Arial"/>
              <w:color w:val="000000"/>
              <w:sz w:val="18"/>
              <w:szCs w:val="18"/>
              <w:highlight w:val="white"/>
              <w:lang w:val="et-EE"/>
            </w:rPr>
          </w:rPrChange>
        </w:rPr>
        <w:t>representation123</w:t>
      </w:r>
      <w:r w:rsidRPr="00F65186">
        <w:rPr>
          <w:rFonts w:ascii="Consolas" w:hAnsi="Consolas" w:cs="Arial"/>
          <w:color w:val="0000FF"/>
          <w:sz w:val="18"/>
          <w:szCs w:val="18"/>
          <w:highlight w:val="white"/>
          <w:lang w:val="en-GB"/>
          <w:rPrChange w:id="1173" w:author="Miguel Ferreira" w:date="2018-12-17T14:25:00Z">
            <w:rPr>
              <w:rFonts w:ascii="Consolas" w:hAnsi="Consolas" w:cs="Arial"/>
              <w:color w:val="0000FF"/>
              <w:sz w:val="18"/>
              <w:szCs w:val="18"/>
              <w:highlight w:val="white"/>
              <w:lang w:val="et-EE"/>
            </w:rPr>
          </w:rPrChange>
        </w:rPr>
        <w:t xml:space="preserve">" </w:t>
      </w:r>
      <w:r w:rsidRPr="00F65186">
        <w:rPr>
          <w:rFonts w:ascii="Consolas" w:hAnsi="Consolas" w:cs="Arial"/>
          <w:color w:val="FF0000"/>
          <w:sz w:val="18"/>
          <w:szCs w:val="18"/>
          <w:highlight w:val="white"/>
          <w:lang w:val="en-GB"/>
          <w:rPrChange w:id="1174" w:author="Miguel Ferreira" w:date="2018-12-17T14:25:00Z">
            <w:rPr>
              <w:rFonts w:ascii="Consolas" w:hAnsi="Consolas" w:cs="Arial"/>
              <w:color w:val="FF0000"/>
              <w:sz w:val="18"/>
              <w:szCs w:val="18"/>
              <w:highlight w:val="white"/>
              <w:lang w:val="et-EE"/>
            </w:rPr>
          </w:rPrChange>
        </w:rPr>
        <w:t>ID</w:t>
      </w:r>
      <w:r w:rsidRPr="00F65186">
        <w:rPr>
          <w:rFonts w:ascii="Consolas" w:hAnsi="Consolas" w:cs="Arial"/>
          <w:color w:val="0000FF"/>
          <w:sz w:val="18"/>
          <w:szCs w:val="18"/>
          <w:highlight w:val="white"/>
          <w:lang w:val="en-GB"/>
          <w:rPrChange w:id="117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76" w:author="Miguel Ferreira" w:date="2018-12-17T14:25:00Z">
            <w:rPr>
              <w:rFonts w:ascii="Consolas" w:hAnsi="Consolas" w:cs="Arial"/>
              <w:color w:val="000000"/>
              <w:sz w:val="18"/>
              <w:szCs w:val="18"/>
              <w:highlight w:val="white"/>
              <w:lang w:val="et-EE"/>
            </w:rPr>
          </w:rPrChange>
        </w:rPr>
        <w:t>IDbc911aa8-24f0-4bd8-a684-32056b89d789</w:t>
      </w:r>
      <w:r w:rsidRPr="00F65186">
        <w:rPr>
          <w:rFonts w:ascii="Consolas" w:hAnsi="Consolas" w:cs="Arial"/>
          <w:color w:val="0000FF"/>
          <w:sz w:val="18"/>
          <w:szCs w:val="18"/>
          <w:highlight w:val="white"/>
          <w:lang w:val="en-GB"/>
          <w:rPrChange w:id="1177" w:author="Miguel Ferreira" w:date="2018-12-17T14:25:00Z">
            <w:rPr>
              <w:rFonts w:ascii="Consolas" w:hAnsi="Consolas" w:cs="Arial"/>
              <w:color w:val="0000FF"/>
              <w:sz w:val="18"/>
              <w:szCs w:val="18"/>
              <w:highlight w:val="white"/>
              <w:lang w:val="et-EE"/>
            </w:rPr>
          </w:rPrChange>
        </w:rPr>
        <w:t>"&gt;</w:t>
      </w:r>
    </w:p>
    <w:p w14:paraId="03007175"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178"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179" w:author="Miguel Ferreira" w:date="2018-12-17T14:25:00Z">
            <w:rPr>
              <w:rFonts w:ascii="Consolas" w:hAnsi="Consolas" w:cs="Arial"/>
              <w:color w:val="0000FF"/>
              <w:sz w:val="18"/>
              <w:szCs w:val="18"/>
              <w:highlight w:val="white"/>
              <w:lang w:val="et-EE"/>
            </w:rPr>
          </w:rPrChange>
        </w:rPr>
        <w:t xml:space="preserve">            &lt;</w:t>
      </w:r>
      <w:r w:rsidRPr="00F65186">
        <w:rPr>
          <w:rFonts w:ascii="Consolas" w:hAnsi="Consolas" w:cs="Arial"/>
          <w:color w:val="800000"/>
          <w:sz w:val="18"/>
          <w:szCs w:val="18"/>
          <w:highlight w:val="white"/>
          <w:rPrChange w:id="1180" w:author="Miguel Ferreira" w:date="2018-12-17T14:25:00Z">
            <w:rPr>
              <w:rFonts w:ascii="Consolas" w:hAnsi="Consolas" w:cs="Arial"/>
              <w:color w:val="800000"/>
              <w:sz w:val="18"/>
              <w:szCs w:val="18"/>
              <w:highlight w:val="white"/>
              <w:lang w:val="et-EE"/>
            </w:rPr>
          </w:rPrChange>
        </w:rPr>
        <w:t>file</w:t>
      </w:r>
      <w:r w:rsidRPr="00F65186">
        <w:rPr>
          <w:rFonts w:ascii="Consolas" w:hAnsi="Consolas" w:cs="Arial"/>
          <w:color w:val="FF0000"/>
          <w:sz w:val="18"/>
          <w:szCs w:val="18"/>
          <w:highlight w:val="white"/>
          <w:lang w:val="en-GB"/>
          <w:rPrChange w:id="1181" w:author="Miguel Ferreira" w:date="2018-12-17T14:25:00Z">
            <w:rPr>
              <w:rFonts w:ascii="Consolas" w:hAnsi="Consolas" w:cs="Arial"/>
              <w:color w:val="FF0000"/>
              <w:sz w:val="18"/>
              <w:szCs w:val="18"/>
              <w:highlight w:val="white"/>
              <w:lang w:val="et-EE"/>
            </w:rPr>
          </w:rPrChange>
        </w:rPr>
        <w:t xml:space="preserve"> MIMETYPE</w:t>
      </w:r>
      <w:r w:rsidRPr="00F65186">
        <w:rPr>
          <w:rFonts w:ascii="Consolas" w:hAnsi="Consolas" w:cs="Arial"/>
          <w:color w:val="0000FF"/>
          <w:sz w:val="18"/>
          <w:szCs w:val="18"/>
          <w:highlight w:val="white"/>
          <w:lang w:val="en-GB"/>
          <w:rPrChange w:id="118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83" w:author="Miguel Ferreira" w:date="2018-12-17T14:25:00Z">
            <w:rPr>
              <w:rFonts w:ascii="Consolas" w:hAnsi="Consolas" w:cs="Arial"/>
              <w:color w:val="000000"/>
              <w:sz w:val="18"/>
              <w:szCs w:val="18"/>
              <w:highlight w:val="white"/>
              <w:lang w:val="et-EE"/>
            </w:rPr>
          </w:rPrChange>
        </w:rPr>
        <w:t>application/xml</w:t>
      </w:r>
      <w:r w:rsidRPr="00F65186">
        <w:rPr>
          <w:rFonts w:ascii="Consolas" w:hAnsi="Consolas" w:cs="Arial"/>
          <w:color w:val="0000FF"/>
          <w:sz w:val="18"/>
          <w:szCs w:val="18"/>
          <w:highlight w:val="white"/>
          <w:lang w:val="en-GB"/>
          <w:rPrChange w:id="118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85"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18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87" w:author="Miguel Ferreira" w:date="2018-12-17T14:25:00Z">
            <w:rPr>
              <w:rFonts w:ascii="Consolas" w:hAnsi="Consolas" w:cs="Arial"/>
              <w:color w:val="000000"/>
              <w:sz w:val="18"/>
              <w:szCs w:val="18"/>
              <w:highlight w:val="white"/>
              <w:lang w:val="et-EE"/>
            </w:rPr>
          </w:rPrChange>
        </w:rPr>
        <w:t>Representation METS</w:t>
      </w:r>
      <w:r w:rsidRPr="00F65186">
        <w:rPr>
          <w:rFonts w:ascii="Consolas" w:hAnsi="Consolas" w:cs="Arial"/>
          <w:color w:val="0000FF"/>
          <w:sz w:val="18"/>
          <w:szCs w:val="18"/>
          <w:highlight w:val="white"/>
          <w:lang w:val="en-GB"/>
          <w:rPrChange w:id="118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89" w:author="Miguel Ferreira" w:date="2018-12-17T14:25:00Z">
            <w:rPr>
              <w:rFonts w:ascii="Consolas" w:hAnsi="Consolas" w:cs="Arial"/>
              <w:color w:val="FF0000"/>
              <w:sz w:val="18"/>
              <w:szCs w:val="18"/>
              <w:highlight w:val="white"/>
              <w:lang w:val="et-EE"/>
            </w:rPr>
          </w:rPrChange>
        </w:rPr>
        <w:t xml:space="preserve"> CHECKSUMTYPE</w:t>
      </w:r>
      <w:r w:rsidRPr="00F65186">
        <w:rPr>
          <w:rFonts w:ascii="Consolas" w:hAnsi="Consolas" w:cs="Arial"/>
          <w:color w:val="0000FF"/>
          <w:sz w:val="18"/>
          <w:szCs w:val="18"/>
          <w:highlight w:val="white"/>
          <w:lang w:val="en-GB"/>
          <w:rPrChange w:id="119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91" w:author="Miguel Ferreira" w:date="2018-12-17T14:25:00Z">
            <w:rPr>
              <w:rFonts w:ascii="Consolas" w:hAnsi="Consolas" w:cs="Arial"/>
              <w:color w:val="000000"/>
              <w:sz w:val="18"/>
              <w:szCs w:val="18"/>
              <w:highlight w:val="white"/>
              <w:lang w:val="et-EE"/>
            </w:rPr>
          </w:rPrChange>
        </w:rPr>
        <w:t>SHA-256</w:t>
      </w:r>
      <w:r w:rsidRPr="00F65186">
        <w:rPr>
          <w:rFonts w:ascii="Consolas" w:hAnsi="Consolas" w:cs="Arial"/>
          <w:color w:val="0000FF"/>
          <w:sz w:val="18"/>
          <w:szCs w:val="18"/>
          <w:highlight w:val="white"/>
          <w:lang w:val="en-GB"/>
          <w:rPrChange w:id="119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93" w:author="Miguel Ferreira" w:date="2018-12-17T14:25:00Z">
            <w:rPr>
              <w:rFonts w:ascii="Consolas" w:hAnsi="Consolas" w:cs="Arial"/>
              <w:color w:val="FF0000"/>
              <w:sz w:val="18"/>
              <w:szCs w:val="18"/>
              <w:highlight w:val="white"/>
              <w:lang w:val="et-EE"/>
            </w:rPr>
          </w:rPrChange>
        </w:rPr>
        <w:t xml:space="preserve"> CREATED</w:t>
      </w:r>
      <w:r w:rsidRPr="00F65186">
        <w:rPr>
          <w:rFonts w:ascii="Consolas" w:hAnsi="Consolas" w:cs="Arial"/>
          <w:color w:val="0000FF"/>
          <w:sz w:val="18"/>
          <w:szCs w:val="18"/>
          <w:highlight w:val="white"/>
          <w:lang w:val="en-GB"/>
          <w:rPrChange w:id="119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95" w:author="Miguel Ferreira" w:date="2018-12-17T14:25:00Z">
            <w:rPr>
              <w:rFonts w:ascii="Consolas" w:hAnsi="Consolas" w:cs="Arial"/>
              <w:color w:val="000000"/>
              <w:sz w:val="18"/>
              <w:szCs w:val="18"/>
              <w:highlight w:val="white"/>
              <w:lang w:val="et-EE"/>
            </w:rPr>
          </w:rPrChange>
        </w:rPr>
        <w:t>2015-12-04T09:59:45</w:t>
      </w:r>
      <w:r w:rsidRPr="00F65186">
        <w:rPr>
          <w:rFonts w:ascii="Consolas" w:hAnsi="Consolas" w:cs="Arial"/>
          <w:color w:val="0000FF"/>
          <w:sz w:val="18"/>
          <w:szCs w:val="18"/>
          <w:highlight w:val="white"/>
          <w:lang w:val="en-GB"/>
          <w:rPrChange w:id="119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197" w:author="Miguel Ferreira" w:date="2018-12-17T14:25:00Z">
            <w:rPr>
              <w:rFonts w:ascii="Consolas" w:hAnsi="Consolas" w:cs="Arial"/>
              <w:color w:val="FF0000"/>
              <w:sz w:val="18"/>
              <w:szCs w:val="18"/>
              <w:highlight w:val="white"/>
              <w:lang w:val="et-EE"/>
            </w:rPr>
          </w:rPrChange>
        </w:rPr>
        <w:t xml:space="preserve"> CHECKSUM</w:t>
      </w:r>
      <w:r w:rsidRPr="00F65186">
        <w:rPr>
          <w:rFonts w:ascii="Consolas" w:hAnsi="Consolas" w:cs="Arial"/>
          <w:color w:val="0000FF"/>
          <w:sz w:val="18"/>
          <w:szCs w:val="18"/>
          <w:highlight w:val="white"/>
          <w:lang w:val="en-GB"/>
          <w:rPrChange w:id="119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199" w:author="Miguel Ferreira" w:date="2018-12-17T14:25:00Z">
            <w:rPr>
              <w:rFonts w:ascii="Consolas" w:hAnsi="Consolas" w:cs="Arial"/>
              <w:color w:val="000000"/>
              <w:sz w:val="18"/>
              <w:szCs w:val="18"/>
              <w:highlight w:val="white"/>
              <w:lang w:val="et-EE"/>
            </w:rPr>
          </w:rPrChange>
        </w:rPr>
        <w:t>41d38f0a204e7dbda2838d93ad8eb5cf6bed92acd9c2f06f497faf47722e990d</w:t>
      </w:r>
      <w:r w:rsidRPr="00F65186">
        <w:rPr>
          <w:rFonts w:ascii="Consolas" w:hAnsi="Consolas" w:cs="Arial"/>
          <w:color w:val="0000FF"/>
          <w:sz w:val="18"/>
          <w:szCs w:val="18"/>
          <w:highlight w:val="white"/>
          <w:lang w:val="en-GB"/>
          <w:rPrChange w:id="120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201"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20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03" w:author="Miguel Ferreira" w:date="2018-12-17T14:25:00Z">
            <w:rPr>
              <w:rFonts w:ascii="Consolas" w:hAnsi="Consolas" w:cs="Arial"/>
              <w:color w:val="000000"/>
              <w:sz w:val="18"/>
              <w:szCs w:val="18"/>
              <w:highlight w:val="white"/>
              <w:lang w:val="et-EE"/>
            </w:rPr>
          </w:rPrChange>
        </w:rPr>
        <w:t>ID04918b96-cf9f-41fa-ab13-3d550aaf94f5</w:t>
      </w:r>
      <w:r w:rsidRPr="00F65186">
        <w:rPr>
          <w:rFonts w:ascii="Consolas" w:hAnsi="Consolas" w:cs="Arial"/>
          <w:color w:val="0000FF"/>
          <w:sz w:val="18"/>
          <w:szCs w:val="18"/>
          <w:highlight w:val="white"/>
          <w:lang w:val="en-GB"/>
          <w:rPrChange w:id="120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205" w:author="Miguel Ferreira" w:date="2018-12-17T14:25:00Z">
            <w:rPr>
              <w:rFonts w:ascii="Consolas" w:hAnsi="Consolas" w:cs="Arial"/>
              <w:color w:val="FF0000"/>
              <w:sz w:val="18"/>
              <w:szCs w:val="18"/>
              <w:highlight w:val="white"/>
              <w:lang w:val="et-EE"/>
            </w:rPr>
          </w:rPrChange>
        </w:rPr>
        <w:t xml:space="preserve"> SIZE</w:t>
      </w:r>
      <w:r w:rsidRPr="00F65186">
        <w:rPr>
          <w:rFonts w:ascii="Consolas" w:hAnsi="Consolas" w:cs="Arial"/>
          <w:color w:val="0000FF"/>
          <w:sz w:val="18"/>
          <w:szCs w:val="18"/>
          <w:highlight w:val="white"/>
          <w:lang w:val="en-GB"/>
          <w:rPrChange w:id="120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07" w:author="Miguel Ferreira" w:date="2018-12-17T14:25:00Z">
            <w:rPr>
              <w:rFonts w:ascii="Consolas" w:hAnsi="Consolas" w:cs="Arial"/>
              <w:color w:val="000000"/>
              <w:sz w:val="18"/>
              <w:szCs w:val="18"/>
              <w:highlight w:val="white"/>
              <w:lang w:val="et-EE"/>
            </w:rPr>
          </w:rPrChange>
        </w:rPr>
        <w:t>6814</w:t>
      </w:r>
      <w:r w:rsidRPr="00F65186">
        <w:rPr>
          <w:rFonts w:ascii="Consolas" w:hAnsi="Consolas" w:cs="Arial"/>
          <w:color w:val="0000FF"/>
          <w:sz w:val="18"/>
          <w:szCs w:val="18"/>
          <w:highlight w:val="white"/>
          <w:lang w:val="en-GB"/>
          <w:rPrChange w:id="1208" w:author="Miguel Ferreira" w:date="2018-12-17T14:25:00Z">
            <w:rPr>
              <w:rFonts w:ascii="Consolas" w:hAnsi="Consolas" w:cs="Arial"/>
              <w:color w:val="0000FF"/>
              <w:sz w:val="18"/>
              <w:szCs w:val="18"/>
              <w:highlight w:val="white"/>
              <w:lang w:val="et-EE"/>
            </w:rPr>
          </w:rPrChange>
        </w:rPr>
        <w:t>"&gt;</w:t>
      </w:r>
    </w:p>
    <w:p w14:paraId="430D4BD4"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09"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10"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211" w:author="Miguel Ferreira" w:date="2018-12-17T14:25:00Z">
            <w:rPr>
              <w:rFonts w:ascii="Consolas" w:hAnsi="Consolas" w:cs="Arial"/>
              <w:color w:val="800000"/>
              <w:sz w:val="18"/>
              <w:szCs w:val="18"/>
              <w:highlight w:val="white"/>
              <w:lang w:val="et-EE"/>
            </w:rPr>
          </w:rPrChange>
        </w:rPr>
        <w:t>FLocat</w:t>
      </w:r>
      <w:proofErr w:type="spellEnd"/>
      <w:r w:rsidRPr="00F65186">
        <w:rPr>
          <w:rFonts w:ascii="Consolas" w:hAnsi="Consolas" w:cs="Arial"/>
          <w:color w:val="FF0000"/>
          <w:sz w:val="18"/>
          <w:szCs w:val="18"/>
          <w:highlight w:val="white"/>
          <w:rPrChange w:id="1212" w:author="Miguel Ferreira" w:date="2018-12-17T14:25:00Z">
            <w:rPr>
              <w:rFonts w:ascii="Consolas" w:hAnsi="Consolas" w:cs="Arial"/>
              <w:color w:val="FF0000"/>
              <w:sz w:val="18"/>
              <w:szCs w:val="18"/>
              <w:highlight w:val="white"/>
              <w:lang w:val="et-EE"/>
            </w:rPr>
          </w:rPrChange>
        </w:rPr>
        <w:t xml:space="preserve"> </w:t>
      </w:r>
      <w:proofErr w:type="spellStart"/>
      <w:proofErr w:type="gramStart"/>
      <w:r w:rsidRPr="00F65186">
        <w:rPr>
          <w:rFonts w:ascii="Consolas" w:hAnsi="Consolas" w:cs="Arial"/>
          <w:color w:val="FF0000"/>
          <w:sz w:val="18"/>
          <w:szCs w:val="18"/>
          <w:highlight w:val="white"/>
          <w:rPrChange w:id="1213" w:author="Miguel Ferreira" w:date="2018-12-17T14:25:00Z">
            <w:rPr>
              <w:rFonts w:ascii="Consolas" w:hAnsi="Consolas" w:cs="Arial"/>
              <w:color w:val="FF0000"/>
              <w:sz w:val="18"/>
              <w:szCs w:val="18"/>
              <w:highlight w:val="white"/>
              <w:lang w:val="et-EE"/>
            </w:rPr>
          </w:rPrChange>
        </w:rPr>
        <w:t>xlink:href</w:t>
      </w:r>
      <w:proofErr w:type="spellEnd"/>
      <w:proofErr w:type="gramEnd"/>
      <w:r w:rsidRPr="00F65186">
        <w:rPr>
          <w:rFonts w:ascii="Consolas" w:hAnsi="Consolas" w:cs="Arial"/>
          <w:color w:val="0000FF"/>
          <w:sz w:val="18"/>
          <w:szCs w:val="18"/>
          <w:highlight w:val="white"/>
          <w:rPrChange w:id="121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15" w:author="Miguel Ferreira" w:date="2018-12-17T14:25:00Z">
            <w:rPr>
              <w:rFonts w:ascii="Consolas" w:hAnsi="Consolas" w:cs="Arial"/>
              <w:color w:val="000000"/>
              <w:sz w:val="18"/>
              <w:szCs w:val="18"/>
              <w:highlight w:val="white"/>
              <w:lang w:val="et-EE"/>
            </w:rPr>
          </w:rPrChange>
        </w:rPr>
        <w:t>file://representations/representation123/METS.xsd</w:t>
      </w:r>
      <w:r w:rsidRPr="00F65186">
        <w:rPr>
          <w:rFonts w:ascii="Consolas" w:hAnsi="Consolas" w:cs="Arial"/>
          <w:color w:val="0000FF"/>
          <w:sz w:val="18"/>
          <w:szCs w:val="18"/>
          <w:highlight w:val="white"/>
          <w:lang w:val="en-GB"/>
          <w:rPrChange w:id="121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217" w:author="Miguel Ferreira" w:date="2018-12-17T14:25:00Z">
            <w:rPr>
              <w:rFonts w:ascii="Consolas" w:hAnsi="Consolas" w:cs="Arial"/>
              <w:color w:val="FF0000"/>
              <w:sz w:val="18"/>
              <w:szCs w:val="18"/>
              <w:highlight w:val="white"/>
              <w:lang w:val="et-EE"/>
            </w:rPr>
          </w:rPrChange>
        </w:rPr>
        <w:t xml:space="preserve"> </w:t>
      </w:r>
      <w:proofErr w:type="spellStart"/>
      <w:r w:rsidRPr="00F65186">
        <w:rPr>
          <w:rFonts w:ascii="Consolas" w:hAnsi="Consolas" w:cs="Arial"/>
          <w:color w:val="FF0000"/>
          <w:sz w:val="18"/>
          <w:szCs w:val="18"/>
          <w:highlight w:val="white"/>
          <w:rPrChange w:id="1218" w:author="Miguel Ferreira" w:date="2018-12-17T14:25:00Z">
            <w:rPr>
              <w:rFonts w:ascii="Consolas" w:hAnsi="Consolas" w:cs="Arial"/>
              <w:color w:val="FF0000"/>
              <w:sz w:val="18"/>
              <w:szCs w:val="18"/>
              <w:highlight w:val="white"/>
              <w:lang w:val="et-EE"/>
            </w:rPr>
          </w:rPrChange>
        </w:rPr>
        <w:t>xlink:type</w:t>
      </w:r>
      <w:proofErr w:type="spellEnd"/>
      <w:r w:rsidRPr="00F65186">
        <w:rPr>
          <w:rFonts w:ascii="Consolas" w:hAnsi="Consolas" w:cs="Arial"/>
          <w:color w:val="0000FF"/>
          <w:sz w:val="18"/>
          <w:szCs w:val="18"/>
          <w:highlight w:val="white"/>
          <w:rPrChange w:id="1219"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20" w:author="Miguel Ferreira" w:date="2018-12-17T14:25:00Z">
            <w:rPr>
              <w:rFonts w:ascii="Consolas" w:hAnsi="Consolas" w:cs="Arial"/>
              <w:color w:val="000000"/>
              <w:sz w:val="18"/>
              <w:szCs w:val="18"/>
              <w:highlight w:val="white"/>
              <w:lang w:val="et-EE"/>
            </w:rPr>
          </w:rPrChange>
        </w:rPr>
        <w:t>simple</w:t>
      </w:r>
      <w:r w:rsidRPr="00F65186">
        <w:rPr>
          <w:rFonts w:ascii="Consolas" w:hAnsi="Consolas" w:cs="Arial"/>
          <w:color w:val="0000FF"/>
          <w:sz w:val="18"/>
          <w:szCs w:val="18"/>
          <w:highlight w:val="white"/>
          <w:lang w:val="en-GB"/>
          <w:rPrChange w:id="1221"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222" w:author="Miguel Ferreira" w:date="2018-12-17T14:25:00Z">
            <w:rPr>
              <w:rFonts w:ascii="Consolas" w:hAnsi="Consolas" w:cs="Arial"/>
              <w:color w:val="FF0000"/>
              <w:sz w:val="18"/>
              <w:szCs w:val="18"/>
              <w:highlight w:val="white"/>
              <w:lang w:val="et-EE"/>
            </w:rPr>
          </w:rPrChange>
        </w:rPr>
        <w:t xml:space="preserve"> LOCTYPE</w:t>
      </w:r>
      <w:r w:rsidRPr="00F65186">
        <w:rPr>
          <w:rFonts w:ascii="Consolas" w:hAnsi="Consolas" w:cs="Arial"/>
          <w:color w:val="0000FF"/>
          <w:sz w:val="18"/>
          <w:szCs w:val="18"/>
          <w:highlight w:val="white"/>
          <w:lang w:val="en-GB"/>
          <w:rPrChange w:id="122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24" w:author="Miguel Ferreira" w:date="2018-12-17T14:25:00Z">
            <w:rPr>
              <w:rFonts w:ascii="Consolas" w:hAnsi="Consolas" w:cs="Arial"/>
              <w:color w:val="000000"/>
              <w:sz w:val="18"/>
              <w:szCs w:val="18"/>
              <w:highlight w:val="white"/>
              <w:lang w:val="et-EE"/>
            </w:rPr>
          </w:rPrChange>
        </w:rPr>
        <w:t>URL</w:t>
      </w:r>
      <w:r w:rsidRPr="00F65186">
        <w:rPr>
          <w:rFonts w:ascii="Consolas" w:hAnsi="Consolas" w:cs="Arial"/>
          <w:color w:val="0000FF"/>
          <w:sz w:val="18"/>
          <w:szCs w:val="18"/>
          <w:highlight w:val="white"/>
          <w:lang w:val="en-GB"/>
          <w:rPrChange w:id="1225" w:author="Miguel Ferreira" w:date="2018-12-17T14:25:00Z">
            <w:rPr>
              <w:rFonts w:ascii="Consolas" w:hAnsi="Consolas" w:cs="Arial"/>
              <w:color w:val="0000FF"/>
              <w:sz w:val="18"/>
              <w:szCs w:val="18"/>
              <w:highlight w:val="white"/>
              <w:lang w:val="et-EE"/>
            </w:rPr>
          </w:rPrChange>
        </w:rPr>
        <w:t>"/&gt;</w:t>
      </w:r>
    </w:p>
    <w:p w14:paraId="7022D1F1"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226" w:author="Miguel Ferreira" w:date="2018-12-17T14:26: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227" w:author="Miguel Ferreira" w:date="2018-12-17T14:25:00Z">
            <w:rPr>
              <w:rFonts w:ascii="Consolas" w:hAnsi="Consolas" w:cs="Arial"/>
              <w:color w:val="000000"/>
              <w:sz w:val="18"/>
              <w:szCs w:val="18"/>
              <w:highlight w:val="white"/>
              <w:lang w:val="et-EE"/>
            </w:rPr>
          </w:rPrChange>
        </w:rPr>
        <w:t xml:space="preserve">            </w:t>
      </w:r>
      <w:r w:rsidRPr="00C25E13">
        <w:rPr>
          <w:rFonts w:ascii="Consolas" w:hAnsi="Consolas" w:cs="Arial"/>
          <w:color w:val="0000FF"/>
          <w:sz w:val="18"/>
          <w:szCs w:val="18"/>
          <w:highlight w:val="white"/>
          <w:lang w:val="pt-PT"/>
          <w:rPrChange w:id="1228" w:author="Miguel Ferreira" w:date="2018-12-17T14:26:00Z">
            <w:rPr>
              <w:rFonts w:ascii="Consolas" w:hAnsi="Consolas" w:cs="Arial"/>
              <w:color w:val="0000FF"/>
              <w:sz w:val="18"/>
              <w:szCs w:val="18"/>
              <w:highlight w:val="white"/>
              <w:lang w:val="et-EE"/>
            </w:rPr>
          </w:rPrChange>
        </w:rPr>
        <w:t>&lt;/</w:t>
      </w:r>
      <w:r w:rsidRPr="00C25E13">
        <w:rPr>
          <w:rFonts w:ascii="Consolas" w:hAnsi="Consolas" w:cs="Arial"/>
          <w:color w:val="800000"/>
          <w:sz w:val="18"/>
          <w:szCs w:val="18"/>
          <w:highlight w:val="white"/>
          <w:lang w:val="pt-PT"/>
          <w:rPrChange w:id="1229" w:author="Miguel Ferreira" w:date="2018-12-17T14:26:00Z">
            <w:rPr>
              <w:rFonts w:ascii="Consolas" w:hAnsi="Consolas" w:cs="Arial"/>
              <w:color w:val="800000"/>
              <w:sz w:val="18"/>
              <w:szCs w:val="18"/>
              <w:highlight w:val="white"/>
              <w:lang w:val="et-EE"/>
            </w:rPr>
          </w:rPrChange>
        </w:rPr>
        <w:t>file</w:t>
      </w:r>
      <w:r w:rsidRPr="00C25E13">
        <w:rPr>
          <w:rFonts w:ascii="Consolas" w:hAnsi="Consolas" w:cs="Arial"/>
          <w:color w:val="0000FF"/>
          <w:sz w:val="18"/>
          <w:szCs w:val="18"/>
          <w:highlight w:val="white"/>
          <w:lang w:val="pt-PT"/>
          <w:rPrChange w:id="1230" w:author="Miguel Ferreira" w:date="2018-12-17T14:26:00Z">
            <w:rPr>
              <w:rFonts w:ascii="Consolas" w:hAnsi="Consolas" w:cs="Arial"/>
              <w:color w:val="0000FF"/>
              <w:sz w:val="18"/>
              <w:szCs w:val="18"/>
              <w:highlight w:val="white"/>
              <w:lang w:val="et-EE"/>
            </w:rPr>
          </w:rPrChange>
        </w:rPr>
        <w:t>&gt;</w:t>
      </w:r>
      <w:r w:rsidRPr="00C25E13">
        <w:rPr>
          <w:rFonts w:ascii="Consolas" w:hAnsi="Consolas" w:cs="Arial"/>
          <w:color w:val="000000"/>
          <w:sz w:val="18"/>
          <w:szCs w:val="18"/>
          <w:highlight w:val="white"/>
          <w:lang w:val="pt-PT"/>
          <w:rPrChange w:id="1231" w:author="Miguel Ferreira" w:date="2018-12-17T14:26:00Z">
            <w:rPr>
              <w:rFonts w:ascii="Consolas" w:hAnsi="Consolas" w:cs="Arial"/>
              <w:color w:val="000000"/>
              <w:sz w:val="18"/>
              <w:szCs w:val="18"/>
              <w:highlight w:val="white"/>
              <w:lang w:val="et-EE"/>
            </w:rPr>
          </w:rPrChange>
        </w:rPr>
        <w:tab/>
      </w:r>
      <w:r w:rsidRPr="00C25E13">
        <w:rPr>
          <w:rFonts w:ascii="Consolas" w:hAnsi="Consolas" w:cs="Arial"/>
          <w:color w:val="000000"/>
          <w:sz w:val="18"/>
          <w:szCs w:val="18"/>
          <w:highlight w:val="white"/>
          <w:lang w:val="pt-PT"/>
          <w:rPrChange w:id="1232" w:author="Miguel Ferreira" w:date="2018-12-17T14:26:00Z">
            <w:rPr>
              <w:rFonts w:ascii="Consolas" w:hAnsi="Consolas" w:cs="Arial"/>
              <w:color w:val="000000"/>
              <w:sz w:val="18"/>
              <w:szCs w:val="18"/>
              <w:highlight w:val="white"/>
              <w:lang w:val="et-EE"/>
            </w:rPr>
          </w:rPrChange>
        </w:rPr>
        <w:tab/>
      </w:r>
    </w:p>
    <w:p w14:paraId="02DCF7CD"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233"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234"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235" w:author="Miguel Ferreira" w:date="2018-12-17T14:26:00Z">
            <w:rPr>
              <w:rFonts w:ascii="Consolas" w:hAnsi="Consolas" w:cs="Arial"/>
              <w:color w:val="800000"/>
              <w:sz w:val="18"/>
              <w:szCs w:val="18"/>
              <w:highlight w:val="white"/>
              <w:lang w:val="et-EE"/>
            </w:rPr>
          </w:rPrChange>
        </w:rPr>
        <w:t>fileGrp</w:t>
      </w:r>
      <w:proofErr w:type="spellEnd"/>
      <w:r w:rsidRPr="00C25E13">
        <w:rPr>
          <w:rFonts w:ascii="Consolas" w:hAnsi="Consolas" w:cs="Arial"/>
          <w:color w:val="0000FF"/>
          <w:sz w:val="18"/>
          <w:szCs w:val="18"/>
          <w:highlight w:val="white"/>
          <w:lang w:val="pt-PT"/>
          <w:rPrChange w:id="1236" w:author="Miguel Ferreira" w:date="2018-12-17T14:26:00Z">
            <w:rPr>
              <w:rFonts w:ascii="Consolas" w:hAnsi="Consolas" w:cs="Arial"/>
              <w:color w:val="0000FF"/>
              <w:sz w:val="18"/>
              <w:szCs w:val="18"/>
              <w:highlight w:val="white"/>
              <w:lang w:val="et-EE"/>
            </w:rPr>
          </w:rPrChange>
        </w:rPr>
        <w:t>&gt;</w:t>
      </w:r>
    </w:p>
    <w:p w14:paraId="721B20A7"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237"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238"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239" w:author="Miguel Ferreira" w:date="2018-12-17T14:26:00Z">
            <w:rPr>
              <w:rFonts w:ascii="Consolas" w:hAnsi="Consolas" w:cs="Arial"/>
              <w:color w:val="800000"/>
              <w:sz w:val="18"/>
              <w:szCs w:val="18"/>
              <w:highlight w:val="white"/>
              <w:lang w:val="et-EE"/>
            </w:rPr>
          </w:rPrChange>
        </w:rPr>
        <w:t>fileGrp</w:t>
      </w:r>
      <w:proofErr w:type="spellEnd"/>
      <w:r w:rsidRPr="00C25E13">
        <w:rPr>
          <w:rFonts w:ascii="Consolas" w:hAnsi="Consolas" w:cs="Arial"/>
          <w:color w:val="0000FF"/>
          <w:sz w:val="18"/>
          <w:szCs w:val="18"/>
          <w:highlight w:val="white"/>
          <w:lang w:val="pt-PT"/>
          <w:rPrChange w:id="1240" w:author="Miguel Ferreira" w:date="2018-12-17T14:26:00Z">
            <w:rPr>
              <w:rFonts w:ascii="Consolas" w:hAnsi="Consolas" w:cs="Arial"/>
              <w:color w:val="0000FF"/>
              <w:sz w:val="18"/>
              <w:szCs w:val="18"/>
              <w:highlight w:val="white"/>
              <w:lang w:val="et-EE"/>
            </w:rPr>
          </w:rPrChange>
        </w:rPr>
        <w:t>&gt;</w:t>
      </w:r>
    </w:p>
    <w:p w14:paraId="15C094D1"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241"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242"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243" w:author="Miguel Ferreira" w:date="2018-12-17T14:26:00Z">
            <w:rPr>
              <w:rFonts w:ascii="Consolas" w:hAnsi="Consolas" w:cs="Arial"/>
              <w:color w:val="800000"/>
              <w:sz w:val="18"/>
              <w:szCs w:val="18"/>
              <w:highlight w:val="white"/>
              <w:lang w:val="et-EE"/>
            </w:rPr>
          </w:rPrChange>
        </w:rPr>
        <w:t>fileGrp</w:t>
      </w:r>
      <w:proofErr w:type="spellEnd"/>
      <w:r w:rsidRPr="00C25E13">
        <w:rPr>
          <w:rFonts w:ascii="Consolas" w:hAnsi="Consolas" w:cs="Arial"/>
          <w:color w:val="FF0000"/>
          <w:sz w:val="18"/>
          <w:szCs w:val="18"/>
          <w:highlight w:val="white"/>
          <w:lang w:val="pt-PT"/>
          <w:rPrChange w:id="1244" w:author="Miguel Ferreira" w:date="2018-12-17T14:26:00Z">
            <w:rPr>
              <w:rFonts w:ascii="Consolas" w:hAnsi="Consolas" w:cs="Arial"/>
              <w:color w:val="FF0000"/>
              <w:sz w:val="18"/>
              <w:szCs w:val="18"/>
              <w:highlight w:val="white"/>
              <w:lang w:val="et-EE"/>
            </w:rPr>
          </w:rPrChange>
        </w:rPr>
        <w:t xml:space="preserve"> USE</w:t>
      </w:r>
      <w:r w:rsidRPr="00C25E13">
        <w:rPr>
          <w:rFonts w:ascii="Consolas" w:hAnsi="Consolas" w:cs="Arial"/>
          <w:color w:val="0000FF"/>
          <w:sz w:val="18"/>
          <w:szCs w:val="18"/>
          <w:highlight w:val="white"/>
          <w:lang w:val="pt-PT"/>
          <w:rPrChange w:id="1245" w:author="Miguel Ferreira" w:date="2018-12-17T14:26:00Z">
            <w:rPr>
              <w:rFonts w:ascii="Consolas" w:hAnsi="Consolas" w:cs="Arial"/>
              <w:color w:val="0000FF"/>
              <w:sz w:val="18"/>
              <w:szCs w:val="18"/>
              <w:highlight w:val="white"/>
              <w:lang w:val="et-EE"/>
            </w:rPr>
          </w:rPrChange>
        </w:rPr>
        <w:t>="</w:t>
      </w:r>
      <w:proofErr w:type="spellStart"/>
      <w:r w:rsidRPr="00C25E13">
        <w:rPr>
          <w:rFonts w:ascii="Consolas" w:hAnsi="Consolas" w:cs="Arial"/>
          <w:color w:val="000000"/>
          <w:sz w:val="18"/>
          <w:szCs w:val="18"/>
          <w:highlight w:val="white"/>
          <w:lang w:val="pt-PT"/>
          <w:rPrChange w:id="1246" w:author="Miguel Ferreira" w:date="2018-12-17T14:26:00Z">
            <w:rPr>
              <w:rFonts w:ascii="Consolas" w:hAnsi="Consolas" w:cs="Arial"/>
              <w:color w:val="000000"/>
              <w:sz w:val="18"/>
              <w:szCs w:val="18"/>
              <w:highlight w:val="white"/>
              <w:lang w:val="et-EE"/>
            </w:rPr>
          </w:rPrChange>
        </w:rPr>
        <w:t>documentation</w:t>
      </w:r>
      <w:proofErr w:type="spellEnd"/>
      <w:r w:rsidRPr="00C25E13">
        <w:rPr>
          <w:rFonts w:ascii="Consolas" w:hAnsi="Consolas" w:cs="Arial"/>
          <w:color w:val="0000FF"/>
          <w:sz w:val="18"/>
          <w:szCs w:val="18"/>
          <w:highlight w:val="white"/>
          <w:lang w:val="pt-PT"/>
          <w:rPrChange w:id="1247"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FF0000"/>
          <w:sz w:val="18"/>
          <w:szCs w:val="18"/>
          <w:highlight w:val="white"/>
          <w:lang w:val="pt-PT"/>
          <w:rPrChange w:id="1248" w:author="Miguel Ferreira" w:date="2018-12-17T14:26:00Z">
            <w:rPr>
              <w:rFonts w:ascii="Consolas" w:hAnsi="Consolas" w:cs="Arial"/>
              <w:color w:val="FF0000"/>
              <w:sz w:val="18"/>
              <w:szCs w:val="18"/>
              <w:highlight w:val="white"/>
              <w:lang w:val="et-EE"/>
            </w:rPr>
          </w:rPrChange>
        </w:rPr>
        <w:t xml:space="preserve"> ID</w:t>
      </w:r>
      <w:r w:rsidRPr="00C25E13">
        <w:rPr>
          <w:rFonts w:ascii="Consolas" w:hAnsi="Consolas" w:cs="Arial"/>
          <w:color w:val="0000FF"/>
          <w:sz w:val="18"/>
          <w:szCs w:val="18"/>
          <w:highlight w:val="white"/>
          <w:lang w:val="pt-PT"/>
          <w:rPrChange w:id="1249"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250" w:author="Miguel Ferreira" w:date="2018-12-17T14:26:00Z">
            <w:rPr>
              <w:rFonts w:ascii="Consolas" w:hAnsi="Consolas" w:cs="Arial"/>
              <w:color w:val="000000"/>
              <w:sz w:val="18"/>
              <w:szCs w:val="18"/>
              <w:highlight w:val="white"/>
              <w:lang w:val="et-EE"/>
            </w:rPr>
          </w:rPrChange>
        </w:rPr>
        <w:t>ID7d136e4c-26fe-40da-85a2-67a42efd6b27</w:t>
      </w:r>
      <w:r w:rsidRPr="00C25E13">
        <w:rPr>
          <w:rFonts w:ascii="Consolas" w:hAnsi="Consolas" w:cs="Arial"/>
          <w:color w:val="0000FF"/>
          <w:sz w:val="18"/>
          <w:szCs w:val="18"/>
          <w:highlight w:val="white"/>
          <w:lang w:val="pt-PT"/>
          <w:rPrChange w:id="1251" w:author="Miguel Ferreira" w:date="2018-12-17T14:26:00Z">
            <w:rPr>
              <w:rFonts w:ascii="Consolas" w:hAnsi="Consolas" w:cs="Arial"/>
              <w:color w:val="0000FF"/>
              <w:sz w:val="18"/>
              <w:szCs w:val="18"/>
              <w:highlight w:val="white"/>
              <w:lang w:val="et-EE"/>
            </w:rPr>
          </w:rPrChange>
        </w:rPr>
        <w:t>"&gt;</w:t>
      </w:r>
    </w:p>
    <w:p w14:paraId="1819E0EF"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52" w:author="Miguel Ferreira" w:date="2018-12-17T14:25:00Z">
            <w:rPr>
              <w:rFonts w:ascii="Consolas" w:hAnsi="Consolas" w:cs="Arial"/>
              <w:color w:val="000000"/>
              <w:sz w:val="18"/>
              <w:szCs w:val="18"/>
              <w:highlight w:val="white"/>
              <w:lang w:val="et-EE"/>
            </w:rPr>
          </w:rPrChange>
        </w:rPr>
      </w:pPr>
      <w:r w:rsidRPr="00C25E13">
        <w:rPr>
          <w:rFonts w:ascii="Consolas" w:hAnsi="Consolas" w:cs="Arial"/>
          <w:color w:val="000000"/>
          <w:sz w:val="18"/>
          <w:szCs w:val="18"/>
          <w:highlight w:val="white"/>
          <w:lang w:val="pt-PT"/>
          <w:rPrChange w:id="1253" w:author="Miguel Ferreira" w:date="2018-12-17T14:26:00Z">
            <w:rPr>
              <w:rFonts w:ascii="Consolas" w:hAnsi="Consolas" w:cs="Arial"/>
              <w:color w:val="000000"/>
              <w:sz w:val="18"/>
              <w:szCs w:val="18"/>
              <w:highlight w:val="white"/>
              <w:lang w:val="et-EE"/>
            </w:rPr>
          </w:rPrChange>
        </w:rPr>
        <w:t xml:space="preserve">      </w:t>
      </w:r>
      <w:r w:rsidRPr="00F65186">
        <w:rPr>
          <w:rFonts w:ascii="Consolas" w:hAnsi="Consolas" w:cs="Arial"/>
          <w:color w:val="000000"/>
          <w:sz w:val="18"/>
          <w:szCs w:val="18"/>
          <w:highlight w:val="white"/>
          <w:rPrChange w:id="1254" w:author="Miguel Ferreira" w:date="2018-12-17T14:25:00Z">
            <w:rPr>
              <w:rFonts w:ascii="Consolas" w:hAnsi="Consolas" w:cs="Arial"/>
              <w:color w:val="000000"/>
              <w:sz w:val="18"/>
              <w:szCs w:val="18"/>
              <w:highlight w:val="white"/>
              <w:lang w:val="et-EE"/>
            </w:rPr>
          </w:rPrChange>
        </w:rPr>
        <w:t>...</w:t>
      </w:r>
      <w:r w:rsidRPr="00F65186">
        <w:rPr>
          <w:rFonts w:ascii="Consolas" w:hAnsi="Consolas" w:cs="Arial"/>
          <w:color w:val="000000"/>
          <w:sz w:val="18"/>
          <w:szCs w:val="18"/>
          <w:highlight w:val="white"/>
          <w:lang w:val="en-GB"/>
          <w:rPrChange w:id="1255" w:author="Miguel Ferreira" w:date="2018-12-17T14:25:00Z">
            <w:rPr>
              <w:rFonts w:ascii="Consolas" w:hAnsi="Consolas" w:cs="Arial"/>
              <w:color w:val="000000"/>
              <w:sz w:val="18"/>
              <w:szCs w:val="18"/>
              <w:highlight w:val="white"/>
              <w:lang w:val="et-EE"/>
            </w:rPr>
          </w:rPrChange>
        </w:rPr>
        <w:tab/>
      </w:r>
      <w:r w:rsidRPr="00F65186">
        <w:rPr>
          <w:rFonts w:ascii="Consolas" w:hAnsi="Consolas" w:cs="Arial"/>
          <w:color w:val="000000"/>
          <w:sz w:val="18"/>
          <w:szCs w:val="18"/>
          <w:highlight w:val="white"/>
          <w:rPrChange w:id="1256" w:author="Miguel Ferreira" w:date="2018-12-17T14:25:00Z">
            <w:rPr>
              <w:rFonts w:ascii="Consolas" w:hAnsi="Consolas" w:cs="Arial"/>
              <w:color w:val="000000"/>
              <w:sz w:val="18"/>
              <w:szCs w:val="18"/>
              <w:highlight w:val="white"/>
              <w:lang w:val="et-EE"/>
            </w:rPr>
          </w:rPrChange>
        </w:rPr>
        <w:tab/>
      </w:r>
    </w:p>
    <w:p w14:paraId="33D6DD7C"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57"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58"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259"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0000FF"/>
          <w:sz w:val="18"/>
          <w:szCs w:val="18"/>
          <w:highlight w:val="white"/>
          <w:rPrChange w:id="1260" w:author="Miguel Ferreira" w:date="2018-12-17T14:25:00Z">
            <w:rPr>
              <w:rFonts w:ascii="Consolas" w:hAnsi="Consolas" w:cs="Arial"/>
              <w:color w:val="0000FF"/>
              <w:sz w:val="18"/>
              <w:szCs w:val="18"/>
              <w:highlight w:val="white"/>
              <w:lang w:val="et-EE"/>
            </w:rPr>
          </w:rPrChange>
        </w:rPr>
        <w:t>&gt;</w:t>
      </w:r>
    </w:p>
    <w:p w14:paraId="54FB9B6A"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61"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62"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263"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0000FF"/>
          <w:sz w:val="18"/>
          <w:szCs w:val="18"/>
          <w:highlight w:val="white"/>
          <w:rPrChange w:id="1264" w:author="Miguel Ferreira" w:date="2018-12-17T14:25:00Z">
            <w:rPr>
              <w:rFonts w:ascii="Consolas" w:hAnsi="Consolas" w:cs="Arial"/>
              <w:color w:val="0000FF"/>
              <w:sz w:val="18"/>
              <w:szCs w:val="18"/>
              <w:highlight w:val="white"/>
              <w:lang w:val="et-EE"/>
            </w:rPr>
          </w:rPrChange>
        </w:rPr>
        <w:t>&gt;</w:t>
      </w:r>
    </w:p>
    <w:p w14:paraId="53860248" w14:textId="77777777" w:rsidR="00AC4C37" w:rsidRPr="00F65186" w:rsidRDefault="00AC4C37" w:rsidP="00AC4C37">
      <w:pPr>
        <w:rPr>
          <w:rFonts w:ascii="Consolas" w:hAnsi="Consolas" w:cs="Arial"/>
          <w:color w:val="0000FF"/>
          <w:sz w:val="18"/>
          <w:szCs w:val="18"/>
          <w:highlight w:val="white"/>
          <w:rPrChange w:id="1265" w:author="Miguel Ferreira" w:date="2018-12-17T14:25:00Z">
            <w:rPr>
              <w:rFonts w:ascii="Consolas" w:hAnsi="Consolas" w:cs="Arial"/>
              <w:color w:val="0000FF"/>
              <w:sz w:val="18"/>
              <w:szCs w:val="18"/>
              <w:highlight w:val="white"/>
              <w:lang w:val="et-EE"/>
            </w:rPr>
          </w:rPrChange>
        </w:rPr>
      </w:pPr>
      <w:r w:rsidRPr="00F65186">
        <w:rPr>
          <w:rFonts w:ascii="Consolas" w:hAnsi="Consolas" w:cs="Arial"/>
          <w:color w:val="0000FF"/>
          <w:sz w:val="18"/>
          <w:szCs w:val="18"/>
          <w:highlight w:val="white"/>
          <w:rPrChange w:id="1266"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267" w:author="Miguel Ferreira" w:date="2018-12-17T14:25:00Z">
            <w:rPr>
              <w:rFonts w:ascii="Consolas" w:hAnsi="Consolas" w:cs="Arial"/>
              <w:color w:val="800000"/>
              <w:sz w:val="18"/>
              <w:szCs w:val="18"/>
              <w:highlight w:val="white"/>
              <w:lang w:val="et-EE"/>
            </w:rPr>
          </w:rPrChange>
        </w:rPr>
        <w:t>fileSec</w:t>
      </w:r>
      <w:proofErr w:type="spellEnd"/>
      <w:r w:rsidRPr="00F65186">
        <w:rPr>
          <w:rFonts w:ascii="Consolas" w:hAnsi="Consolas" w:cs="Arial"/>
          <w:color w:val="0000FF"/>
          <w:sz w:val="18"/>
          <w:szCs w:val="18"/>
          <w:highlight w:val="white"/>
          <w:rPrChange w:id="1268" w:author="Miguel Ferreira" w:date="2018-12-17T14:25:00Z">
            <w:rPr>
              <w:rFonts w:ascii="Consolas" w:hAnsi="Consolas" w:cs="Arial"/>
              <w:color w:val="0000FF"/>
              <w:sz w:val="18"/>
              <w:szCs w:val="18"/>
              <w:highlight w:val="white"/>
              <w:lang w:val="et-EE"/>
            </w:rPr>
          </w:rPrChange>
        </w:rPr>
        <w:t>&gt;</w:t>
      </w:r>
    </w:p>
    <w:p w14:paraId="571256A7" w14:textId="77777777" w:rsidR="00AC4C37" w:rsidRPr="00581988" w:rsidRDefault="00AC4C37" w:rsidP="00AC4C37">
      <w:pPr>
        <w:rPr>
          <w:b/>
        </w:rPr>
      </w:pPr>
      <w:r w:rsidRPr="00581988">
        <w:rPr>
          <w:b/>
        </w:rPr>
        <w:t>Example of the &lt;</w:t>
      </w:r>
      <w:proofErr w:type="spellStart"/>
      <w:r w:rsidRPr="00581988">
        <w:rPr>
          <w:b/>
        </w:rPr>
        <w:t>fileSec</w:t>
      </w:r>
      <w:proofErr w:type="spellEnd"/>
      <w:r w:rsidRPr="00581988">
        <w:rPr>
          <w:b/>
        </w:rPr>
        <w:t>&gt; element (representation METS file):</w:t>
      </w:r>
    </w:p>
    <w:p w14:paraId="75931DFB"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69"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70"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271" w:author="Miguel Ferreira" w:date="2018-12-17T14:25:00Z">
            <w:rPr>
              <w:rFonts w:ascii="Consolas" w:hAnsi="Consolas" w:cs="Arial"/>
              <w:color w:val="800000"/>
              <w:sz w:val="18"/>
              <w:szCs w:val="18"/>
              <w:highlight w:val="white"/>
              <w:lang w:val="et-EE"/>
            </w:rPr>
          </w:rPrChange>
        </w:rPr>
        <w:t>fileSec</w:t>
      </w:r>
      <w:proofErr w:type="spellEnd"/>
      <w:r w:rsidRPr="00F65186">
        <w:rPr>
          <w:rFonts w:ascii="Consolas" w:hAnsi="Consolas" w:cs="Arial"/>
          <w:color w:val="0000FF"/>
          <w:sz w:val="18"/>
          <w:szCs w:val="18"/>
          <w:highlight w:val="white"/>
          <w:rPrChange w:id="1272" w:author="Miguel Ferreira" w:date="2018-12-17T14:25:00Z">
            <w:rPr>
              <w:rFonts w:ascii="Consolas" w:hAnsi="Consolas" w:cs="Arial"/>
              <w:color w:val="0000FF"/>
              <w:sz w:val="18"/>
              <w:szCs w:val="18"/>
              <w:highlight w:val="white"/>
              <w:lang w:val="et-EE"/>
            </w:rPr>
          </w:rPrChange>
        </w:rPr>
        <w:t>&gt;</w:t>
      </w:r>
    </w:p>
    <w:p w14:paraId="27F213CE"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73"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74"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275"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276"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277" w:author="Miguel Ferreira" w:date="2018-12-17T14:25:00Z">
            <w:rPr>
              <w:rFonts w:ascii="Consolas" w:hAnsi="Consolas" w:cs="Arial"/>
              <w:color w:val="0000FF"/>
              <w:sz w:val="18"/>
              <w:szCs w:val="18"/>
              <w:highlight w:val="white"/>
              <w:lang w:val="et-EE"/>
            </w:rPr>
          </w:rPrChange>
        </w:rPr>
        <w:t>="</w:t>
      </w:r>
      <w:r w:rsidR="006A5FEF" w:rsidRPr="00F65186">
        <w:rPr>
          <w:rFonts w:ascii="Consolas" w:hAnsi="Consolas" w:cs="Arial"/>
          <w:color w:val="000000"/>
          <w:sz w:val="18"/>
          <w:szCs w:val="18"/>
          <w:highlight w:val="white"/>
          <w:lang w:val="en-GB"/>
          <w:rPrChange w:id="1278" w:author="Miguel Ferreira" w:date="2018-12-17T14:25:00Z">
            <w:rPr>
              <w:rFonts w:ascii="Consolas" w:hAnsi="Consolas" w:cs="Arial"/>
              <w:color w:val="000000"/>
              <w:sz w:val="18"/>
              <w:szCs w:val="18"/>
              <w:highlight w:val="white"/>
              <w:lang w:val="et-EE"/>
            </w:rPr>
          </w:rPrChange>
        </w:rPr>
        <w:t>F</w:t>
      </w:r>
      <w:r w:rsidRPr="00F65186">
        <w:rPr>
          <w:rFonts w:ascii="Consolas" w:hAnsi="Consolas" w:cs="Arial"/>
          <w:color w:val="000000"/>
          <w:sz w:val="18"/>
          <w:szCs w:val="18"/>
          <w:highlight w:val="white"/>
          <w:rPrChange w:id="1279" w:author="Miguel Ferreira" w:date="2018-12-17T14:25:00Z">
            <w:rPr>
              <w:rFonts w:ascii="Consolas" w:hAnsi="Consolas" w:cs="Arial"/>
              <w:color w:val="000000"/>
              <w:sz w:val="18"/>
              <w:szCs w:val="18"/>
              <w:highlight w:val="white"/>
              <w:lang w:val="et-EE"/>
            </w:rPr>
          </w:rPrChange>
        </w:rPr>
        <w:t>iles representation representation123</w:t>
      </w:r>
      <w:r w:rsidRPr="00F65186">
        <w:rPr>
          <w:rFonts w:ascii="Consolas" w:hAnsi="Consolas" w:cs="Arial"/>
          <w:color w:val="0000FF"/>
          <w:sz w:val="18"/>
          <w:szCs w:val="18"/>
          <w:highlight w:val="white"/>
          <w:lang w:val="en-GB"/>
          <w:rPrChange w:id="128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281"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28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83" w:author="Miguel Ferreira" w:date="2018-12-17T14:25:00Z">
            <w:rPr>
              <w:rFonts w:ascii="Consolas" w:hAnsi="Consolas" w:cs="Arial"/>
              <w:color w:val="000000"/>
              <w:sz w:val="18"/>
              <w:szCs w:val="18"/>
              <w:highlight w:val="white"/>
              <w:lang w:val="et-EE"/>
            </w:rPr>
          </w:rPrChange>
        </w:rPr>
        <w:t>IDae911aa8-24f0-4bd8-a684-32044b89d687</w:t>
      </w:r>
      <w:r w:rsidRPr="00F65186">
        <w:rPr>
          <w:rFonts w:ascii="Consolas" w:hAnsi="Consolas" w:cs="Arial"/>
          <w:color w:val="0000FF"/>
          <w:sz w:val="18"/>
          <w:szCs w:val="18"/>
          <w:highlight w:val="white"/>
          <w:lang w:val="en-GB"/>
          <w:rPrChange w:id="1284" w:author="Miguel Ferreira" w:date="2018-12-17T14:25:00Z">
            <w:rPr>
              <w:rFonts w:ascii="Consolas" w:hAnsi="Consolas" w:cs="Arial"/>
              <w:color w:val="0000FF"/>
              <w:sz w:val="18"/>
              <w:szCs w:val="18"/>
              <w:highlight w:val="white"/>
              <w:lang w:val="et-EE"/>
            </w:rPr>
          </w:rPrChange>
        </w:rPr>
        <w:t>"&gt;</w:t>
      </w:r>
    </w:p>
    <w:p w14:paraId="0CEE95CA"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85"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86"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287"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288"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289"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90" w:author="Miguel Ferreira" w:date="2018-12-17T14:25:00Z">
            <w:rPr>
              <w:rFonts w:ascii="Consolas" w:hAnsi="Consolas" w:cs="Arial"/>
              <w:color w:val="000000"/>
              <w:sz w:val="18"/>
              <w:szCs w:val="18"/>
              <w:highlight w:val="white"/>
              <w:lang w:val="et-EE"/>
            </w:rPr>
          </w:rPrChange>
        </w:rPr>
        <w:t>data</w:t>
      </w:r>
      <w:r w:rsidRPr="00F65186">
        <w:rPr>
          <w:rFonts w:ascii="Consolas" w:hAnsi="Consolas" w:cs="Arial"/>
          <w:color w:val="0000FF"/>
          <w:sz w:val="18"/>
          <w:szCs w:val="18"/>
          <w:highlight w:val="white"/>
          <w:lang w:val="en-GB"/>
          <w:rPrChange w:id="1291"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292"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29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294" w:author="Miguel Ferreira" w:date="2018-12-17T14:25:00Z">
            <w:rPr>
              <w:rFonts w:ascii="Consolas" w:hAnsi="Consolas" w:cs="Arial"/>
              <w:color w:val="000000"/>
              <w:sz w:val="18"/>
              <w:szCs w:val="18"/>
              <w:highlight w:val="white"/>
              <w:lang w:val="et-EE"/>
            </w:rPr>
          </w:rPrChange>
        </w:rPr>
        <w:t>IDae911aa8-24f0-4bd8-a684-321556389d687</w:t>
      </w:r>
      <w:r w:rsidRPr="00F65186">
        <w:rPr>
          <w:rFonts w:ascii="Consolas" w:hAnsi="Consolas" w:cs="Arial"/>
          <w:color w:val="0000FF"/>
          <w:sz w:val="18"/>
          <w:szCs w:val="18"/>
          <w:highlight w:val="white"/>
          <w:lang w:val="en-GB"/>
          <w:rPrChange w:id="1295" w:author="Miguel Ferreira" w:date="2018-12-17T14:25:00Z">
            <w:rPr>
              <w:rFonts w:ascii="Consolas" w:hAnsi="Consolas" w:cs="Arial"/>
              <w:color w:val="0000FF"/>
              <w:sz w:val="18"/>
              <w:szCs w:val="18"/>
              <w:highlight w:val="white"/>
              <w:lang w:val="et-EE"/>
            </w:rPr>
          </w:rPrChange>
        </w:rPr>
        <w:t>"&gt;</w:t>
      </w:r>
    </w:p>
    <w:p w14:paraId="37F51297"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296"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297"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298"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FF0000"/>
          <w:sz w:val="18"/>
          <w:szCs w:val="18"/>
          <w:highlight w:val="white"/>
          <w:rPrChange w:id="1299"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30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01" w:author="Miguel Ferreira" w:date="2018-12-17T14:25:00Z">
            <w:rPr>
              <w:rFonts w:ascii="Consolas" w:hAnsi="Consolas" w:cs="Arial"/>
              <w:color w:val="000000"/>
              <w:sz w:val="18"/>
              <w:szCs w:val="18"/>
              <w:highlight w:val="white"/>
              <w:lang w:val="et-EE"/>
            </w:rPr>
          </w:rPrChange>
        </w:rPr>
        <w:t>user-defined-data-subfolder</w:t>
      </w:r>
      <w:r w:rsidRPr="00F65186">
        <w:rPr>
          <w:rFonts w:ascii="Consolas" w:hAnsi="Consolas" w:cs="Arial"/>
          <w:color w:val="0000FF"/>
          <w:sz w:val="18"/>
          <w:szCs w:val="18"/>
          <w:highlight w:val="white"/>
          <w:lang w:val="en-GB"/>
          <w:rPrChange w:id="130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03"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30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05" w:author="Miguel Ferreira" w:date="2018-12-17T14:25:00Z">
            <w:rPr>
              <w:rFonts w:ascii="Consolas" w:hAnsi="Consolas" w:cs="Arial"/>
              <w:color w:val="000000"/>
              <w:sz w:val="18"/>
              <w:szCs w:val="18"/>
              <w:highlight w:val="white"/>
              <w:lang w:val="et-EE"/>
            </w:rPr>
          </w:rPrChange>
        </w:rPr>
        <w:t>IDae911aa8-24f0-4bd8-a684-32044b89d789</w:t>
      </w:r>
      <w:r w:rsidRPr="00F65186">
        <w:rPr>
          <w:rFonts w:ascii="Consolas" w:hAnsi="Consolas" w:cs="Arial"/>
          <w:color w:val="0000FF"/>
          <w:sz w:val="18"/>
          <w:szCs w:val="18"/>
          <w:highlight w:val="white"/>
          <w:lang w:val="en-GB"/>
          <w:rPrChange w:id="1306" w:author="Miguel Ferreira" w:date="2018-12-17T14:25:00Z">
            <w:rPr>
              <w:rFonts w:ascii="Consolas" w:hAnsi="Consolas" w:cs="Arial"/>
              <w:color w:val="0000FF"/>
              <w:sz w:val="18"/>
              <w:szCs w:val="18"/>
              <w:highlight w:val="white"/>
              <w:lang w:val="et-EE"/>
            </w:rPr>
          </w:rPrChange>
        </w:rPr>
        <w:t>"&gt;</w:t>
      </w:r>
    </w:p>
    <w:p w14:paraId="4FD70B23"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307"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308"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309"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rPrChange w:id="1310" w:author="Miguel Ferreira" w:date="2018-12-17T14:25:00Z">
            <w:rPr>
              <w:rFonts w:ascii="Consolas" w:hAnsi="Consolas" w:cs="Arial"/>
              <w:color w:val="800000"/>
              <w:sz w:val="18"/>
              <w:szCs w:val="18"/>
              <w:highlight w:val="white"/>
              <w:lang w:val="et-EE"/>
            </w:rPr>
          </w:rPrChange>
        </w:rPr>
        <w:t>file</w:t>
      </w:r>
      <w:r w:rsidRPr="00F65186">
        <w:rPr>
          <w:rFonts w:ascii="Consolas" w:hAnsi="Consolas" w:cs="Arial"/>
          <w:color w:val="FF0000"/>
          <w:sz w:val="18"/>
          <w:szCs w:val="18"/>
          <w:highlight w:val="white"/>
          <w:lang w:val="en-GB"/>
          <w:rPrChange w:id="1311" w:author="Miguel Ferreira" w:date="2018-12-17T14:25:00Z">
            <w:rPr>
              <w:rFonts w:ascii="Consolas" w:hAnsi="Consolas" w:cs="Arial"/>
              <w:color w:val="FF0000"/>
              <w:sz w:val="18"/>
              <w:szCs w:val="18"/>
              <w:highlight w:val="white"/>
              <w:lang w:val="et-EE"/>
            </w:rPr>
          </w:rPrChange>
        </w:rPr>
        <w:t xml:space="preserve"> MIMETYPE</w:t>
      </w:r>
      <w:r w:rsidRPr="00F65186">
        <w:rPr>
          <w:rFonts w:ascii="Consolas" w:hAnsi="Consolas" w:cs="Arial"/>
          <w:color w:val="0000FF"/>
          <w:sz w:val="18"/>
          <w:szCs w:val="18"/>
          <w:highlight w:val="white"/>
          <w:lang w:val="en-GB"/>
          <w:rPrChange w:id="131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13" w:author="Miguel Ferreira" w:date="2018-12-17T14:25:00Z">
            <w:rPr>
              <w:rFonts w:ascii="Consolas" w:hAnsi="Consolas" w:cs="Arial"/>
              <w:color w:val="000000"/>
              <w:sz w:val="18"/>
              <w:szCs w:val="18"/>
              <w:highlight w:val="white"/>
              <w:lang w:val="et-EE"/>
            </w:rPr>
          </w:rPrChange>
        </w:rPr>
        <w:t>application/pdf</w:t>
      </w:r>
      <w:r w:rsidRPr="00F65186">
        <w:rPr>
          <w:rFonts w:ascii="Consolas" w:hAnsi="Consolas" w:cs="Arial"/>
          <w:color w:val="0000FF"/>
          <w:sz w:val="18"/>
          <w:szCs w:val="18"/>
          <w:highlight w:val="white"/>
          <w:lang w:val="en-GB"/>
          <w:rPrChange w:id="131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15" w:author="Miguel Ferreira" w:date="2018-12-17T14:25:00Z">
            <w:rPr>
              <w:rFonts w:ascii="Consolas" w:hAnsi="Consolas" w:cs="Arial"/>
              <w:color w:val="FF0000"/>
              <w:sz w:val="18"/>
              <w:szCs w:val="18"/>
              <w:highlight w:val="white"/>
              <w:lang w:val="et-EE"/>
            </w:rPr>
          </w:rPrChange>
        </w:rPr>
        <w:t xml:space="preserve"> USE</w:t>
      </w:r>
      <w:r w:rsidRPr="00F65186">
        <w:rPr>
          <w:rFonts w:ascii="Consolas" w:hAnsi="Consolas" w:cs="Arial"/>
          <w:color w:val="0000FF"/>
          <w:sz w:val="18"/>
          <w:szCs w:val="18"/>
          <w:highlight w:val="white"/>
          <w:lang w:val="en-GB"/>
          <w:rPrChange w:id="131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17" w:author="Miguel Ferreira" w:date="2018-12-17T14:25:00Z">
            <w:rPr>
              <w:rFonts w:ascii="Consolas" w:hAnsi="Consolas" w:cs="Arial"/>
              <w:color w:val="000000"/>
              <w:sz w:val="18"/>
              <w:szCs w:val="18"/>
              <w:highlight w:val="white"/>
              <w:lang w:val="et-EE"/>
            </w:rPr>
          </w:rPrChange>
        </w:rPr>
        <w:t>data</w:t>
      </w:r>
      <w:r w:rsidRPr="00F65186">
        <w:rPr>
          <w:rFonts w:ascii="Consolas" w:hAnsi="Consolas" w:cs="Arial"/>
          <w:color w:val="0000FF"/>
          <w:sz w:val="18"/>
          <w:szCs w:val="18"/>
          <w:highlight w:val="white"/>
          <w:lang w:val="en-GB"/>
          <w:rPrChange w:id="131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19" w:author="Miguel Ferreira" w:date="2018-12-17T14:25:00Z">
            <w:rPr>
              <w:rFonts w:ascii="Consolas" w:hAnsi="Consolas" w:cs="Arial"/>
              <w:color w:val="FF0000"/>
              <w:sz w:val="18"/>
              <w:szCs w:val="18"/>
              <w:highlight w:val="white"/>
              <w:lang w:val="et-EE"/>
            </w:rPr>
          </w:rPrChange>
        </w:rPr>
        <w:t xml:space="preserve"> CHECKSUMTYPE</w:t>
      </w:r>
      <w:r w:rsidRPr="00F65186">
        <w:rPr>
          <w:rFonts w:ascii="Consolas" w:hAnsi="Consolas" w:cs="Arial"/>
          <w:color w:val="0000FF"/>
          <w:sz w:val="18"/>
          <w:szCs w:val="18"/>
          <w:highlight w:val="white"/>
          <w:lang w:val="en-GB"/>
          <w:rPrChange w:id="132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21" w:author="Miguel Ferreira" w:date="2018-12-17T14:25:00Z">
            <w:rPr>
              <w:rFonts w:ascii="Consolas" w:hAnsi="Consolas" w:cs="Arial"/>
              <w:color w:val="000000"/>
              <w:sz w:val="18"/>
              <w:szCs w:val="18"/>
              <w:highlight w:val="white"/>
              <w:lang w:val="et-EE"/>
            </w:rPr>
          </w:rPrChange>
        </w:rPr>
        <w:t>SHA-256</w:t>
      </w:r>
      <w:r w:rsidRPr="00F65186">
        <w:rPr>
          <w:rFonts w:ascii="Consolas" w:hAnsi="Consolas" w:cs="Arial"/>
          <w:color w:val="0000FF"/>
          <w:sz w:val="18"/>
          <w:szCs w:val="18"/>
          <w:highlight w:val="white"/>
          <w:lang w:val="en-GB"/>
          <w:rPrChange w:id="132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23" w:author="Miguel Ferreira" w:date="2018-12-17T14:25:00Z">
            <w:rPr>
              <w:rFonts w:ascii="Consolas" w:hAnsi="Consolas" w:cs="Arial"/>
              <w:color w:val="FF0000"/>
              <w:sz w:val="18"/>
              <w:szCs w:val="18"/>
              <w:highlight w:val="white"/>
              <w:lang w:val="et-EE"/>
            </w:rPr>
          </w:rPrChange>
        </w:rPr>
        <w:t xml:space="preserve"> CREATED</w:t>
      </w:r>
      <w:r w:rsidRPr="00F65186">
        <w:rPr>
          <w:rFonts w:ascii="Consolas" w:hAnsi="Consolas" w:cs="Arial"/>
          <w:color w:val="0000FF"/>
          <w:sz w:val="18"/>
          <w:szCs w:val="18"/>
          <w:highlight w:val="white"/>
          <w:lang w:val="en-GB"/>
          <w:rPrChange w:id="132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25" w:author="Miguel Ferreira" w:date="2018-12-17T14:25:00Z">
            <w:rPr>
              <w:rFonts w:ascii="Consolas" w:hAnsi="Consolas" w:cs="Arial"/>
              <w:color w:val="000000"/>
              <w:sz w:val="18"/>
              <w:szCs w:val="18"/>
              <w:highlight w:val="white"/>
              <w:lang w:val="et-EE"/>
            </w:rPr>
          </w:rPrChange>
        </w:rPr>
        <w:t>2015-12-04T09:59:45</w:t>
      </w:r>
      <w:r w:rsidRPr="00F65186">
        <w:rPr>
          <w:rFonts w:ascii="Consolas" w:hAnsi="Consolas" w:cs="Arial"/>
          <w:color w:val="0000FF"/>
          <w:sz w:val="18"/>
          <w:szCs w:val="18"/>
          <w:highlight w:val="white"/>
          <w:lang w:val="en-GB"/>
          <w:rPrChange w:id="132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27" w:author="Miguel Ferreira" w:date="2018-12-17T14:25:00Z">
            <w:rPr>
              <w:rFonts w:ascii="Consolas" w:hAnsi="Consolas" w:cs="Arial"/>
              <w:color w:val="FF0000"/>
              <w:sz w:val="18"/>
              <w:szCs w:val="18"/>
              <w:highlight w:val="white"/>
              <w:lang w:val="et-EE"/>
            </w:rPr>
          </w:rPrChange>
        </w:rPr>
        <w:t xml:space="preserve"> CHECKSUM</w:t>
      </w:r>
      <w:r w:rsidRPr="00F65186">
        <w:rPr>
          <w:rFonts w:ascii="Consolas" w:hAnsi="Consolas" w:cs="Arial"/>
          <w:color w:val="0000FF"/>
          <w:sz w:val="18"/>
          <w:szCs w:val="18"/>
          <w:highlight w:val="white"/>
          <w:lang w:val="en-GB"/>
          <w:rPrChange w:id="132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29" w:author="Miguel Ferreira" w:date="2018-12-17T14:25:00Z">
            <w:rPr>
              <w:rFonts w:ascii="Consolas" w:hAnsi="Consolas" w:cs="Arial"/>
              <w:color w:val="000000"/>
              <w:sz w:val="18"/>
              <w:szCs w:val="18"/>
              <w:highlight w:val="white"/>
              <w:lang w:val="et-EE"/>
            </w:rPr>
          </w:rPrChange>
        </w:rPr>
        <w:t>41d38f0a204e7dbda2838d93ad8eb5cf6bed92acd9c2f06f497faf47722e990d</w:t>
      </w:r>
      <w:r w:rsidRPr="00F65186">
        <w:rPr>
          <w:rFonts w:ascii="Consolas" w:hAnsi="Consolas" w:cs="Arial"/>
          <w:color w:val="0000FF"/>
          <w:sz w:val="18"/>
          <w:szCs w:val="18"/>
          <w:highlight w:val="white"/>
          <w:lang w:val="en-GB"/>
          <w:rPrChange w:id="133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31" w:author="Miguel Ferreira" w:date="2018-12-17T14:25:00Z">
            <w:rPr>
              <w:rFonts w:ascii="Consolas" w:hAnsi="Consolas" w:cs="Arial"/>
              <w:color w:val="FF0000"/>
              <w:sz w:val="18"/>
              <w:szCs w:val="18"/>
              <w:highlight w:val="white"/>
              <w:lang w:val="et-EE"/>
            </w:rPr>
          </w:rPrChange>
        </w:rPr>
        <w:t xml:space="preserve"> ID</w:t>
      </w:r>
      <w:r w:rsidRPr="00F65186">
        <w:rPr>
          <w:rFonts w:ascii="Consolas" w:hAnsi="Consolas" w:cs="Arial"/>
          <w:color w:val="0000FF"/>
          <w:sz w:val="18"/>
          <w:szCs w:val="18"/>
          <w:highlight w:val="white"/>
          <w:lang w:val="en-GB"/>
          <w:rPrChange w:id="133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33" w:author="Miguel Ferreira" w:date="2018-12-17T14:25:00Z">
            <w:rPr>
              <w:rFonts w:ascii="Consolas" w:hAnsi="Consolas" w:cs="Arial"/>
              <w:color w:val="000000"/>
              <w:sz w:val="18"/>
              <w:szCs w:val="18"/>
              <w:highlight w:val="white"/>
              <w:lang w:val="et-EE"/>
            </w:rPr>
          </w:rPrChange>
        </w:rPr>
        <w:t>ID04918b96-cf9f-41fa-ab13-3d550aaf94f5</w:t>
      </w:r>
      <w:r w:rsidRPr="00F65186">
        <w:rPr>
          <w:rFonts w:ascii="Consolas" w:hAnsi="Consolas" w:cs="Arial"/>
          <w:color w:val="0000FF"/>
          <w:sz w:val="18"/>
          <w:szCs w:val="18"/>
          <w:highlight w:val="white"/>
          <w:lang w:val="en-GB"/>
          <w:rPrChange w:id="133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35" w:author="Miguel Ferreira" w:date="2018-12-17T14:25:00Z">
            <w:rPr>
              <w:rFonts w:ascii="Consolas" w:hAnsi="Consolas" w:cs="Arial"/>
              <w:color w:val="FF0000"/>
              <w:sz w:val="18"/>
              <w:szCs w:val="18"/>
              <w:highlight w:val="white"/>
              <w:lang w:val="et-EE"/>
            </w:rPr>
          </w:rPrChange>
        </w:rPr>
        <w:t xml:space="preserve"> SIZE</w:t>
      </w:r>
      <w:r w:rsidRPr="00F65186">
        <w:rPr>
          <w:rFonts w:ascii="Consolas" w:hAnsi="Consolas" w:cs="Arial"/>
          <w:color w:val="0000FF"/>
          <w:sz w:val="18"/>
          <w:szCs w:val="18"/>
          <w:highlight w:val="white"/>
          <w:lang w:val="en-GB"/>
          <w:rPrChange w:id="133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37" w:author="Miguel Ferreira" w:date="2018-12-17T14:25:00Z">
            <w:rPr>
              <w:rFonts w:ascii="Consolas" w:hAnsi="Consolas" w:cs="Arial"/>
              <w:color w:val="000000"/>
              <w:sz w:val="18"/>
              <w:szCs w:val="18"/>
              <w:highlight w:val="white"/>
              <w:lang w:val="et-EE"/>
            </w:rPr>
          </w:rPrChange>
        </w:rPr>
        <w:t>6814</w:t>
      </w:r>
      <w:r w:rsidRPr="00F65186">
        <w:rPr>
          <w:rFonts w:ascii="Consolas" w:hAnsi="Consolas" w:cs="Arial"/>
          <w:color w:val="0000FF"/>
          <w:sz w:val="18"/>
          <w:szCs w:val="18"/>
          <w:highlight w:val="white"/>
          <w:lang w:val="en-GB"/>
          <w:rPrChange w:id="1338" w:author="Miguel Ferreira" w:date="2018-12-17T14:25:00Z">
            <w:rPr>
              <w:rFonts w:ascii="Consolas" w:hAnsi="Consolas" w:cs="Arial"/>
              <w:color w:val="0000FF"/>
              <w:sz w:val="18"/>
              <w:szCs w:val="18"/>
              <w:highlight w:val="white"/>
              <w:lang w:val="et-EE"/>
            </w:rPr>
          </w:rPrChange>
        </w:rPr>
        <w:t>"&gt;</w:t>
      </w:r>
    </w:p>
    <w:p w14:paraId="07D32738"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339"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340"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341"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342" w:author="Miguel Ferreira" w:date="2018-12-17T14:25:00Z">
            <w:rPr>
              <w:rFonts w:ascii="Consolas" w:hAnsi="Consolas" w:cs="Arial"/>
              <w:color w:val="800000"/>
              <w:sz w:val="18"/>
              <w:szCs w:val="18"/>
              <w:highlight w:val="white"/>
              <w:lang w:val="et-EE"/>
            </w:rPr>
          </w:rPrChange>
        </w:rPr>
        <w:t>FLocat</w:t>
      </w:r>
      <w:proofErr w:type="spellEnd"/>
      <w:r w:rsidRPr="00F65186">
        <w:rPr>
          <w:rFonts w:ascii="Consolas" w:hAnsi="Consolas" w:cs="Arial"/>
          <w:color w:val="FF0000"/>
          <w:sz w:val="18"/>
          <w:szCs w:val="18"/>
          <w:highlight w:val="white"/>
          <w:rPrChange w:id="1343" w:author="Miguel Ferreira" w:date="2018-12-17T14:25:00Z">
            <w:rPr>
              <w:rFonts w:ascii="Consolas" w:hAnsi="Consolas" w:cs="Arial"/>
              <w:color w:val="FF0000"/>
              <w:sz w:val="18"/>
              <w:szCs w:val="18"/>
              <w:highlight w:val="white"/>
              <w:lang w:val="et-EE"/>
            </w:rPr>
          </w:rPrChange>
        </w:rPr>
        <w:t xml:space="preserve"> </w:t>
      </w:r>
      <w:proofErr w:type="spellStart"/>
      <w:proofErr w:type="gramStart"/>
      <w:r w:rsidRPr="00F65186">
        <w:rPr>
          <w:rFonts w:ascii="Consolas" w:hAnsi="Consolas" w:cs="Arial"/>
          <w:color w:val="FF0000"/>
          <w:sz w:val="18"/>
          <w:szCs w:val="18"/>
          <w:highlight w:val="white"/>
          <w:rPrChange w:id="1344" w:author="Miguel Ferreira" w:date="2018-12-17T14:25:00Z">
            <w:rPr>
              <w:rFonts w:ascii="Consolas" w:hAnsi="Consolas" w:cs="Arial"/>
              <w:color w:val="FF0000"/>
              <w:sz w:val="18"/>
              <w:szCs w:val="18"/>
              <w:highlight w:val="white"/>
              <w:lang w:val="et-EE"/>
            </w:rPr>
          </w:rPrChange>
        </w:rPr>
        <w:t>xlink:href</w:t>
      </w:r>
      <w:proofErr w:type="spellEnd"/>
      <w:proofErr w:type="gramEnd"/>
      <w:r w:rsidRPr="00F65186">
        <w:rPr>
          <w:rFonts w:ascii="Consolas" w:hAnsi="Consolas" w:cs="Arial"/>
          <w:color w:val="0000FF"/>
          <w:sz w:val="18"/>
          <w:szCs w:val="18"/>
          <w:highlight w:val="white"/>
          <w:rPrChange w:id="134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46" w:author="Miguel Ferreira" w:date="2018-12-17T14:25:00Z">
            <w:rPr>
              <w:rFonts w:ascii="Consolas" w:hAnsi="Consolas" w:cs="Arial"/>
              <w:color w:val="000000"/>
              <w:sz w:val="18"/>
              <w:szCs w:val="18"/>
              <w:highlight w:val="white"/>
              <w:lang w:val="et-EE"/>
            </w:rPr>
          </w:rPrChange>
        </w:rPr>
        <w:t>file://data/contentfile.pdf</w:t>
      </w:r>
      <w:r w:rsidRPr="00F65186">
        <w:rPr>
          <w:rFonts w:ascii="Consolas" w:hAnsi="Consolas" w:cs="Arial"/>
          <w:color w:val="0000FF"/>
          <w:sz w:val="18"/>
          <w:szCs w:val="18"/>
          <w:highlight w:val="white"/>
          <w:lang w:val="en-GB"/>
          <w:rPrChange w:id="1347"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48" w:author="Miguel Ferreira" w:date="2018-12-17T14:25:00Z">
            <w:rPr>
              <w:rFonts w:ascii="Consolas" w:hAnsi="Consolas" w:cs="Arial"/>
              <w:color w:val="FF0000"/>
              <w:sz w:val="18"/>
              <w:szCs w:val="18"/>
              <w:highlight w:val="white"/>
              <w:lang w:val="et-EE"/>
            </w:rPr>
          </w:rPrChange>
        </w:rPr>
        <w:t xml:space="preserve"> </w:t>
      </w:r>
      <w:proofErr w:type="spellStart"/>
      <w:r w:rsidRPr="00F65186">
        <w:rPr>
          <w:rFonts w:ascii="Consolas" w:hAnsi="Consolas" w:cs="Arial"/>
          <w:color w:val="FF0000"/>
          <w:sz w:val="18"/>
          <w:szCs w:val="18"/>
          <w:highlight w:val="white"/>
          <w:rPrChange w:id="1349" w:author="Miguel Ferreira" w:date="2018-12-17T14:25:00Z">
            <w:rPr>
              <w:rFonts w:ascii="Consolas" w:hAnsi="Consolas" w:cs="Arial"/>
              <w:color w:val="FF0000"/>
              <w:sz w:val="18"/>
              <w:szCs w:val="18"/>
              <w:highlight w:val="white"/>
              <w:lang w:val="et-EE"/>
            </w:rPr>
          </w:rPrChange>
        </w:rPr>
        <w:t>xlink:type</w:t>
      </w:r>
      <w:proofErr w:type="spellEnd"/>
      <w:r w:rsidRPr="00F65186">
        <w:rPr>
          <w:rFonts w:ascii="Consolas" w:hAnsi="Consolas" w:cs="Arial"/>
          <w:color w:val="0000FF"/>
          <w:sz w:val="18"/>
          <w:szCs w:val="18"/>
          <w:highlight w:val="white"/>
          <w:rPrChange w:id="135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51" w:author="Miguel Ferreira" w:date="2018-12-17T14:25:00Z">
            <w:rPr>
              <w:rFonts w:ascii="Consolas" w:hAnsi="Consolas" w:cs="Arial"/>
              <w:color w:val="000000"/>
              <w:sz w:val="18"/>
              <w:szCs w:val="18"/>
              <w:highlight w:val="white"/>
              <w:lang w:val="et-EE"/>
            </w:rPr>
          </w:rPrChange>
        </w:rPr>
        <w:t>simple</w:t>
      </w:r>
      <w:r w:rsidRPr="00F65186">
        <w:rPr>
          <w:rFonts w:ascii="Consolas" w:hAnsi="Consolas" w:cs="Arial"/>
          <w:color w:val="0000FF"/>
          <w:sz w:val="18"/>
          <w:szCs w:val="18"/>
          <w:highlight w:val="white"/>
          <w:lang w:val="en-GB"/>
          <w:rPrChange w:id="135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353" w:author="Miguel Ferreira" w:date="2018-12-17T14:25:00Z">
            <w:rPr>
              <w:rFonts w:ascii="Consolas" w:hAnsi="Consolas" w:cs="Arial"/>
              <w:color w:val="FF0000"/>
              <w:sz w:val="18"/>
              <w:szCs w:val="18"/>
              <w:highlight w:val="white"/>
              <w:lang w:val="et-EE"/>
            </w:rPr>
          </w:rPrChange>
        </w:rPr>
        <w:t xml:space="preserve"> LOCTYPE</w:t>
      </w:r>
      <w:r w:rsidRPr="00F65186">
        <w:rPr>
          <w:rFonts w:ascii="Consolas" w:hAnsi="Consolas" w:cs="Arial"/>
          <w:color w:val="0000FF"/>
          <w:sz w:val="18"/>
          <w:szCs w:val="18"/>
          <w:highlight w:val="white"/>
          <w:lang w:val="en-GB"/>
          <w:rPrChange w:id="135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355" w:author="Miguel Ferreira" w:date="2018-12-17T14:25:00Z">
            <w:rPr>
              <w:rFonts w:ascii="Consolas" w:hAnsi="Consolas" w:cs="Arial"/>
              <w:color w:val="000000"/>
              <w:sz w:val="18"/>
              <w:szCs w:val="18"/>
              <w:highlight w:val="white"/>
              <w:lang w:val="et-EE"/>
            </w:rPr>
          </w:rPrChange>
        </w:rPr>
        <w:t>URL</w:t>
      </w:r>
      <w:r w:rsidRPr="00F65186">
        <w:rPr>
          <w:rFonts w:ascii="Consolas" w:hAnsi="Consolas" w:cs="Arial"/>
          <w:color w:val="0000FF"/>
          <w:sz w:val="18"/>
          <w:szCs w:val="18"/>
          <w:highlight w:val="white"/>
          <w:lang w:val="en-GB"/>
          <w:rPrChange w:id="1356" w:author="Miguel Ferreira" w:date="2018-12-17T14:25:00Z">
            <w:rPr>
              <w:rFonts w:ascii="Consolas" w:hAnsi="Consolas" w:cs="Arial"/>
              <w:color w:val="0000FF"/>
              <w:sz w:val="18"/>
              <w:szCs w:val="18"/>
              <w:highlight w:val="white"/>
              <w:lang w:val="et-EE"/>
            </w:rPr>
          </w:rPrChange>
        </w:rPr>
        <w:t>"/&gt;</w:t>
      </w:r>
    </w:p>
    <w:p w14:paraId="4A94393A"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357" w:author="Miguel Ferreira" w:date="2018-12-17T14:26: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358" w:author="Miguel Ferreira" w:date="2018-12-17T14:25:00Z">
            <w:rPr>
              <w:rFonts w:ascii="Consolas" w:hAnsi="Consolas" w:cs="Arial"/>
              <w:color w:val="0000FF"/>
              <w:sz w:val="18"/>
              <w:szCs w:val="18"/>
              <w:highlight w:val="white"/>
              <w:lang w:val="et-EE"/>
            </w:rPr>
          </w:rPrChange>
        </w:rPr>
        <w:t xml:space="preserve">            </w:t>
      </w:r>
      <w:r w:rsidRPr="00C25E13">
        <w:rPr>
          <w:rFonts w:ascii="Consolas" w:hAnsi="Consolas" w:cs="Arial"/>
          <w:color w:val="0000FF"/>
          <w:sz w:val="18"/>
          <w:szCs w:val="18"/>
          <w:highlight w:val="white"/>
          <w:lang w:val="pt-PT"/>
          <w:rPrChange w:id="1359" w:author="Miguel Ferreira" w:date="2018-12-17T14:26:00Z">
            <w:rPr>
              <w:rFonts w:ascii="Consolas" w:hAnsi="Consolas" w:cs="Arial"/>
              <w:color w:val="0000FF"/>
              <w:sz w:val="18"/>
              <w:szCs w:val="18"/>
              <w:highlight w:val="white"/>
              <w:lang w:val="et-EE"/>
            </w:rPr>
          </w:rPrChange>
        </w:rPr>
        <w:t>&lt;/</w:t>
      </w:r>
      <w:r w:rsidRPr="00C25E13">
        <w:rPr>
          <w:rFonts w:ascii="Consolas" w:hAnsi="Consolas" w:cs="Arial"/>
          <w:color w:val="800000"/>
          <w:sz w:val="18"/>
          <w:szCs w:val="18"/>
          <w:highlight w:val="white"/>
          <w:lang w:val="pt-PT"/>
          <w:rPrChange w:id="1360" w:author="Miguel Ferreira" w:date="2018-12-17T14:26:00Z">
            <w:rPr>
              <w:rFonts w:ascii="Consolas" w:hAnsi="Consolas" w:cs="Arial"/>
              <w:color w:val="800000"/>
              <w:sz w:val="18"/>
              <w:szCs w:val="18"/>
              <w:highlight w:val="white"/>
              <w:lang w:val="et-EE"/>
            </w:rPr>
          </w:rPrChange>
        </w:rPr>
        <w:t>file</w:t>
      </w:r>
      <w:r w:rsidRPr="00C25E13">
        <w:rPr>
          <w:rFonts w:ascii="Consolas" w:hAnsi="Consolas" w:cs="Arial"/>
          <w:color w:val="0000FF"/>
          <w:sz w:val="18"/>
          <w:szCs w:val="18"/>
          <w:highlight w:val="white"/>
          <w:lang w:val="pt-PT"/>
          <w:rPrChange w:id="1361" w:author="Miguel Ferreira" w:date="2018-12-17T14:26:00Z">
            <w:rPr>
              <w:rFonts w:ascii="Consolas" w:hAnsi="Consolas" w:cs="Arial"/>
              <w:color w:val="0000FF"/>
              <w:sz w:val="18"/>
              <w:szCs w:val="18"/>
              <w:highlight w:val="white"/>
              <w:lang w:val="et-EE"/>
            </w:rPr>
          </w:rPrChange>
        </w:rPr>
        <w:t>&gt;</w:t>
      </w:r>
    </w:p>
    <w:p w14:paraId="33645484" w14:textId="77777777" w:rsidR="00AC4C37" w:rsidRPr="00C25E13" w:rsidRDefault="00AC4C37" w:rsidP="00AC4C37">
      <w:pPr>
        <w:autoSpaceDE w:val="0"/>
        <w:autoSpaceDN w:val="0"/>
        <w:adjustRightInd w:val="0"/>
        <w:spacing w:after="0" w:line="240" w:lineRule="auto"/>
        <w:rPr>
          <w:rFonts w:ascii="Consolas" w:hAnsi="Consolas" w:cs="Arial"/>
          <w:color w:val="0000FF"/>
          <w:sz w:val="18"/>
          <w:szCs w:val="18"/>
          <w:highlight w:val="white"/>
          <w:lang w:val="pt-PT"/>
          <w:rPrChange w:id="1362" w:author="Miguel Ferreira" w:date="2018-12-17T14:26:00Z">
            <w:rPr>
              <w:rFonts w:ascii="Consolas" w:hAnsi="Consolas" w:cs="Arial"/>
              <w:color w:val="0000FF"/>
              <w:sz w:val="18"/>
              <w:szCs w:val="18"/>
              <w:highlight w:val="white"/>
              <w:lang w:val="et-EE"/>
            </w:rPr>
          </w:rPrChange>
        </w:rPr>
      </w:pPr>
      <w:r w:rsidRPr="00C25E13">
        <w:rPr>
          <w:rFonts w:ascii="Consolas" w:hAnsi="Consolas" w:cs="Arial"/>
          <w:color w:val="000000"/>
          <w:sz w:val="18"/>
          <w:szCs w:val="18"/>
          <w:highlight w:val="white"/>
          <w:lang w:val="pt-PT"/>
          <w:rPrChange w:id="1363" w:author="Miguel Ferreira" w:date="2018-12-17T14:26:00Z">
            <w:rPr>
              <w:rFonts w:ascii="Consolas" w:hAnsi="Consolas" w:cs="Arial"/>
              <w:color w:val="000000"/>
              <w:sz w:val="18"/>
              <w:szCs w:val="18"/>
              <w:highlight w:val="white"/>
              <w:lang w:val="et-EE"/>
            </w:rPr>
          </w:rPrChange>
        </w:rPr>
        <w:t xml:space="preserve">         </w:t>
      </w:r>
      <w:r w:rsidRPr="00C25E13">
        <w:rPr>
          <w:rFonts w:ascii="Consolas" w:hAnsi="Consolas" w:cs="Arial"/>
          <w:color w:val="0000FF"/>
          <w:sz w:val="18"/>
          <w:szCs w:val="18"/>
          <w:highlight w:val="white"/>
          <w:lang w:val="pt-PT"/>
          <w:rPrChange w:id="1364"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365" w:author="Miguel Ferreira" w:date="2018-12-17T14:26:00Z">
            <w:rPr>
              <w:rFonts w:ascii="Consolas" w:hAnsi="Consolas" w:cs="Arial"/>
              <w:color w:val="800000"/>
              <w:sz w:val="18"/>
              <w:szCs w:val="18"/>
              <w:highlight w:val="white"/>
              <w:lang w:val="et-EE"/>
            </w:rPr>
          </w:rPrChange>
        </w:rPr>
        <w:t>fileGrp</w:t>
      </w:r>
      <w:proofErr w:type="spellEnd"/>
      <w:r w:rsidRPr="00C25E13">
        <w:rPr>
          <w:rFonts w:ascii="Consolas" w:hAnsi="Consolas" w:cs="Arial"/>
          <w:color w:val="0000FF"/>
          <w:sz w:val="18"/>
          <w:szCs w:val="18"/>
          <w:highlight w:val="white"/>
          <w:lang w:val="pt-PT"/>
          <w:rPrChange w:id="1366" w:author="Miguel Ferreira" w:date="2018-12-17T14:26:00Z">
            <w:rPr>
              <w:rFonts w:ascii="Consolas" w:hAnsi="Consolas" w:cs="Arial"/>
              <w:color w:val="0000FF"/>
              <w:sz w:val="18"/>
              <w:szCs w:val="18"/>
              <w:highlight w:val="white"/>
              <w:lang w:val="et-EE"/>
            </w:rPr>
          </w:rPrChange>
        </w:rPr>
        <w:t>&gt;</w:t>
      </w:r>
    </w:p>
    <w:p w14:paraId="2B0B1BC1"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367"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368" w:author="Miguel Ferreira" w:date="2018-12-17T14:26:00Z">
            <w:rPr>
              <w:rFonts w:ascii="Consolas" w:hAnsi="Consolas" w:cs="Arial"/>
              <w:color w:val="0000FF"/>
              <w:sz w:val="18"/>
              <w:szCs w:val="18"/>
              <w:highlight w:val="white"/>
              <w:lang w:val="et-EE"/>
            </w:rPr>
          </w:rPrChange>
        </w:rPr>
        <w:t xml:space="preserve">         </w:t>
      </w:r>
      <w:r w:rsidRPr="00C25E13">
        <w:rPr>
          <w:rFonts w:ascii="Consolas" w:hAnsi="Consolas" w:cs="Arial"/>
          <w:color w:val="000000"/>
          <w:sz w:val="18"/>
          <w:szCs w:val="18"/>
          <w:highlight w:val="white"/>
          <w:lang w:val="pt-PT"/>
          <w:rPrChange w:id="1369" w:author="Miguel Ferreira" w:date="2018-12-17T14:26:00Z">
            <w:rPr>
              <w:rFonts w:ascii="Consolas" w:hAnsi="Consolas" w:cs="Arial"/>
              <w:color w:val="000000"/>
              <w:sz w:val="18"/>
              <w:szCs w:val="18"/>
              <w:highlight w:val="white"/>
              <w:lang w:val="et-EE"/>
            </w:rPr>
          </w:rPrChange>
        </w:rPr>
        <w:t>...</w:t>
      </w:r>
    </w:p>
    <w:p w14:paraId="64347FBF"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370"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00"/>
          <w:sz w:val="18"/>
          <w:szCs w:val="18"/>
          <w:highlight w:val="white"/>
          <w:lang w:val="pt-PT"/>
          <w:rPrChange w:id="1371" w:author="Miguel Ferreira" w:date="2018-12-17T14:26:00Z">
            <w:rPr>
              <w:rFonts w:ascii="Consolas" w:hAnsi="Consolas" w:cs="Arial"/>
              <w:color w:val="000000"/>
              <w:sz w:val="18"/>
              <w:szCs w:val="18"/>
              <w:highlight w:val="white"/>
              <w:lang w:val="et-EE"/>
            </w:rPr>
          </w:rPrChange>
        </w:rPr>
        <w:t xml:space="preserve">      </w:t>
      </w:r>
      <w:r w:rsidRPr="00C25E13">
        <w:rPr>
          <w:rFonts w:ascii="Consolas" w:hAnsi="Consolas" w:cs="Arial"/>
          <w:color w:val="0000FF"/>
          <w:sz w:val="18"/>
          <w:szCs w:val="18"/>
          <w:highlight w:val="white"/>
          <w:lang w:val="pt-PT"/>
          <w:rPrChange w:id="1372"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373" w:author="Miguel Ferreira" w:date="2018-12-17T14:26:00Z">
            <w:rPr>
              <w:rFonts w:ascii="Consolas" w:hAnsi="Consolas" w:cs="Arial"/>
              <w:color w:val="800000"/>
              <w:sz w:val="18"/>
              <w:szCs w:val="18"/>
              <w:highlight w:val="white"/>
              <w:lang w:val="et-EE"/>
            </w:rPr>
          </w:rPrChange>
        </w:rPr>
        <w:t>fileGrp</w:t>
      </w:r>
      <w:proofErr w:type="spellEnd"/>
      <w:r w:rsidRPr="00C25E13">
        <w:rPr>
          <w:rFonts w:ascii="Consolas" w:hAnsi="Consolas" w:cs="Arial"/>
          <w:color w:val="0000FF"/>
          <w:sz w:val="18"/>
          <w:szCs w:val="18"/>
          <w:highlight w:val="white"/>
          <w:lang w:val="pt-PT"/>
          <w:rPrChange w:id="1374" w:author="Miguel Ferreira" w:date="2018-12-17T14:26:00Z">
            <w:rPr>
              <w:rFonts w:ascii="Consolas" w:hAnsi="Consolas" w:cs="Arial"/>
              <w:color w:val="0000FF"/>
              <w:sz w:val="18"/>
              <w:szCs w:val="18"/>
              <w:highlight w:val="white"/>
              <w:lang w:val="et-EE"/>
            </w:rPr>
          </w:rPrChange>
        </w:rPr>
        <w:t>&gt;</w:t>
      </w:r>
    </w:p>
    <w:p w14:paraId="4D15AAE9"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375"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376"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377" w:author="Miguel Ferreira" w:date="2018-12-17T14:26:00Z">
            <w:rPr>
              <w:rFonts w:ascii="Consolas" w:hAnsi="Consolas" w:cs="Arial"/>
              <w:color w:val="800000"/>
              <w:sz w:val="18"/>
              <w:szCs w:val="18"/>
              <w:highlight w:val="white"/>
              <w:lang w:val="et-EE"/>
            </w:rPr>
          </w:rPrChange>
        </w:rPr>
        <w:t>fileGrp</w:t>
      </w:r>
      <w:proofErr w:type="spellEnd"/>
      <w:r w:rsidRPr="00C25E13">
        <w:rPr>
          <w:rFonts w:ascii="Consolas" w:hAnsi="Consolas" w:cs="Arial"/>
          <w:color w:val="FF0000"/>
          <w:sz w:val="18"/>
          <w:szCs w:val="18"/>
          <w:highlight w:val="white"/>
          <w:lang w:val="pt-PT"/>
          <w:rPrChange w:id="1378" w:author="Miguel Ferreira" w:date="2018-12-17T14:26:00Z">
            <w:rPr>
              <w:rFonts w:ascii="Consolas" w:hAnsi="Consolas" w:cs="Arial"/>
              <w:color w:val="FF0000"/>
              <w:sz w:val="18"/>
              <w:szCs w:val="18"/>
              <w:highlight w:val="white"/>
              <w:lang w:val="et-EE"/>
            </w:rPr>
          </w:rPrChange>
        </w:rPr>
        <w:t xml:space="preserve"> USE</w:t>
      </w:r>
      <w:r w:rsidRPr="00C25E13">
        <w:rPr>
          <w:rFonts w:ascii="Consolas" w:hAnsi="Consolas" w:cs="Arial"/>
          <w:color w:val="0000FF"/>
          <w:sz w:val="18"/>
          <w:szCs w:val="18"/>
          <w:highlight w:val="white"/>
          <w:lang w:val="pt-PT"/>
          <w:rPrChange w:id="1379" w:author="Miguel Ferreira" w:date="2018-12-17T14:26:00Z">
            <w:rPr>
              <w:rFonts w:ascii="Consolas" w:hAnsi="Consolas" w:cs="Arial"/>
              <w:color w:val="0000FF"/>
              <w:sz w:val="18"/>
              <w:szCs w:val="18"/>
              <w:highlight w:val="white"/>
              <w:lang w:val="et-EE"/>
            </w:rPr>
          </w:rPrChange>
        </w:rPr>
        <w:t>="</w:t>
      </w:r>
      <w:proofErr w:type="spellStart"/>
      <w:r w:rsidRPr="00C25E13">
        <w:rPr>
          <w:rFonts w:ascii="Consolas" w:hAnsi="Consolas" w:cs="Arial"/>
          <w:color w:val="000000"/>
          <w:sz w:val="18"/>
          <w:szCs w:val="18"/>
          <w:highlight w:val="white"/>
          <w:lang w:val="pt-PT"/>
          <w:rPrChange w:id="1380" w:author="Miguel Ferreira" w:date="2018-12-17T14:26:00Z">
            <w:rPr>
              <w:rFonts w:ascii="Consolas" w:hAnsi="Consolas" w:cs="Arial"/>
              <w:color w:val="000000"/>
              <w:sz w:val="18"/>
              <w:szCs w:val="18"/>
              <w:highlight w:val="white"/>
              <w:lang w:val="et-EE"/>
            </w:rPr>
          </w:rPrChange>
        </w:rPr>
        <w:t>documentation</w:t>
      </w:r>
      <w:proofErr w:type="spellEnd"/>
      <w:r w:rsidRPr="00C25E13">
        <w:rPr>
          <w:rFonts w:ascii="Consolas" w:hAnsi="Consolas" w:cs="Arial"/>
          <w:color w:val="0000FF"/>
          <w:sz w:val="18"/>
          <w:szCs w:val="18"/>
          <w:highlight w:val="white"/>
          <w:lang w:val="pt-PT"/>
          <w:rPrChange w:id="1381"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FF0000"/>
          <w:sz w:val="18"/>
          <w:szCs w:val="18"/>
          <w:highlight w:val="white"/>
          <w:lang w:val="pt-PT"/>
          <w:rPrChange w:id="1382" w:author="Miguel Ferreira" w:date="2018-12-17T14:26:00Z">
            <w:rPr>
              <w:rFonts w:ascii="Consolas" w:hAnsi="Consolas" w:cs="Arial"/>
              <w:color w:val="FF0000"/>
              <w:sz w:val="18"/>
              <w:szCs w:val="18"/>
              <w:highlight w:val="white"/>
              <w:lang w:val="et-EE"/>
            </w:rPr>
          </w:rPrChange>
        </w:rPr>
        <w:t xml:space="preserve"> ID</w:t>
      </w:r>
      <w:r w:rsidRPr="00C25E13">
        <w:rPr>
          <w:rFonts w:ascii="Consolas" w:hAnsi="Consolas" w:cs="Arial"/>
          <w:color w:val="0000FF"/>
          <w:sz w:val="18"/>
          <w:szCs w:val="18"/>
          <w:highlight w:val="white"/>
          <w:lang w:val="pt-PT"/>
          <w:rPrChange w:id="1383"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384" w:author="Miguel Ferreira" w:date="2018-12-17T14:26:00Z">
            <w:rPr>
              <w:rFonts w:ascii="Consolas" w:hAnsi="Consolas" w:cs="Arial"/>
              <w:color w:val="000000"/>
              <w:sz w:val="18"/>
              <w:szCs w:val="18"/>
              <w:highlight w:val="white"/>
              <w:lang w:val="et-EE"/>
            </w:rPr>
          </w:rPrChange>
        </w:rPr>
        <w:t>ID7d136e4c-26fe-40da-85a2-67a42efd6b27</w:t>
      </w:r>
      <w:r w:rsidRPr="00C25E13">
        <w:rPr>
          <w:rFonts w:ascii="Consolas" w:hAnsi="Consolas" w:cs="Arial"/>
          <w:color w:val="0000FF"/>
          <w:sz w:val="18"/>
          <w:szCs w:val="18"/>
          <w:highlight w:val="white"/>
          <w:lang w:val="pt-PT"/>
          <w:rPrChange w:id="1385" w:author="Miguel Ferreira" w:date="2018-12-17T14:26:00Z">
            <w:rPr>
              <w:rFonts w:ascii="Consolas" w:hAnsi="Consolas" w:cs="Arial"/>
              <w:color w:val="0000FF"/>
              <w:sz w:val="18"/>
              <w:szCs w:val="18"/>
              <w:highlight w:val="white"/>
              <w:lang w:val="et-EE"/>
            </w:rPr>
          </w:rPrChange>
        </w:rPr>
        <w:t>"&gt;</w:t>
      </w:r>
    </w:p>
    <w:p w14:paraId="534A9565"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386" w:author="Miguel Ferreira" w:date="2018-12-17T14:25:00Z">
            <w:rPr>
              <w:rFonts w:ascii="Consolas" w:hAnsi="Consolas" w:cs="Arial"/>
              <w:color w:val="000000"/>
              <w:sz w:val="18"/>
              <w:szCs w:val="18"/>
              <w:highlight w:val="white"/>
              <w:lang w:val="et-EE"/>
            </w:rPr>
          </w:rPrChange>
        </w:rPr>
      </w:pPr>
      <w:r w:rsidRPr="00C25E13">
        <w:rPr>
          <w:rFonts w:ascii="Consolas" w:hAnsi="Consolas" w:cs="Arial"/>
          <w:color w:val="000000"/>
          <w:sz w:val="18"/>
          <w:szCs w:val="18"/>
          <w:highlight w:val="white"/>
          <w:lang w:val="pt-PT"/>
          <w:rPrChange w:id="1387" w:author="Miguel Ferreira" w:date="2018-12-17T14:26:00Z">
            <w:rPr>
              <w:rFonts w:ascii="Consolas" w:hAnsi="Consolas" w:cs="Arial"/>
              <w:color w:val="000000"/>
              <w:sz w:val="18"/>
              <w:szCs w:val="18"/>
              <w:highlight w:val="white"/>
              <w:lang w:val="et-EE"/>
            </w:rPr>
          </w:rPrChange>
        </w:rPr>
        <w:t xml:space="preserve">      </w:t>
      </w:r>
      <w:r w:rsidRPr="00F65186">
        <w:rPr>
          <w:rFonts w:ascii="Consolas" w:hAnsi="Consolas" w:cs="Arial"/>
          <w:color w:val="000000"/>
          <w:sz w:val="18"/>
          <w:szCs w:val="18"/>
          <w:highlight w:val="white"/>
          <w:rPrChange w:id="1388" w:author="Miguel Ferreira" w:date="2018-12-17T14:25:00Z">
            <w:rPr>
              <w:rFonts w:ascii="Consolas" w:hAnsi="Consolas" w:cs="Arial"/>
              <w:color w:val="000000"/>
              <w:sz w:val="18"/>
              <w:szCs w:val="18"/>
              <w:highlight w:val="white"/>
              <w:lang w:val="et-EE"/>
            </w:rPr>
          </w:rPrChange>
        </w:rPr>
        <w:t>...</w:t>
      </w:r>
      <w:r w:rsidRPr="00F65186">
        <w:rPr>
          <w:rFonts w:ascii="Consolas" w:hAnsi="Consolas" w:cs="Arial"/>
          <w:color w:val="000000"/>
          <w:sz w:val="18"/>
          <w:szCs w:val="18"/>
          <w:highlight w:val="white"/>
          <w:lang w:val="en-GB"/>
          <w:rPrChange w:id="1389" w:author="Miguel Ferreira" w:date="2018-12-17T14:25:00Z">
            <w:rPr>
              <w:rFonts w:ascii="Consolas" w:hAnsi="Consolas" w:cs="Arial"/>
              <w:color w:val="000000"/>
              <w:sz w:val="18"/>
              <w:szCs w:val="18"/>
              <w:highlight w:val="white"/>
              <w:lang w:val="et-EE"/>
            </w:rPr>
          </w:rPrChange>
        </w:rPr>
        <w:tab/>
      </w:r>
      <w:r w:rsidRPr="00F65186">
        <w:rPr>
          <w:rFonts w:ascii="Consolas" w:hAnsi="Consolas" w:cs="Arial"/>
          <w:color w:val="000000"/>
          <w:sz w:val="18"/>
          <w:szCs w:val="18"/>
          <w:highlight w:val="white"/>
          <w:rPrChange w:id="1390" w:author="Miguel Ferreira" w:date="2018-12-17T14:25:00Z">
            <w:rPr>
              <w:rFonts w:ascii="Consolas" w:hAnsi="Consolas" w:cs="Arial"/>
              <w:color w:val="000000"/>
              <w:sz w:val="18"/>
              <w:szCs w:val="18"/>
              <w:highlight w:val="white"/>
              <w:lang w:val="et-EE"/>
            </w:rPr>
          </w:rPrChange>
        </w:rPr>
        <w:tab/>
      </w:r>
    </w:p>
    <w:p w14:paraId="6F521AFB"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391"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392"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393"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0000FF"/>
          <w:sz w:val="18"/>
          <w:szCs w:val="18"/>
          <w:highlight w:val="white"/>
          <w:rPrChange w:id="1394" w:author="Miguel Ferreira" w:date="2018-12-17T14:25:00Z">
            <w:rPr>
              <w:rFonts w:ascii="Consolas" w:hAnsi="Consolas" w:cs="Arial"/>
              <w:color w:val="0000FF"/>
              <w:sz w:val="18"/>
              <w:szCs w:val="18"/>
              <w:highlight w:val="white"/>
              <w:lang w:val="et-EE"/>
            </w:rPr>
          </w:rPrChange>
        </w:rPr>
        <w:t>&gt;</w:t>
      </w:r>
    </w:p>
    <w:p w14:paraId="3BE2007A"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395"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396" w:author="Miguel Ferreira" w:date="2018-12-17T14:25:00Z">
            <w:rPr>
              <w:rFonts w:ascii="Consolas" w:hAnsi="Consolas" w:cs="Arial"/>
              <w:color w:val="0000FF"/>
              <w:sz w:val="18"/>
              <w:szCs w:val="18"/>
              <w:highlight w:val="white"/>
              <w:lang w:val="et-EE"/>
            </w:rPr>
          </w:rPrChange>
        </w:rPr>
        <w:t xml:space="preserve">   &lt;/</w:t>
      </w:r>
      <w:proofErr w:type="spellStart"/>
      <w:r w:rsidRPr="00F65186">
        <w:rPr>
          <w:rFonts w:ascii="Consolas" w:hAnsi="Consolas" w:cs="Arial"/>
          <w:color w:val="800000"/>
          <w:sz w:val="18"/>
          <w:szCs w:val="18"/>
          <w:highlight w:val="white"/>
          <w:rPrChange w:id="1397" w:author="Miguel Ferreira" w:date="2018-12-17T14:25:00Z">
            <w:rPr>
              <w:rFonts w:ascii="Consolas" w:hAnsi="Consolas" w:cs="Arial"/>
              <w:color w:val="800000"/>
              <w:sz w:val="18"/>
              <w:szCs w:val="18"/>
              <w:highlight w:val="white"/>
              <w:lang w:val="et-EE"/>
            </w:rPr>
          </w:rPrChange>
        </w:rPr>
        <w:t>fileGrp</w:t>
      </w:r>
      <w:proofErr w:type="spellEnd"/>
      <w:r w:rsidRPr="00F65186">
        <w:rPr>
          <w:rFonts w:ascii="Consolas" w:hAnsi="Consolas" w:cs="Arial"/>
          <w:color w:val="0000FF"/>
          <w:sz w:val="18"/>
          <w:szCs w:val="18"/>
          <w:highlight w:val="white"/>
          <w:rPrChange w:id="1398" w:author="Miguel Ferreira" w:date="2018-12-17T14:25:00Z">
            <w:rPr>
              <w:rFonts w:ascii="Consolas" w:hAnsi="Consolas" w:cs="Arial"/>
              <w:color w:val="0000FF"/>
              <w:sz w:val="18"/>
              <w:szCs w:val="18"/>
              <w:highlight w:val="white"/>
              <w:lang w:val="et-EE"/>
            </w:rPr>
          </w:rPrChange>
        </w:rPr>
        <w:t>&gt;</w:t>
      </w:r>
    </w:p>
    <w:p w14:paraId="6839145F" w14:textId="77777777" w:rsidR="0080375E" w:rsidRPr="00F65186" w:rsidRDefault="00AC4C37" w:rsidP="00AC4C37">
      <w:pPr>
        <w:rPr>
          <w:rFonts w:ascii="Consolas" w:hAnsi="Consolas" w:cs="Arial"/>
          <w:color w:val="0000FF"/>
          <w:sz w:val="18"/>
          <w:szCs w:val="18"/>
          <w:rPrChange w:id="1399" w:author="Miguel Ferreira" w:date="2018-12-17T14:25:00Z">
            <w:rPr>
              <w:rFonts w:ascii="Consolas" w:hAnsi="Consolas" w:cs="Arial"/>
              <w:color w:val="0000FF"/>
              <w:sz w:val="18"/>
              <w:szCs w:val="18"/>
              <w:lang w:val="et-EE"/>
            </w:rPr>
          </w:rPrChange>
        </w:rPr>
      </w:pPr>
      <w:r w:rsidRPr="00F65186">
        <w:rPr>
          <w:rFonts w:ascii="Consolas" w:hAnsi="Consolas" w:cs="Arial"/>
          <w:color w:val="0000FF"/>
          <w:sz w:val="18"/>
          <w:szCs w:val="18"/>
          <w:highlight w:val="white"/>
          <w:rPrChange w:id="1400"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401" w:author="Miguel Ferreira" w:date="2018-12-17T14:25:00Z">
            <w:rPr>
              <w:rFonts w:ascii="Consolas" w:hAnsi="Consolas" w:cs="Arial"/>
              <w:color w:val="800000"/>
              <w:sz w:val="18"/>
              <w:szCs w:val="18"/>
              <w:highlight w:val="white"/>
              <w:lang w:val="et-EE"/>
            </w:rPr>
          </w:rPrChange>
        </w:rPr>
        <w:t>fileSec</w:t>
      </w:r>
      <w:proofErr w:type="spellEnd"/>
      <w:r w:rsidRPr="00F65186">
        <w:rPr>
          <w:rFonts w:ascii="Consolas" w:hAnsi="Consolas" w:cs="Arial"/>
          <w:color w:val="0000FF"/>
          <w:sz w:val="18"/>
          <w:szCs w:val="18"/>
          <w:highlight w:val="white"/>
          <w:rPrChange w:id="1402" w:author="Miguel Ferreira" w:date="2018-12-17T14:25:00Z">
            <w:rPr>
              <w:rFonts w:ascii="Consolas" w:hAnsi="Consolas" w:cs="Arial"/>
              <w:color w:val="0000FF"/>
              <w:sz w:val="18"/>
              <w:szCs w:val="18"/>
              <w:highlight w:val="white"/>
              <w:lang w:val="et-EE"/>
            </w:rPr>
          </w:rPrChange>
        </w:rPr>
        <w:t>&gt;</w:t>
      </w:r>
    </w:p>
    <w:p w14:paraId="70CF685C" w14:textId="77777777" w:rsidR="00BC407C" w:rsidRPr="00581988" w:rsidRDefault="00E3756C" w:rsidP="00955280">
      <w:pPr>
        <w:pStyle w:val="Heading2"/>
        <w:spacing w:before="240"/>
        <w:ind w:left="788"/>
        <w:rPr>
          <w:lang w:val="en-GB"/>
        </w:rPr>
      </w:pPr>
      <w:r w:rsidRPr="00581988">
        <w:rPr>
          <w:lang w:val="en-GB"/>
        </w:rPr>
        <w:br w:type="page"/>
      </w:r>
      <w:bookmarkStart w:id="1403" w:name="_Toc532820062"/>
      <w:r w:rsidR="00BC407C" w:rsidRPr="00581988">
        <w:rPr>
          <w:lang w:val="en-GB"/>
        </w:rPr>
        <w:lastRenderedPageBreak/>
        <w:t>Structure</w:t>
      </w:r>
      <w:bookmarkEnd w:id="1403"/>
    </w:p>
    <w:p w14:paraId="5FE3882E" w14:textId="77777777" w:rsidR="00BC407C" w:rsidRPr="00581988" w:rsidRDefault="00B46562" w:rsidP="00B46562">
      <w:pPr>
        <w:pStyle w:val="ListParagraph1"/>
        <w:ind w:left="0"/>
      </w:pPr>
      <w:r w:rsidRPr="00581988">
        <w:t xml:space="preserve">The </w:t>
      </w:r>
      <w:r w:rsidR="00AC4C37" w:rsidRPr="00581988">
        <w:t xml:space="preserve">mandatory </w:t>
      </w:r>
      <w:r w:rsidRPr="00581988">
        <w:t>METS structural map element &lt;</w:t>
      </w:r>
      <w:proofErr w:type="spellStart"/>
      <w:r w:rsidRPr="00581988">
        <w:t>structMap</w:t>
      </w:r>
      <w:proofErr w:type="spellEnd"/>
      <w:r w:rsidRPr="00581988">
        <w:t>&gt;</w:t>
      </w:r>
      <w:r w:rsidR="00BC407C" w:rsidRPr="00581988">
        <w:t xml:space="preserve"> describes the hierarchical structure for the digital object</w:t>
      </w:r>
      <w:r w:rsidRPr="00581988">
        <w:t xml:space="preserve"> as seen in </w:t>
      </w:r>
      <w:r w:rsidRPr="00581988">
        <w:fldChar w:fldCharType="begin"/>
      </w:r>
      <w:r w:rsidRPr="00581988">
        <w:instrText xml:space="preserve"> REF _Ref435550171 \h </w:instrText>
      </w:r>
      <w:r w:rsidRPr="00581988">
        <w:fldChar w:fldCharType="separate"/>
      </w:r>
      <w:r w:rsidR="00AB4736" w:rsidRPr="00581988">
        <w:t xml:space="preserve">Figure </w:t>
      </w:r>
      <w:r w:rsidR="00AB4736" w:rsidRPr="00581988">
        <w:rPr>
          <w:noProof/>
        </w:rPr>
        <w:t>8</w:t>
      </w:r>
      <w:r w:rsidRPr="00581988">
        <w:fldChar w:fldCharType="end"/>
      </w:r>
      <w:r w:rsidR="00D370AC" w:rsidRPr="00581988">
        <w:t xml:space="preserve"> and follows completely the requirements set in the Common Specification for Information Packages</w:t>
      </w:r>
      <w:r w:rsidR="00BC407C" w:rsidRPr="00581988">
        <w:t xml:space="preserve">. </w:t>
      </w:r>
    </w:p>
    <w:p w14:paraId="36EC492B" w14:textId="77777777" w:rsidR="00B46562" w:rsidRPr="00581988" w:rsidRDefault="000A6B90" w:rsidP="00B46562">
      <w:pPr>
        <w:pStyle w:val="NormalIndent"/>
        <w:keepNext/>
        <w:ind w:left="360"/>
        <w:jc w:val="center"/>
        <w:rPr>
          <w:lang w:val="en-GB"/>
        </w:rPr>
      </w:pPr>
      <w:r w:rsidRPr="004522EB">
        <w:rPr>
          <w:noProof/>
          <w:lang w:val="en-GB"/>
        </w:rPr>
        <w:object w:dxaOrig="16846" w:dyaOrig="7964" w14:anchorId="761BE0E1">
          <v:shape id="_x0000_i1025" type="#_x0000_t75" alt="" style="width:254.35pt;height:119.85pt;mso-width-percent:0;mso-height-percent:0;mso-width-percent:0;mso-height-percent:0" o:ole="">
            <v:imagedata r:id="rId38" o:title=""/>
          </v:shape>
          <o:OLEObject Type="Embed" ProgID="Visio.Drawing.11" ShapeID="_x0000_i1025" DrawAspect="Content" ObjectID="_1606565640" r:id="rId39"/>
        </w:object>
      </w:r>
    </w:p>
    <w:p w14:paraId="21BFC526" w14:textId="7C218958" w:rsidR="00EF1E7E" w:rsidRPr="00581988" w:rsidRDefault="00B46562" w:rsidP="00B46562">
      <w:pPr>
        <w:pStyle w:val="Caption"/>
        <w:rPr>
          <w:sz w:val="22"/>
          <w:szCs w:val="22"/>
          <w:lang w:val="en-GB"/>
        </w:rPr>
      </w:pPr>
      <w:bookmarkStart w:id="1404" w:name="_Ref435550171"/>
      <w:bookmarkStart w:id="1405" w:name="_Toc473623499"/>
      <w:r w:rsidRPr="00581988">
        <w:rPr>
          <w:lang w:val="en-GB"/>
        </w:rPr>
        <w:t xml:space="preserve">Figure </w:t>
      </w:r>
      <w:r w:rsidRPr="00581988">
        <w:rPr>
          <w:lang w:val="en-GB"/>
        </w:rPr>
        <w:fldChar w:fldCharType="begin"/>
      </w:r>
      <w:r w:rsidRPr="00581988">
        <w:rPr>
          <w:lang w:val="en-GB"/>
        </w:rPr>
        <w:instrText xml:space="preserve"> SEQ Figure \* ARABIC </w:instrText>
      </w:r>
      <w:r w:rsidRPr="00581988">
        <w:rPr>
          <w:lang w:val="en-GB"/>
        </w:rPr>
        <w:fldChar w:fldCharType="separate"/>
      </w:r>
      <w:ins w:id="1406" w:author="Miguel Ferreira" w:date="2018-12-17T14:46:00Z">
        <w:r w:rsidR="009A4B40">
          <w:rPr>
            <w:noProof/>
            <w:lang w:val="en-GB"/>
          </w:rPr>
          <w:t>12</w:t>
        </w:r>
      </w:ins>
      <w:del w:id="1407" w:author="Miguel Ferreira" w:date="2018-12-17T14:39:00Z">
        <w:r w:rsidR="00AB4736" w:rsidRPr="00581988" w:rsidDel="00363AC8">
          <w:rPr>
            <w:noProof/>
            <w:lang w:val="en-GB"/>
          </w:rPr>
          <w:delText>8</w:delText>
        </w:r>
      </w:del>
      <w:r w:rsidRPr="00581988">
        <w:rPr>
          <w:lang w:val="en-GB"/>
        </w:rPr>
        <w:fldChar w:fldCharType="end"/>
      </w:r>
      <w:bookmarkEnd w:id="1404"/>
      <w:r w:rsidRPr="00581988">
        <w:rPr>
          <w:lang w:val="en-GB"/>
        </w:rPr>
        <w:t>: METS structural section</w:t>
      </w:r>
      <w:bookmarkEnd w:id="1405"/>
    </w:p>
    <w:p w14:paraId="54FB0411" w14:textId="77777777" w:rsidR="009B1E50" w:rsidRPr="00581988" w:rsidRDefault="009B1E50" w:rsidP="009B1E50">
      <w:pPr>
        <w:pStyle w:val="NormalIndent"/>
        <w:rPr>
          <w:rFonts w:ascii="Calibri" w:hAnsi="Calibri"/>
          <w:sz w:val="22"/>
          <w:szCs w:val="22"/>
          <w:lang w:val="en-GB"/>
        </w:rPr>
      </w:pPr>
    </w:p>
    <w:p w14:paraId="3CD7E208" w14:textId="77777777" w:rsidR="0080375E" w:rsidRPr="00581988" w:rsidRDefault="009B1E50" w:rsidP="009B1E50">
      <w:pPr>
        <w:rPr>
          <w:rFonts w:ascii="Arial" w:eastAsia="Calibri" w:hAnsi="Arial" w:cs="Arial"/>
          <w:b/>
          <w:color w:val="000000"/>
          <w:sz w:val="20"/>
          <w:szCs w:val="20"/>
          <w:highlight w:val="white"/>
          <w:lang w:eastAsia="en-GB"/>
        </w:rPr>
      </w:pPr>
      <w:r w:rsidRPr="00581988">
        <w:rPr>
          <w:rFonts w:ascii="Arial" w:eastAsia="Calibri" w:hAnsi="Arial" w:cs="Arial"/>
          <w:b/>
          <w:color w:val="000000"/>
          <w:sz w:val="20"/>
          <w:szCs w:val="20"/>
          <w:highlight w:val="white"/>
          <w:lang w:eastAsia="en-GB"/>
        </w:rPr>
        <w:t>Example:</w:t>
      </w:r>
    </w:p>
    <w:p w14:paraId="41072F4A"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408"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409"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410" w:author="Miguel Ferreira" w:date="2018-12-17T14:25:00Z">
            <w:rPr>
              <w:rFonts w:ascii="Consolas" w:hAnsi="Consolas" w:cs="Arial"/>
              <w:color w:val="800000"/>
              <w:sz w:val="18"/>
              <w:szCs w:val="18"/>
              <w:highlight w:val="white"/>
              <w:lang w:val="et-EE"/>
            </w:rPr>
          </w:rPrChange>
        </w:rPr>
        <w:t>structMap</w:t>
      </w:r>
      <w:proofErr w:type="spellEnd"/>
      <w:r w:rsidRPr="00F65186">
        <w:rPr>
          <w:rFonts w:ascii="Consolas" w:hAnsi="Consolas" w:cs="Arial"/>
          <w:color w:val="FF0000"/>
          <w:sz w:val="18"/>
          <w:szCs w:val="18"/>
          <w:highlight w:val="white"/>
          <w:rPrChange w:id="1411" w:author="Miguel Ferreira" w:date="2018-12-17T14:25:00Z">
            <w:rPr>
              <w:rFonts w:ascii="Consolas" w:hAnsi="Consolas" w:cs="Arial"/>
              <w:color w:val="FF0000"/>
              <w:sz w:val="18"/>
              <w:szCs w:val="18"/>
              <w:highlight w:val="white"/>
              <w:lang w:val="et-EE"/>
            </w:rPr>
          </w:rPrChange>
        </w:rPr>
        <w:t xml:space="preserve"> </w:t>
      </w:r>
      <w:r w:rsidR="001A1A5A" w:rsidRPr="00F65186">
        <w:rPr>
          <w:rFonts w:ascii="Consolas" w:hAnsi="Consolas" w:cs="Arial"/>
          <w:color w:val="FF0000"/>
          <w:sz w:val="18"/>
          <w:szCs w:val="18"/>
          <w:rPrChange w:id="1412" w:author="Miguel Ferreira" w:date="2018-12-17T14:25:00Z">
            <w:rPr>
              <w:rFonts w:ascii="Consolas" w:hAnsi="Consolas" w:cs="Arial"/>
              <w:color w:val="FF0000"/>
              <w:sz w:val="18"/>
              <w:szCs w:val="18"/>
              <w:lang w:val="et-EE"/>
            </w:rPr>
          </w:rPrChange>
        </w:rPr>
        <w:t>ID</w:t>
      </w:r>
      <w:r w:rsidR="001A1A5A" w:rsidRPr="00F65186">
        <w:rPr>
          <w:rFonts w:ascii="Consolas" w:hAnsi="Consolas" w:cs="Arial"/>
          <w:color w:val="000000"/>
          <w:sz w:val="18"/>
          <w:szCs w:val="18"/>
          <w:highlight w:val="white"/>
          <w:lang w:val="en-GB"/>
          <w:rPrChange w:id="1413" w:author="Miguel Ferreira" w:date="2018-12-17T14:25:00Z">
            <w:rPr>
              <w:rFonts w:ascii="Consolas" w:hAnsi="Consolas" w:cs="Arial"/>
              <w:color w:val="000000"/>
              <w:sz w:val="18"/>
              <w:szCs w:val="18"/>
              <w:highlight w:val="white"/>
              <w:lang w:val="et-EE"/>
            </w:rPr>
          </w:rPrChange>
        </w:rPr>
        <w:t xml:space="preserve">="cb595ef2-46bf-4c0f-b777-ed21d63c5ac1" </w:t>
      </w:r>
      <w:r w:rsidRPr="00F65186">
        <w:rPr>
          <w:rFonts w:ascii="Consolas" w:hAnsi="Consolas" w:cs="Arial"/>
          <w:color w:val="FF0000"/>
          <w:sz w:val="18"/>
          <w:szCs w:val="18"/>
          <w:highlight w:val="white"/>
          <w:lang w:val="en-GB"/>
          <w:rPrChange w:id="1414" w:author="Miguel Ferreira" w:date="2018-12-17T14:25:00Z">
            <w:rPr>
              <w:rFonts w:ascii="Consolas" w:hAnsi="Consolas" w:cs="Arial"/>
              <w:color w:val="FF0000"/>
              <w:sz w:val="18"/>
              <w:szCs w:val="18"/>
              <w:highlight w:val="white"/>
              <w:lang w:val="et-EE"/>
            </w:rPr>
          </w:rPrChange>
        </w:rPr>
        <w:t>TYPE</w:t>
      </w:r>
      <w:r w:rsidRPr="00F65186">
        <w:rPr>
          <w:rFonts w:ascii="Consolas" w:hAnsi="Consolas" w:cs="Arial"/>
          <w:color w:val="0000FF"/>
          <w:sz w:val="18"/>
          <w:szCs w:val="18"/>
          <w:highlight w:val="white"/>
          <w:lang w:val="en-GB"/>
          <w:rPrChange w:id="141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416" w:author="Miguel Ferreira" w:date="2018-12-17T14:25:00Z">
            <w:rPr>
              <w:rFonts w:ascii="Consolas" w:hAnsi="Consolas" w:cs="Arial"/>
              <w:color w:val="000000"/>
              <w:sz w:val="18"/>
              <w:szCs w:val="18"/>
              <w:highlight w:val="white"/>
              <w:lang w:val="et-EE"/>
            </w:rPr>
          </w:rPrChange>
        </w:rPr>
        <w:t>physical</w:t>
      </w:r>
      <w:r w:rsidRPr="00F65186">
        <w:rPr>
          <w:rFonts w:ascii="Consolas" w:hAnsi="Consolas" w:cs="Arial"/>
          <w:color w:val="0000FF"/>
          <w:sz w:val="18"/>
          <w:szCs w:val="18"/>
          <w:highlight w:val="white"/>
          <w:lang w:val="en-GB"/>
          <w:rPrChange w:id="1417"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418" w:author="Miguel Ferreira" w:date="2018-12-17T14:25:00Z">
            <w:rPr>
              <w:rFonts w:ascii="Consolas" w:hAnsi="Consolas" w:cs="Arial"/>
              <w:color w:val="FF0000"/>
              <w:sz w:val="18"/>
              <w:szCs w:val="18"/>
              <w:highlight w:val="white"/>
              <w:lang w:val="et-EE"/>
            </w:rPr>
          </w:rPrChange>
        </w:rPr>
        <w:t xml:space="preserve"> LABEL</w:t>
      </w:r>
      <w:r w:rsidRPr="00F65186">
        <w:rPr>
          <w:rFonts w:ascii="Consolas" w:hAnsi="Consolas" w:cs="Arial"/>
          <w:color w:val="0000FF"/>
          <w:sz w:val="18"/>
          <w:szCs w:val="18"/>
          <w:highlight w:val="white"/>
          <w:lang w:val="en-GB"/>
          <w:rPrChange w:id="1419" w:author="Miguel Ferreira" w:date="2018-12-17T14:25:00Z">
            <w:rPr>
              <w:rFonts w:ascii="Consolas" w:hAnsi="Consolas" w:cs="Arial"/>
              <w:color w:val="0000FF"/>
              <w:sz w:val="18"/>
              <w:szCs w:val="18"/>
              <w:highlight w:val="white"/>
              <w:lang w:val="et-EE"/>
            </w:rPr>
          </w:rPrChange>
        </w:rPr>
        <w:t>="</w:t>
      </w:r>
      <w:r w:rsidR="00A577CA" w:rsidRPr="003E74F1">
        <w:t xml:space="preserve"> </w:t>
      </w:r>
      <w:r w:rsidR="00A577CA" w:rsidRPr="00F65186">
        <w:rPr>
          <w:rFonts w:ascii="Consolas" w:hAnsi="Consolas" w:cs="Arial"/>
          <w:color w:val="000000"/>
          <w:sz w:val="18"/>
          <w:szCs w:val="18"/>
          <w:lang w:val="en-GB"/>
          <w:rPrChange w:id="1420" w:author="Miguel Ferreira" w:date="2018-12-17T14:25:00Z">
            <w:rPr>
              <w:rFonts w:ascii="Consolas" w:hAnsi="Consolas" w:cs="Arial"/>
              <w:color w:val="000000"/>
              <w:sz w:val="18"/>
              <w:szCs w:val="18"/>
              <w:lang w:val="et-EE"/>
            </w:rPr>
          </w:rPrChange>
        </w:rPr>
        <w:t>Common Specification structural map</w:t>
      </w:r>
      <w:r w:rsidRPr="00F65186">
        <w:rPr>
          <w:rFonts w:ascii="Consolas" w:hAnsi="Consolas" w:cs="Arial"/>
          <w:color w:val="0000FF"/>
          <w:sz w:val="18"/>
          <w:szCs w:val="18"/>
          <w:highlight w:val="white"/>
          <w:lang w:val="en-GB"/>
          <w:rPrChange w:id="1421" w:author="Miguel Ferreira" w:date="2018-12-17T14:25:00Z">
            <w:rPr>
              <w:rFonts w:ascii="Consolas" w:hAnsi="Consolas" w:cs="Arial"/>
              <w:color w:val="0000FF"/>
              <w:sz w:val="18"/>
              <w:szCs w:val="18"/>
              <w:highlight w:val="white"/>
              <w:lang w:val="et-EE"/>
            </w:rPr>
          </w:rPrChange>
        </w:rPr>
        <w:t>"&gt;</w:t>
      </w:r>
    </w:p>
    <w:p w14:paraId="4BADF051"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422" w:author="Miguel Ferreira" w:date="2018-12-17T14:26: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423" w:author="Miguel Ferreira" w:date="2018-12-17T14:25:00Z">
            <w:rPr>
              <w:rFonts w:ascii="Consolas" w:hAnsi="Consolas" w:cs="Arial"/>
              <w:color w:val="0000FF"/>
              <w:sz w:val="18"/>
              <w:szCs w:val="18"/>
              <w:highlight w:val="white"/>
              <w:lang w:val="et-EE"/>
            </w:rPr>
          </w:rPrChange>
        </w:rPr>
        <w:t xml:space="preserve">   </w:t>
      </w:r>
      <w:r w:rsidRPr="00C25E13">
        <w:rPr>
          <w:rFonts w:ascii="Consolas" w:hAnsi="Consolas" w:cs="Arial"/>
          <w:color w:val="0000FF"/>
          <w:sz w:val="18"/>
          <w:szCs w:val="18"/>
          <w:highlight w:val="white"/>
          <w:lang w:val="pt-PT"/>
          <w:rPrChange w:id="1424"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425"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FF0000"/>
          <w:sz w:val="18"/>
          <w:szCs w:val="18"/>
          <w:highlight w:val="white"/>
          <w:lang w:val="pt-PT"/>
          <w:rPrChange w:id="1426" w:author="Miguel Ferreira" w:date="2018-12-17T14:26:00Z">
            <w:rPr>
              <w:rFonts w:ascii="Consolas" w:hAnsi="Consolas" w:cs="Arial"/>
              <w:color w:val="FF0000"/>
              <w:sz w:val="18"/>
              <w:szCs w:val="18"/>
              <w:highlight w:val="white"/>
              <w:lang w:val="et-EE"/>
            </w:rPr>
          </w:rPrChange>
        </w:rPr>
        <w:t xml:space="preserve"> </w:t>
      </w:r>
      <w:r w:rsidR="00402E50" w:rsidRPr="00C25E13">
        <w:rPr>
          <w:rFonts w:ascii="Consolas" w:hAnsi="Consolas" w:cs="Arial"/>
          <w:color w:val="FF0000"/>
          <w:sz w:val="18"/>
          <w:szCs w:val="18"/>
          <w:lang w:val="pt-PT"/>
          <w:rPrChange w:id="1427" w:author="Miguel Ferreira" w:date="2018-12-17T14:26:00Z">
            <w:rPr>
              <w:rFonts w:ascii="Consolas" w:hAnsi="Consolas" w:cs="Arial"/>
              <w:color w:val="FF0000"/>
              <w:sz w:val="18"/>
              <w:szCs w:val="18"/>
              <w:lang w:val="et-EE"/>
            </w:rPr>
          </w:rPrChange>
        </w:rPr>
        <w:t>ID</w:t>
      </w:r>
      <w:r w:rsidR="00402E50" w:rsidRPr="00C25E13">
        <w:rPr>
          <w:rFonts w:ascii="Consolas" w:hAnsi="Consolas" w:cs="Arial"/>
          <w:color w:val="000000"/>
          <w:sz w:val="18"/>
          <w:szCs w:val="18"/>
          <w:highlight w:val="white"/>
          <w:lang w:val="pt-PT"/>
          <w:rPrChange w:id="1428" w:author="Miguel Ferreira" w:date="2018-12-17T14:26:00Z">
            <w:rPr>
              <w:rFonts w:ascii="Consolas" w:hAnsi="Consolas" w:cs="Arial"/>
              <w:color w:val="000000"/>
              <w:sz w:val="18"/>
              <w:szCs w:val="18"/>
              <w:highlight w:val="white"/>
              <w:lang w:val="et-EE"/>
            </w:rPr>
          </w:rPrChange>
        </w:rPr>
        <w:t>="ae592e3b-b647-4585-945f-619c5a8b980b"</w:t>
      </w:r>
      <w:r w:rsidR="00402E50" w:rsidRPr="00C25E13">
        <w:rPr>
          <w:rFonts w:ascii="Consolas" w:hAnsi="Consolas" w:cs="Arial"/>
          <w:color w:val="FF0000"/>
          <w:sz w:val="18"/>
          <w:szCs w:val="18"/>
          <w:highlight w:val="white"/>
          <w:lang w:val="pt-PT"/>
          <w:rPrChange w:id="1429" w:author="Miguel Ferreira" w:date="2018-12-17T14:26:00Z">
            <w:rPr>
              <w:rFonts w:ascii="Consolas" w:hAnsi="Consolas" w:cs="Arial"/>
              <w:color w:val="FF0000"/>
              <w:sz w:val="18"/>
              <w:szCs w:val="18"/>
              <w:highlight w:val="white"/>
              <w:lang w:val="et-EE"/>
            </w:rPr>
          </w:rPrChange>
        </w:rPr>
        <w:t xml:space="preserve"> </w:t>
      </w:r>
      <w:r w:rsidRPr="00C25E13">
        <w:rPr>
          <w:rFonts w:ascii="Consolas" w:hAnsi="Consolas" w:cs="Arial"/>
          <w:color w:val="FF0000"/>
          <w:sz w:val="18"/>
          <w:szCs w:val="18"/>
          <w:highlight w:val="white"/>
          <w:lang w:val="pt-PT"/>
          <w:rPrChange w:id="1430" w:author="Miguel Ferreira" w:date="2018-12-17T14:26:00Z">
            <w:rPr>
              <w:rFonts w:ascii="Consolas" w:hAnsi="Consolas" w:cs="Arial"/>
              <w:color w:val="FF0000"/>
              <w:sz w:val="18"/>
              <w:szCs w:val="18"/>
              <w:highlight w:val="white"/>
              <w:lang w:val="et-EE"/>
            </w:rPr>
          </w:rPrChange>
        </w:rPr>
        <w:t>LABEL</w:t>
      </w:r>
      <w:r w:rsidRPr="00C25E13">
        <w:rPr>
          <w:rFonts w:ascii="Consolas" w:hAnsi="Consolas" w:cs="Arial"/>
          <w:color w:val="0000FF"/>
          <w:sz w:val="18"/>
          <w:szCs w:val="18"/>
          <w:highlight w:val="white"/>
          <w:lang w:val="pt-PT"/>
          <w:rPrChange w:id="1431"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432" w:author="Miguel Ferreira" w:date="2018-12-17T14:26:00Z">
            <w:rPr>
              <w:rFonts w:ascii="Consolas" w:hAnsi="Consolas" w:cs="Arial"/>
              <w:color w:val="000000"/>
              <w:sz w:val="18"/>
              <w:szCs w:val="18"/>
              <w:highlight w:val="white"/>
              <w:lang w:val="et-EE"/>
            </w:rPr>
          </w:rPrChange>
        </w:rPr>
        <w:t>9da99df7-2237-48d6-90ef-01d99447c16f</w:t>
      </w:r>
      <w:r w:rsidRPr="00C25E13">
        <w:rPr>
          <w:rFonts w:ascii="Consolas" w:hAnsi="Consolas" w:cs="Arial"/>
          <w:color w:val="0000FF"/>
          <w:sz w:val="18"/>
          <w:szCs w:val="18"/>
          <w:highlight w:val="white"/>
          <w:lang w:val="pt-PT"/>
          <w:rPrChange w:id="1433" w:author="Miguel Ferreira" w:date="2018-12-17T14:26:00Z">
            <w:rPr>
              <w:rFonts w:ascii="Consolas" w:hAnsi="Consolas" w:cs="Arial"/>
              <w:color w:val="0000FF"/>
              <w:sz w:val="18"/>
              <w:szCs w:val="18"/>
              <w:highlight w:val="white"/>
              <w:lang w:val="et-EE"/>
            </w:rPr>
          </w:rPrChange>
        </w:rPr>
        <w:t>"&gt;</w:t>
      </w:r>
    </w:p>
    <w:p w14:paraId="6AE9235F"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434"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435"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436"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FF0000"/>
          <w:sz w:val="18"/>
          <w:szCs w:val="18"/>
          <w:highlight w:val="white"/>
          <w:lang w:val="pt-PT"/>
          <w:rPrChange w:id="1437" w:author="Miguel Ferreira" w:date="2018-12-17T14:26:00Z">
            <w:rPr>
              <w:rFonts w:ascii="Consolas" w:hAnsi="Consolas" w:cs="Arial"/>
              <w:color w:val="FF0000"/>
              <w:sz w:val="18"/>
              <w:szCs w:val="18"/>
              <w:highlight w:val="white"/>
              <w:lang w:val="et-EE"/>
            </w:rPr>
          </w:rPrChange>
        </w:rPr>
        <w:t xml:space="preserve"> </w:t>
      </w:r>
      <w:r w:rsidR="00402E50" w:rsidRPr="00C25E13">
        <w:rPr>
          <w:rFonts w:ascii="Consolas" w:hAnsi="Consolas" w:cs="Arial"/>
          <w:color w:val="FF0000"/>
          <w:sz w:val="18"/>
          <w:szCs w:val="18"/>
          <w:lang w:val="pt-PT"/>
          <w:rPrChange w:id="1438" w:author="Miguel Ferreira" w:date="2018-12-17T14:26:00Z">
            <w:rPr>
              <w:rFonts w:ascii="Consolas" w:hAnsi="Consolas" w:cs="Arial"/>
              <w:color w:val="FF0000"/>
              <w:sz w:val="18"/>
              <w:szCs w:val="18"/>
              <w:lang w:val="et-EE"/>
            </w:rPr>
          </w:rPrChange>
        </w:rPr>
        <w:t>ID</w:t>
      </w:r>
      <w:r w:rsidR="00402E50" w:rsidRPr="00C25E13">
        <w:rPr>
          <w:rFonts w:ascii="Consolas" w:hAnsi="Consolas" w:cs="Arial"/>
          <w:color w:val="000000"/>
          <w:sz w:val="18"/>
          <w:szCs w:val="18"/>
          <w:highlight w:val="white"/>
          <w:lang w:val="pt-PT"/>
          <w:rPrChange w:id="1439" w:author="Miguel Ferreira" w:date="2018-12-17T14:26:00Z">
            <w:rPr>
              <w:rFonts w:ascii="Consolas" w:hAnsi="Consolas" w:cs="Arial"/>
              <w:color w:val="000000"/>
              <w:sz w:val="18"/>
              <w:szCs w:val="18"/>
              <w:highlight w:val="white"/>
              <w:lang w:val="et-EE"/>
            </w:rPr>
          </w:rPrChange>
        </w:rPr>
        <w:t>="cbbbb887-e73e-4c35-a3fe-13c85ff47d6f"</w:t>
      </w:r>
      <w:r w:rsidR="00402E50" w:rsidRPr="00C25E13">
        <w:rPr>
          <w:rFonts w:ascii="Consolas" w:hAnsi="Consolas" w:cs="Arial"/>
          <w:color w:val="FF0000"/>
          <w:sz w:val="18"/>
          <w:szCs w:val="18"/>
          <w:highlight w:val="white"/>
          <w:lang w:val="pt-PT"/>
          <w:rPrChange w:id="1440" w:author="Miguel Ferreira" w:date="2018-12-17T14:26:00Z">
            <w:rPr>
              <w:rFonts w:ascii="Consolas" w:hAnsi="Consolas" w:cs="Arial"/>
              <w:color w:val="FF0000"/>
              <w:sz w:val="18"/>
              <w:szCs w:val="18"/>
              <w:highlight w:val="white"/>
              <w:lang w:val="et-EE"/>
            </w:rPr>
          </w:rPrChange>
        </w:rPr>
        <w:t xml:space="preserve"> </w:t>
      </w:r>
      <w:r w:rsidRPr="00C25E13">
        <w:rPr>
          <w:rFonts w:ascii="Consolas" w:hAnsi="Consolas" w:cs="Arial"/>
          <w:color w:val="FF0000"/>
          <w:sz w:val="18"/>
          <w:szCs w:val="18"/>
          <w:highlight w:val="white"/>
          <w:lang w:val="pt-PT"/>
          <w:rPrChange w:id="1441" w:author="Miguel Ferreira" w:date="2018-12-17T14:26:00Z">
            <w:rPr>
              <w:rFonts w:ascii="Consolas" w:hAnsi="Consolas" w:cs="Arial"/>
              <w:color w:val="FF0000"/>
              <w:sz w:val="18"/>
              <w:szCs w:val="18"/>
              <w:highlight w:val="white"/>
              <w:lang w:val="et-EE"/>
            </w:rPr>
          </w:rPrChange>
        </w:rPr>
        <w:t>LABEL</w:t>
      </w:r>
      <w:r w:rsidRPr="00C25E13">
        <w:rPr>
          <w:rFonts w:ascii="Consolas" w:hAnsi="Consolas" w:cs="Arial"/>
          <w:color w:val="0000FF"/>
          <w:sz w:val="18"/>
          <w:szCs w:val="18"/>
          <w:highlight w:val="white"/>
          <w:lang w:val="pt-PT"/>
          <w:rPrChange w:id="1442" w:author="Miguel Ferreira" w:date="2018-12-17T14:26:00Z">
            <w:rPr>
              <w:rFonts w:ascii="Consolas" w:hAnsi="Consolas" w:cs="Arial"/>
              <w:color w:val="0000FF"/>
              <w:sz w:val="18"/>
              <w:szCs w:val="18"/>
              <w:highlight w:val="white"/>
              <w:lang w:val="et-EE"/>
            </w:rPr>
          </w:rPrChange>
        </w:rPr>
        <w:t>="</w:t>
      </w:r>
      <w:proofErr w:type="spellStart"/>
      <w:r w:rsidRPr="00C25E13">
        <w:rPr>
          <w:rFonts w:ascii="Consolas" w:hAnsi="Consolas" w:cs="Arial"/>
          <w:color w:val="000000"/>
          <w:sz w:val="18"/>
          <w:szCs w:val="18"/>
          <w:highlight w:val="white"/>
          <w:lang w:val="pt-PT"/>
          <w:rPrChange w:id="1443" w:author="Miguel Ferreira" w:date="2018-12-17T14:26:00Z">
            <w:rPr>
              <w:rFonts w:ascii="Consolas" w:hAnsi="Consolas" w:cs="Arial"/>
              <w:color w:val="000000"/>
              <w:sz w:val="18"/>
              <w:szCs w:val="18"/>
              <w:highlight w:val="white"/>
              <w:lang w:val="et-EE"/>
            </w:rPr>
          </w:rPrChange>
        </w:rPr>
        <w:t>metadata</w:t>
      </w:r>
      <w:proofErr w:type="spellEnd"/>
      <w:r w:rsidRPr="00C25E13">
        <w:rPr>
          <w:rFonts w:ascii="Consolas" w:hAnsi="Consolas" w:cs="Arial"/>
          <w:color w:val="0000FF"/>
          <w:sz w:val="18"/>
          <w:szCs w:val="18"/>
          <w:highlight w:val="white"/>
          <w:lang w:val="pt-PT"/>
          <w:rPrChange w:id="1444" w:author="Miguel Ferreira" w:date="2018-12-17T14:26:00Z">
            <w:rPr>
              <w:rFonts w:ascii="Consolas" w:hAnsi="Consolas" w:cs="Arial"/>
              <w:color w:val="0000FF"/>
              <w:sz w:val="18"/>
              <w:szCs w:val="18"/>
              <w:highlight w:val="white"/>
              <w:lang w:val="et-EE"/>
            </w:rPr>
          </w:rPrChange>
        </w:rPr>
        <w:t>"&gt;</w:t>
      </w:r>
    </w:p>
    <w:p w14:paraId="0CFEEC73"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445" w:author="Miguel Ferreira" w:date="2018-12-17T14:25: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446" w:author="Miguel Ferreira" w:date="2018-12-17T14:26:00Z">
            <w:rPr>
              <w:rFonts w:ascii="Consolas" w:hAnsi="Consolas" w:cs="Arial"/>
              <w:color w:val="0000FF"/>
              <w:sz w:val="18"/>
              <w:szCs w:val="18"/>
              <w:highlight w:val="white"/>
              <w:lang w:val="et-EE"/>
            </w:rPr>
          </w:rPrChange>
        </w:rPr>
        <w:t xml:space="preserve">         </w:t>
      </w:r>
      <w:r w:rsidRPr="00F65186">
        <w:rPr>
          <w:rFonts w:ascii="Consolas" w:hAnsi="Consolas" w:cs="Arial"/>
          <w:color w:val="0000FF"/>
          <w:sz w:val="18"/>
          <w:szCs w:val="18"/>
          <w:highlight w:val="white"/>
          <w:rPrChange w:id="1447"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rPrChange w:id="1448"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FF0000"/>
          <w:sz w:val="18"/>
          <w:szCs w:val="18"/>
          <w:highlight w:val="white"/>
          <w:lang w:val="en-GB"/>
          <w:rPrChange w:id="1449" w:author="Miguel Ferreira" w:date="2018-12-17T14:25:00Z">
            <w:rPr>
              <w:rFonts w:ascii="Consolas" w:hAnsi="Consolas" w:cs="Arial"/>
              <w:color w:val="FF0000"/>
              <w:sz w:val="18"/>
              <w:szCs w:val="18"/>
              <w:highlight w:val="white"/>
              <w:lang w:val="et-EE"/>
            </w:rPr>
          </w:rPrChange>
        </w:rPr>
        <w:t xml:space="preserve"> </w:t>
      </w:r>
      <w:r w:rsidR="00402E50" w:rsidRPr="00F65186">
        <w:rPr>
          <w:rFonts w:ascii="Consolas" w:hAnsi="Consolas" w:cs="Arial"/>
          <w:color w:val="FF0000"/>
          <w:sz w:val="18"/>
          <w:szCs w:val="18"/>
          <w:rPrChange w:id="1450" w:author="Miguel Ferreira" w:date="2018-12-17T14:25:00Z">
            <w:rPr>
              <w:rFonts w:ascii="Consolas" w:hAnsi="Consolas" w:cs="Arial"/>
              <w:color w:val="FF0000"/>
              <w:sz w:val="18"/>
              <w:szCs w:val="18"/>
              <w:lang w:val="et-EE"/>
            </w:rPr>
          </w:rPrChange>
        </w:rPr>
        <w:t>ID</w:t>
      </w:r>
      <w:r w:rsidR="00402E50" w:rsidRPr="00F65186">
        <w:rPr>
          <w:rFonts w:ascii="Consolas" w:hAnsi="Consolas" w:cs="Arial"/>
          <w:color w:val="000000"/>
          <w:sz w:val="18"/>
          <w:szCs w:val="18"/>
          <w:highlight w:val="white"/>
          <w:lang w:val="en-GB"/>
          <w:rPrChange w:id="1451" w:author="Miguel Ferreira" w:date="2018-12-17T14:25:00Z">
            <w:rPr>
              <w:rFonts w:ascii="Consolas" w:hAnsi="Consolas" w:cs="Arial"/>
              <w:color w:val="000000"/>
              <w:sz w:val="18"/>
              <w:szCs w:val="18"/>
              <w:highlight w:val="white"/>
              <w:lang w:val="et-EE"/>
            </w:rPr>
          </w:rPrChange>
        </w:rPr>
        <w:t>="fa312f6f-c2b0-4124-89b5-9eec9b8267f9"</w:t>
      </w:r>
      <w:r w:rsidR="00402E50" w:rsidRPr="00F65186">
        <w:rPr>
          <w:rFonts w:ascii="Consolas" w:hAnsi="Consolas" w:cs="Arial"/>
          <w:color w:val="FF0000"/>
          <w:sz w:val="18"/>
          <w:szCs w:val="18"/>
          <w:highlight w:val="white"/>
          <w:lang w:val="en-GB"/>
          <w:rPrChange w:id="1452" w:author="Miguel Ferreira" w:date="2018-12-17T14:25:00Z">
            <w:rPr>
              <w:rFonts w:ascii="Consolas" w:hAnsi="Consolas" w:cs="Arial"/>
              <w:color w:val="FF0000"/>
              <w:sz w:val="18"/>
              <w:szCs w:val="18"/>
              <w:highlight w:val="white"/>
              <w:lang w:val="et-EE"/>
            </w:rPr>
          </w:rPrChange>
        </w:rPr>
        <w:t xml:space="preserve"> </w:t>
      </w:r>
      <w:r w:rsidRPr="00F65186">
        <w:rPr>
          <w:rFonts w:ascii="Consolas" w:hAnsi="Consolas" w:cs="Arial"/>
          <w:color w:val="FF0000"/>
          <w:sz w:val="18"/>
          <w:szCs w:val="18"/>
          <w:highlight w:val="white"/>
          <w:rPrChange w:id="1453" w:author="Miguel Ferreira" w:date="2018-12-17T14:25:00Z">
            <w:rPr>
              <w:rFonts w:ascii="Consolas" w:hAnsi="Consolas" w:cs="Arial"/>
              <w:color w:val="FF0000"/>
              <w:sz w:val="18"/>
              <w:szCs w:val="18"/>
              <w:highlight w:val="white"/>
              <w:lang w:val="et-EE"/>
            </w:rPr>
          </w:rPrChange>
        </w:rPr>
        <w:t>LABEL</w:t>
      </w:r>
      <w:r w:rsidRPr="00F65186">
        <w:rPr>
          <w:rFonts w:ascii="Consolas" w:hAnsi="Consolas" w:cs="Arial"/>
          <w:color w:val="0000FF"/>
          <w:sz w:val="18"/>
          <w:szCs w:val="18"/>
          <w:highlight w:val="white"/>
          <w:lang w:val="en-GB"/>
          <w:rPrChange w:id="145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455" w:author="Miguel Ferreira" w:date="2018-12-17T14:25:00Z">
            <w:rPr>
              <w:rFonts w:ascii="Consolas" w:hAnsi="Consolas" w:cs="Arial"/>
              <w:color w:val="000000"/>
              <w:sz w:val="18"/>
              <w:szCs w:val="18"/>
              <w:highlight w:val="white"/>
              <w:lang w:val="et-EE"/>
            </w:rPr>
          </w:rPrChange>
        </w:rPr>
        <w:t>descriptive</w:t>
      </w:r>
      <w:r w:rsidRPr="00F65186">
        <w:rPr>
          <w:rFonts w:ascii="Consolas" w:hAnsi="Consolas" w:cs="Arial"/>
          <w:color w:val="0000FF"/>
          <w:sz w:val="18"/>
          <w:szCs w:val="18"/>
          <w:highlight w:val="white"/>
          <w:lang w:val="en-GB"/>
          <w:rPrChange w:id="1456" w:author="Miguel Ferreira" w:date="2018-12-17T14:25:00Z">
            <w:rPr>
              <w:rFonts w:ascii="Consolas" w:hAnsi="Consolas" w:cs="Arial"/>
              <w:color w:val="0000FF"/>
              <w:sz w:val="18"/>
              <w:szCs w:val="18"/>
              <w:highlight w:val="white"/>
              <w:lang w:val="et-EE"/>
            </w:rPr>
          </w:rPrChange>
        </w:rPr>
        <w:t>"&gt;</w:t>
      </w:r>
    </w:p>
    <w:p w14:paraId="2AC1B1D9"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457" w:author="Miguel Ferreira" w:date="2018-12-17T14:26: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458" w:author="Miguel Ferreira" w:date="2018-12-17T14:25:00Z">
            <w:rPr>
              <w:rFonts w:ascii="Consolas" w:hAnsi="Consolas" w:cs="Arial"/>
              <w:color w:val="000000"/>
              <w:sz w:val="18"/>
              <w:szCs w:val="18"/>
              <w:highlight w:val="white"/>
              <w:lang w:val="et-EE"/>
            </w:rPr>
          </w:rPrChange>
        </w:rPr>
        <w:t xml:space="preserve">            </w:t>
      </w:r>
      <w:r w:rsidRPr="00C25E13">
        <w:rPr>
          <w:rFonts w:ascii="Consolas" w:hAnsi="Consolas" w:cs="Arial"/>
          <w:color w:val="0000FF"/>
          <w:sz w:val="18"/>
          <w:szCs w:val="18"/>
          <w:highlight w:val="white"/>
          <w:lang w:val="pt-PT"/>
          <w:rPrChange w:id="1459"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460" w:author="Miguel Ferreira" w:date="2018-12-17T14:26:00Z">
            <w:rPr>
              <w:rFonts w:ascii="Consolas" w:hAnsi="Consolas" w:cs="Arial"/>
              <w:color w:val="800000"/>
              <w:sz w:val="18"/>
              <w:szCs w:val="18"/>
              <w:highlight w:val="white"/>
              <w:lang w:val="et-EE"/>
            </w:rPr>
          </w:rPrChange>
        </w:rPr>
        <w:t>fptr</w:t>
      </w:r>
      <w:proofErr w:type="spellEnd"/>
      <w:r w:rsidRPr="00C25E13">
        <w:rPr>
          <w:rFonts w:ascii="Consolas" w:hAnsi="Consolas" w:cs="Arial"/>
          <w:color w:val="FF0000"/>
          <w:sz w:val="18"/>
          <w:szCs w:val="18"/>
          <w:highlight w:val="white"/>
          <w:lang w:val="pt-PT"/>
          <w:rPrChange w:id="1461" w:author="Miguel Ferreira" w:date="2018-12-17T14:26:00Z">
            <w:rPr>
              <w:rFonts w:ascii="Consolas" w:hAnsi="Consolas" w:cs="Arial"/>
              <w:color w:val="FF0000"/>
              <w:sz w:val="18"/>
              <w:szCs w:val="18"/>
              <w:highlight w:val="white"/>
              <w:lang w:val="et-EE"/>
            </w:rPr>
          </w:rPrChange>
        </w:rPr>
        <w:t xml:space="preserve"> FILEID</w:t>
      </w:r>
      <w:r w:rsidRPr="00C25E13">
        <w:rPr>
          <w:rFonts w:ascii="Consolas" w:hAnsi="Consolas" w:cs="Arial"/>
          <w:color w:val="0000FF"/>
          <w:sz w:val="18"/>
          <w:szCs w:val="18"/>
          <w:highlight w:val="white"/>
          <w:lang w:val="pt-PT"/>
          <w:rPrChange w:id="1462"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463" w:author="Miguel Ferreira" w:date="2018-12-17T14:26:00Z">
            <w:rPr>
              <w:rFonts w:ascii="Consolas" w:hAnsi="Consolas" w:cs="Arial"/>
              <w:color w:val="000000"/>
              <w:sz w:val="18"/>
              <w:szCs w:val="18"/>
              <w:highlight w:val="white"/>
              <w:lang w:val="et-EE"/>
            </w:rPr>
          </w:rPrChange>
        </w:rPr>
        <w:t>IDc04f8f55-802e-4646-b5f9-78b8e864e530</w:t>
      </w:r>
      <w:r w:rsidRPr="00C25E13">
        <w:rPr>
          <w:rFonts w:ascii="Consolas" w:hAnsi="Consolas" w:cs="Arial"/>
          <w:color w:val="0000FF"/>
          <w:sz w:val="18"/>
          <w:szCs w:val="18"/>
          <w:highlight w:val="white"/>
          <w:lang w:val="pt-PT"/>
          <w:rPrChange w:id="1464" w:author="Miguel Ferreira" w:date="2018-12-17T14:26:00Z">
            <w:rPr>
              <w:rFonts w:ascii="Consolas" w:hAnsi="Consolas" w:cs="Arial"/>
              <w:color w:val="0000FF"/>
              <w:sz w:val="18"/>
              <w:szCs w:val="18"/>
              <w:highlight w:val="white"/>
              <w:lang w:val="et-EE"/>
            </w:rPr>
          </w:rPrChange>
        </w:rPr>
        <w:t>"/&gt;</w:t>
      </w:r>
    </w:p>
    <w:p w14:paraId="63D0A2E7"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465"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00"/>
          <w:sz w:val="18"/>
          <w:szCs w:val="18"/>
          <w:highlight w:val="white"/>
          <w:lang w:val="pt-PT"/>
          <w:rPrChange w:id="1466" w:author="Miguel Ferreira" w:date="2018-12-17T14:26:00Z">
            <w:rPr>
              <w:rFonts w:ascii="Consolas" w:hAnsi="Consolas" w:cs="Arial"/>
              <w:color w:val="000000"/>
              <w:sz w:val="18"/>
              <w:szCs w:val="18"/>
              <w:highlight w:val="white"/>
              <w:lang w:val="et-EE"/>
            </w:rPr>
          </w:rPrChange>
        </w:rPr>
        <w:t xml:space="preserve">            </w:t>
      </w:r>
      <w:r w:rsidRPr="00C25E13">
        <w:rPr>
          <w:rFonts w:ascii="Consolas" w:hAnsi="Consolas" w:cs="Arial"/>
          <w:color w:val="0000FF"/>
          <w:sz w:val="18"/>
          <w:szCs w:val="18"/>
          <w:highlight w:val="white"/>
          <w:lang w:val="pt-PT"/>
          <w:rPrChange w:id="1467"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468" w:author="Miguel Ferreira" w:date="2018-12-17T14:26:00Z">
            <w:rPr>
              <w:rFonts w:ascii="Consolas" w:hAnsi="Consolas" w:cs="Arial"/>
              <w:color w:val="800000"/>
              <w:sz w:val="18"/>
              <w:szCs w:val="18"/>
              <w:highlight w:val="white"/>
              <w:lang w:val="et-EE"/>
            </w:rPr>
          </w:rPrChange>
        </w:rPr>
        <w:t>fptr</w:t>
      </w:r>
      <w:proofErr w:type="spellEnd"/>
      <w:r w:rsidRPr="00C25E13">
        <w:rPr>
          <w:rFonts w:ascii="Consolas" w:hAnsi="Consolas" w:cs="Arial"/>
          <w:color w:val="FF0000"/>
          <w:sz w:val="18"/>
          <w:szCs w:val="18"/>
          <w:highlight w:val="white"/>
          <w:lang w:val="pt-PT"/>
          <w:rPrChange w:id="1469" w:author="Miguel Ferreira" w:date="2018-12-17T14:26:00Z">
            <w:rPr>
              <w:rFonts w:ascii="Consolas" w:hAnsi="Consolas" w:cs="Arial"/>
              <w:color w:val="FF0000"/>
              <w:sz w:val="18"/>
              <w:szCs w:val="18"/>
              <w:highlight w:val="white"/>
              <w:lang w:val="et-EE"/>
            </w:rPr>
          </w:rPrChange>
        </w:rPr>
        <w:t xml:space="preserve"> FILEID</w:t>
      </w:r>
      <w:r w:rsidRPr="00C25E13">
        <w:rPr>
          <w:rFonts w:ascii="Consolas" w:hAnsi="Consolas" w:cs="Arial"/>
          <w:color w:val="0000FF"/>
          <w:sz w:val="18"/>
          <w:szCs w:val="18"/>
          <w:highlight w:val="white"/>
          <w:lang w:val="pt-PT"/>
          <w:rPrChange w:id="1470"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471" w:author="Miguel Ferreira" w:date="2018-12-17T14:26:00Z">
            <w:rPr>
              <w:rFonts w:ascii="Consolas" w:hAnsi="Consolas" w:cs="Arial"/>
              <w:color w:val="000000"/>
              <w:sz w:val="18"/>
              <w:szCs w:val="18"/>
              <w:highlight w:val="white"/>
              <w:lang w:val="et-EE"/>
            </w:rPr>
          </w:rPrChange>
        </w:rPr>
        <w:t>IDa2da0aa8-bf9c-4a79-a83d-2944cb2031ab</w:t>
      </w:r>
      <w:r w:rsidRPr="00C25E13">
        <w:rPr>
          <w:rFonts w:ascii="Consolas" w:hAnsi="Consolas" w:cs="Arial"/>
          <w:color w:val="0000FF"/>
          <w:sz w:val="18"/>
          <w:szCs w:val="18"/>
          <w:highlight w:val="white"/>
          <w:lang w:val="pt-PT"/>
          <w:rPrChange w:id="1472" w:author="Miguel Ferreira" w:date="2018-12-17T14:26:00Z">
            <w:rPr>
              <w:rFonts w:ascii="Consolas" w:hAnsi="Consolas" w:cs="Arial"/>
              <w:color w:val="0000FF"/>
              <w:sz w:val="18"/>
              <w:szCs w:val="18"/>
              <w:highlight w:val="white"/>
              <w:lang w:val="et-EE"/>
            </w:rPr>
          </w:rPrChange>
        </w:rPr>
        <w:t>"/&gt;</w:t>
      </w:r>
    </w:p>
    <w:p w14:paraId="56066649"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473" w:author="Miguel Ferreira" w:date="2018-12-17T14:25:00Z">
            <w:rPr>
              <w:rFonts w:ascii="Consolas" w:hAnsi="Consolas" w:cs="Arial"/>
              <w:color w:val="000000"/>
              <w:sz w:val="18"/>
              <w:szCs w:val="18"/>
              <w:highlight w:val="white"/>
              <w:lang w:val="et-EE"/>
            </w:rPr>
          </w:rPrChange>
        </w:rPr>
      </w:pPr>
      <w:r w:rsidRPr="00C25E13">
        <w:rPr>
          <w:rFonts w:ascii="Consolas" w:hAnsi="Consolas" w:cs="Arial"/>
          <w:color w:val="000000"/>
          <w:sz w:val="18"/>
          <w:szCs w:val="18"/>
          <w:highlight w:val="white"/>
          <w:lang w:val="pt-PT"/>
          <w:rPrChange w:id="1474" w:author="Miguel Ferreira" w:date="2018-12-17T14:26: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475"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lang w:val="en-GB"/>
          <w:rPrChange w:id="1476"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0000FF"/>
          <w:sz w:val="18"/>
          <w:szCs w:val="18"/>
          <w:highlight w:val="white"/>
          <w:lang w:val="en-GB"/>
          <w:rPrChange w:id="1477" w:author="Miguel Ferreira" w:date="2018-12-17T14:25:00Z">
            <w:rPr>
              <w:rFonts w:ascii="Consolas" w:hAnsi="Consolas" w:cs="Arial"/>
              <w:color w:val="0000FF"/>
              <w:sz w:val="18"/>
              <w:szCs w:val="18"/>
              <w:highlight w:val="white"/>
              <w:lang w:val="et-EE"/>
            </w:rPr>
          </w:rPrChange>
        </w:rPr>
        <w:t>&gt;</w:t>
      </w:r>
    </w:p>
    <w:p w14:paraId="4E8EEDB6"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478"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479"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480"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rPrChange w:id="1481"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FF0000"/>
          <w:sz w:val="18"/>
          <w:szCs w:val="18"/>
          <w:highlight w:val="white"/>
          <w:lang w:val="en-GB"/>
          <w:rPrChange w:id="1482" w:author="Miguel Ferreira" w:date="2018-12-17T14:25:00Z">
            <w:rPr>
              <w:rFonts w:ascii="Consolas" w:hAnsi="Consolas" w:cs="Arial"/>
              <w:color w:val="FF0000"/>
              <w:sz w:val="18"/>
              <w:szCs w:val="18"/>
              <w:highlight w:val="white"/>
              <w:lang w:val="et-EE"/>
            </w:rPr>
          </w:rPrChange>
        </w:rPr>
        <w:t xml:space="preserve"> </w:t>
      </w:r>
      <w:r w:rsidR="00402E50" w:rsidRPr="00F65186">
        <w:rPr>
          <w:rFonts w:ascii="Consolas" w:hAnsi="Consolas" w:cs="Arial"/>
          <w:color w:val="FF0000"/>
          <w:sz w:val="18"/>
          <w:szCs w:val="18"/>
          <w:rPrChange w:id="1483" w:author="Miguel Ferreira" w:date="2018-12-17T14:25:00Z">
            <w:rPr>
              <w:rFonts w:ascii="Consolas" w:hAnsi="Consolas" w:cs="Arial"/>
              <w:color w:val="FF0000"/>
              <w:sz w:val="18"/>
              <w:szCs w:val="18"/>
              <w:lang w:val="et-EE"/>
            </w:rPr>
          </w:rPrChange>
        </w:rPr>
        <w:t>ID</w:t>
      </w:r>
      <w:r w:rsidR="00402E50" w:rsidRPr="00F65186">
        <w:rPr>
          <w:rFonts w:ascii="Consolas" w:hAnsi="Consolas" w:cs="Arial"/>
          <w:color w:val="000000"/>
          <w:sz w:val="18"/>
          <w:szCs w:val="18"/>
          <w:highlight w:val="white"/>
          <w:lang w:val="en-GB"/>
          <w:rPrChange w:id="1484" w:author="Miguel Ferreira" w:date="2018-12-17T14:25:00Z">
            <w:rPr>
              <w:rFonts w:ascii="Consolas" w:hAnsi="Consolas" w:cs="Arial"/>
              <w:color w:val="000000"/>
              <w:sz w:val="18"/>
              <w:szCs w:val="18"/>
              <w:highlight w:val="white"/>
              <w:lang w:val="et-EE"/>
            </w:rPr>
          </w:rPrChange>
        </w:rPr>
        <w:t xml:space="preserve">="d90b45ac-f587-42ff-bf20-b69eec1ca2fe" </w:t>
      </w:r>
      <w:r w:rsidRPr="00F65186">
        <w:rPr>
          <w:rFonts w:ascii="Consolas" w:hAnsi="Consolas" w:cs="Arial"/>
          <w:color w:val="FF0000"/>
          <w:sz w:val="18"/>
          <w:szCs w:val="18"/>
          <w:highlight w:val="white"/>
          <w:lang w:val="en-GB"/>
          <w:rPrChange w:id="1485" w:author="Miguel Ferreira" w:date="2018-12-17T14:25:00Z">
            <w:rPr>
              <w:rFonts w:ascii="Consolas" w:hAnsi="Consolas" w:cs="Arial"/>
              <w:color w:val="FF0000"/>
              <w:sz w:val="18"/>
              <w:szCs w:val="18"/>
              <w:highlight w:val="white"/>
              <w:lang w:val="et-EE"/>
            </w:rPr>
          </w:rPrChange>
        </w:rPr>
        <w:t>LABEL</w:t>
      </w:r>
      <w:r w:rsidRPr="00F65186">
        <w:rPr>
          <w:rFonts w:ascii="Consolas" w:hAnsi="Consolas" w:cs="Arial"/>
          <w:color w:val="0000FF"/>
          <w:sz w:val="18"/>
          <w:szCs w:val="18"/>
          <w:highlight w:val="white"/>
          <w:lang w:val="en-GB"/>
          <w:rPrChange w:id="148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487" w:author="Miguel Ferreira" w:date="2018-12-17T14:25:00Z">
            <w:rPr>
              <w:rFonts w:ascii="Consolas" w:hAnsi="Consolas" w:cs="Arial"/>
              <w:color w:val="000000"/>
              <w:sz w:val="18"/>
              <w:szCs w:val="18"/>
              <w:highlight w:val="white"/>
              <w:lang w:val="et-EE"/>
            </w:rPr>
          </w:rPrChange>
        </w:rPr>
        <w:t>preservation</w:t>
      </w:r>
      <w:r w:rsidRPr="00F65186">
        <w:rPr>
          <w:rFonts w:ascii="Consolas" w:hAnsi="Consolas" w:cs="Arial"/>
          <w:color w:val="0000FF"/>
          <w:sz w:val="18"/>
          <w:szCs w:val="18"/>
          <w:highlight w:val="white"/>
          <w:lang w:val="en-GB"/>
          <w:rPrChange w:id="1488" w:author="Miguel Ferreira" w:date="2018-12-17T14:25:00Z">
            <w:rPr>
              <w:rFonts w:ascii="Consolas" w:hAnsi="Consolas" w:cs="Arial"/>
              <w:color w:val="0000FF"/>
              <w:sz w:val="18"/>
              <w:szCs w:val="18"/>
              <w:highlight w:val="white"/>
              <w:lang w:val="et-EE"/>
            </w:rPr>
          </w:rPrChange>
        </w:rPr>
        <w:t>"&gt;</w:t>
      </w:r>
    </w:p>
    <w:p w14:paraId="5C424E3C"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489" w:author="Miguel Ferreira" w:date="2018-12-17T14:26: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490" w:author="Miguel Ferreira" w:date="2018-12-17T14:25:00Z">
            <w:rPr>
              <w:rFonts w:ascii="Consolas" w:hAnsi="Consolas" w:cs="Arial"/>
              <w:color w:val="0000FF"/>
              <w:sz w:val="18"/>
              <w:szCs w:val="18"/>
              <w:highlight w:val="white"/>
              <w:lang w:val="et-EE"/>
            </w:rPr>
          </w:rPrChange>
        </w:rPr>
        <w:t xml:space="preserve">            </w:t>
      </w:r>
      <w:r w:rsidRPr="00C25E13">
        <w:rPr>
          <w:rFonts w:ascii="Consolas" w:hAnsi="Consolas" w:cs="Arial"/>
          <w:color w:val="0000FF"/>
          <w:sz w:val="18"/>
          <w:szCs w:val="18"/>
          <w:highlight w:val="white"/>
          <w:lang w:val="pt-PT"/>
          <w:rPrChange w:id="1491"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492" w:author="Miguel Ferreira" w:date="2018-12-17T14:26:00Z">
            <w:rPr>
              <w:rFonts w:ascii="Consolas" w:hAnsi="Consolas" w:cs="Arial"/>
              <w:color w:val="800000"/>
              <w:sz w:val="18"/>
              <w:szCs w:val="18"/>
              <w:highlight w:val="white"/>
              <w:lang w:val="et-EE"/>
            </w:rPr>
          </w:rPrChange>
        </w:rPr>
        <w:t>fptr</w:t>
      </w:r>
      <w:proofErr w:type="spellEnd"/>
      <w:r w:rsidRPr="00C25E13">
        <w:rPr>
          <w:rFonts w:ascii="Consolas" w:hAnsi="Consolas" w:cs="Arial"/>
          <w:color w:val="FF0000"/>
          <w:sz w:val="18"/>
          <w:szCs w:val="18"/>
          <w:highlight w:val="white"/>
          <w:lang w:val="pt-PT"/>
          <w:rPrChange w:id="1493" w:author="Miguel Ferreira" w:date="2018-12-17T14:26:00Z">
            <w:rPr>
              <w:rFonts w:ascii="Consolas" w:hAnsi="Consolas" w:cs="Arial"/>
              <w:color w:val="FF0000"/>
              <w:sz w:val="18"/>
              <w:szCs w:val="18"/>
              <w:highlight w:val="white"/>
              <w:lang w:val="et-EE"/>
            </w:rPr>
          </w:rPrChange>
        </w:rPr>
        <w:t xml:space="preserve"> FILEID</w:t>
      </w:r>
      <w:r w:rsidRPr="00C25E13">
        <w:rPr>
          <w:rFonts w:ascii="Consolas" w:hAnsi="Consolas" w:cs="Arial"/>
          <w:color w:val="0000FF"/>
          <w:sz w:val="18"/>
          <w:szCs w:val="18"/>
          <w:highlight w:val="white"/>
          <w:lang w:val="pt-PT"/>
          <w:rPrChange w:id="1494"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495" w:author="Miguel Ferreira" w:date="2018-12-17T14:26:00Z">
            <w:rPr>
              <w:rFonts w:ascii="Consolas" w:hAnsi="Consolas" w:cs="Arial"/>
              <w:color w:val="000000"/>
              <w:sz w:val="18"/>
              <w:szCs w:val="18"/>
              <w:highlight w:val="white"/>
              <w:lang w:val="et-EE"/>
            </w:rPr>
          </w:rPrChange>
        </w:rPr>
        <w:t>IDc2ccef19-802e-4646-b5f9-78b8e864e532</w:t>
      </w:r>
      <w:r w:rsidRPr="00C25E13">
        <w:rPr>
          <w:rFonts w:ascii="Consolas" w:hAnsi="Consolas" w:cs="Arial"/>
          <w:color w:val="0000FF"/>
          <w:sz w:val="18"/>
          <w:szCs w:val="18"/>
          <w:highlight w:val="white"/>
          <w:lang w:val="pt-PT"/>
          <w:rPrChange w:id="1496" w:author="Miguel Ferreira" w:date="2018-12-17T14:26:00Z">
            <w:rPr>
              <w:rFonts w:ascii="Consolas" w:hAnsi="Consolas" w:cs="Arial"/>
              <w:color w:val="0000FF"/>
              <w:sz w:val="18"/>
              <w:szCs w:val="18"/>
              <w:highlight w:val="white"/>
              <w:lang w:val="et-EE"/>
            </w:rPr>
          </w:rPrChange>
        </w:rPr>
        <w:t>"/&gt;</w:t>
      </w:r>
    </w:p>
    <w:p w14:paraId="76C03BF2"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497"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498"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499" w:author="Miguel Ferreira" w:date="2018-12-17T14:26:00Z">
            <w:rPr>
              <w:rFonts w:ascii="Consolas" w:hAnsi="Consolas" w:cs="Arial"/>
              <w:color w:val="800000"/>
              <w:sz w:val="18"/>
              <w:szCs w:val="18"/>
              <w:highlight w:val="white"/>
              <w:lang w:val="et-EE"/>
            </w:rPr>
          </w:rPrChange>
        </w:rPr>
        <w:t>fptr</w:t>
      </w:r>
      <w:proofErr w:type="spellEnd"/>
      <w:r w:rsidRPr="00C25E13">
        <w:rPr>
          <w:rFonts w:ascii="Consolas" w:hAnsi="Consolas" w:cs="Arial"/>
          <w:color w:val="FF0000"/>
          <w:sz w:val="18"/>
          <w:szCs w:val="18"/>
          <w:highlight w:val="white"/>
          <w:lang w:val="pt-PT"/>
          <w:rPrChange w:id="1500" w:author="Miguel Ferreira" w:date="2018-12-17T14:26:00Z">
            <w:rPr>
              <w:rFonts w:ascii="Consolas" w:hAnsi="Consolas" w:cs="Arial"/>
              <w:color w:val="FF0000"/>
              <w:sz w:val="18"/>
              <w:szCs w:val="18"/>
              <w:highlight w:val="white"/>
              <w:lang w:val="et-EE"/>
            </w:rPr>
          </w:rPrChange>
        </w:rPr>
        <w:t xml:space="preserve"> FILEID</w:t>
      </w:r>
      <w:r w:rsidRPr="00C25E13">
        <w:rPr>
          <w:rFonts w:ascii="Consolas" w:hAnsi="Consolas" w:cs="Arial"/>
          <w:color w:val="0000FF"/>
          <w:sz w:val="18"/>
          <w:szCs w:val="18"/>
          <w:highlight w:val="white"/>
          <w:lang w:val="pt-PT"/>
          <w:rPrChange w:id="1501"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502" w:author="Miguel Ferreira" w:date="2018-12-17T14:26:00Z">
            <w:rPr>
              <w:rFonts w:ascii="Consolas" w:hAnsi="Consolas" w:cs="Arial"/>
              <w:color w:val="000000"/>
              <w:sz w:val="18"/>
              <w:szCs w:val="18"/>
              <w:highlight w:val="white"/>
              <w:lang w:val="et-EE"/>
            </w:rPr>
          </w:rPrChange>
        </w:rPr>
        <w:t>IDa2da11a8-bf9c-4a79-a83d-2944cbfee654</w:t>
      </w:r>
      <w:r w:rsidRPr="00C25E13">
        <w:rPr>
          <w:rFonts w:ascii="Consolas" w:hAnsi="Consolas" w:cs="Arial"/>
          <w:color w:val="0000FF"/>
          <w:sz w:val="18"/>
          <w:szCs w:val="18"/>
          <w:highlight w:val="white"/>
          <w:lang w:val="pt-PT"/>
          <w:rPrChange w:id="1503" w:author="Miguel Ferreira" w:date="2018-12-17T14:26:00Z">
            <w:rPr>
              <w:rFonts w:ascii="Consolas" w:hAnsi="Consolas" w:cs="Arial"/>
              <w:color w:val="0000FF"/>
              <w:sz w:val="18"/>
              <w:szCs w:val="18"/>
              <w:highlight w:val="white"/>
              <w:lang w:val="et-EE"/>
            </w:rPr>
          </w:rPrChange>
        </w:rPr>
        <w:t>"/&gt;</w:t>
      </w:r>
    </w:p>
    <w:p w14:paraId="47C89F2F"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504"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505"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506"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0000FF"/>
          <w:sz w:val="18"/>
          <w:szCs w:val="18"/>
          <w:highlight w:val="white"/>
          <w:lang w:val="pt-PT"/>
          <w:rPrChange w:id="1507" w:author="Miguel Ferreira" w:date="2018-12-17T14:26:00Z">
            <w:rPr>
              <w:rFonts w:ascii="Consolas" w:hAnsi="Consolas" w:cs="Arial"/>
              <w:color w:val="0000FF"/>
              <w:sz w:val="18"/>
              <w:szCs w:val="18"/>
              <w:highlight w:val="white"/>
              <w:lang w:val="et-EE"/>
            </w:rPr>
          </w:rPrChange>
        </w:rPr>
        <w:t>&gt;</w:t>
      </w:r>
    </w:p>
    <w:p w14:paraId="768FBA0B"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508"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509"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510"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0000FF"/>
          <w:sz w:val="18"/>
          <w:szCs w:val="18"/>
          <w:highlight w:val="white"/>
          <w:lang w:val="pt-PT"/>
          <w:rPrChange w:id="1511" w:author="Miguel Ferreira" w:date="2018-12-17T14:26:00Z">
            <w:rPr>
              <w:rFonts w:ascii="Consolas" w:hAnsi="Consolas" w:cs="Arial"/>
              <w:color w:val="0000FF"/>
              <w:sz w:val="18"/>
              <w:szCs w:val="18"/>
              <w:highlight w:val="white"/>
              <w:lang w:val="et-EE"/>
            </w:rPr>
          </w:rPrChange>
        </w:rPr>
        <w:t>&gt;</w:t>
      </w:r>
    </w:p>
    <w:p w14:paraId="02E12E63"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512"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513"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514"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FF0000"/>
          <w:sz w:val="18"/>
          <w:szCs w:val="18"/>
          <w:highlight w:val="white"/>
          <w:lang w:val="pt-PT"/>
          <w:rPrChange w:id="1515" w:author="Miguel Ferreira" w:date="2018-12-17T14:26:00Z">
            <w:rPr>
              <w:rFonts w:ascii="Consolas" w:hAnsi="Consolas" w:cs="Arial"/>
              <w:color w:val="FF0000"/>
              <w:sz w:val="18"/>
              <w:szCs w:val="18"/>
              <w:highlight w:val="white"/>
              <w:lang w:val="et-EE"/>
            </w:rPr>
          </w:rPrChange>
        </w:rPr>
        <w:t xml:space="preserve"> </w:t>
      </w:r>
      <w:r w:rsidR="00402E50" w:rsidRPr="00C25E13">
        <w:rPr>
          <w:rFonts w:ascii="Consolas" w:hAnsi="Consolas" w:cs="Arial"/>
          <w:color w:val="FF0000"/>
          <w:sz w:val="18"/>
          <w:szCs w:val="18"/>
          <w:lang w:val="pt-PT"/>
          <w:rPrChange w:id="1516" w:author="Miguel Ferreira" w:date="2018-12-17T14:26:00Z">
            <w:rPr>
              <w:rFonts w:ascii="Consolas" w:hAnsi="Consolas" w:cs="Arial"/>
              <w:color w:val="FF0000"/>
              <w:sz w:val="18"/>
              <w:szCs w:val="18"/>
              <w:lang w:val="et-EE"/>
            </w:rPr>
          </w:rPrChange>
        </w:rPr>
        <w:t>ID</w:t>
      </w:r>
      <w:r w:rsidR="00402E50" w:rsidRPr="00C25E13">
        <w:rPr>
          <w:rFonts w:ascii="Consolas" w:hAnsi="Consolas" w:cs="Arial"/>
          <w:color w:val="000000"/>
          <w:sz w:val="18"/>
          <w:szCs w:val="18"/>
          <w:highlight w:val="white"/>
          <w:lang w:val="pt-PT"/>
          <w:rPrChange w:id="1517" w:author="Miguel Ferreira" w:date="2018-12-17T14:26:00Z">
            <w:rPr>
              <w:rFonts w:ascii="Consolas" w:hAnsi="Consolas" w:cs="Arial"/>
              <w:color w:val="000000"/>
              <w:sz w:val="18"/>
              <w:szCs w:val="18"/>
              <w:highlight w:val="white"/>
              <w:lang w:val="et-EE"/>
            </w:rPr>
          </w:rPrChange>
        </w:rPr>
        <w:t>="ebcb69c0-a719-483a-8991-a7af65fa290c"</w:t>
      </w:r>
      <w:r w:rsidR="00402E50" w:rsidRPr="00C25E13">
        <w:rPr>
          <w:rFonts w:ascii="Consolas" w:hAnsi="Consolas" w:cs="Arial"/>
          <w:color w:val="FF0000"/>
          <w:sz w:val="18"/>
          <w:szCs w:val="18"/>
          <w:highlight w:val="white"/>
          <w:lang w:val="pt-PT"/>
          <w:rPrChange w:id="1518" w:author="Miguel Ferreira" w:date="2018-12-17T14:26:00Z">
            <w:rPr>
              <w:rFonts w:ascii="Consolas" w:hAnsi="Consolas" w:cs="Arial"/>
              <w:color w:val="FF0000"/>
              <w:sz w:val="18"/>
              <w:szCs w:val="18"/>
              <w:highlight w:val="white"/>
              <w:lang w:val="et-EE"/>
            </w:rPr>
          </w:rPrChange>
        </w:rPr>
        <w:t xml:space="preserve"> </w:t>
      </w:r>
      <w:r w:rsidRPr="00C25E13">
        <w:rPr>
          <w:rFonts w:ascii="Consolas" w:hAnsi="Consolas" w:cs="Arial"/>
          <w:color w:val="FF0000"/>
          <w:sz w:val="18"/>
          <w:szCs w:val="18"/>
          <w:highlight w:val="white"/>
          <w:lang w:val="pt-PT"/>
          <w:rPrChange w:id="1519" w:author="Miguel Ferreira" w:date="2018-12-17T14:26:00Z">
            <w:rPr>
              <w:rFonts w:ascii="Consolas" w:hAnsi="Consolas" w:cs="Arial"/>
              <w:color w:val="FF0000"/>
              <w:sz w:val="18"/>
              <w:szCs w:val="18"/>
              <w:highlight w:val="white"/>
              <w:lang w:val="et-EE"/>
            </w:rPr>
          </w:rPrChange>
        </w:rPr>
        <w:t>LABEL</w:t>
      </w:r>
      <w:r w:rsidRPr="00C25E13">
        <w:rPr>
          <w:rFonts w:ascii="Consolas" w:hAnsi="Consolas" w:cs="Arial"/>
          <w:color w:val="0000FF"/>
          <w:sz w:val="18"/>
          <w:szCs w:val="18"/>
          <w:highlight w:val="white"/>
          <w:lang w:val="pt-PT"/>
          <w:rPrChange w:id="1520" w:author="Miguel Ferreira" w:date="2018-12-17T14:26:00Z">
            <w:rPr>
              <w:rFonts w:ascii="Consolas" w:hAnsi="Consolas" w:cs="Arial"/>
              <w:color w:val="0000FF"/>
              <w:sz w:val="18"/>
              <w:szCs w:val="18"/>
              <w:highlight w:val="white"/>
              <w:lang w:val="et-EE"/>
            </w:rPr>
          </w:rPrChange>
        </w:rPr>
        <w:t>="</w:t>
      </w:r>
      <w:proofErr w:type="spellStart"/>
      <w:r w:rsidRPr="00C25E13">
        <w:rPr>
          <w:rFonts w:ascii="Consolas" w:hAnsi="Consolas" w:cs="Arial"/>
          <w:color w:val="000000"/>
          <w:sz w:val="18"/>
          <w:szCs w:val="18"/>
          <w:highlight w:val="white"/>
          <w:lang w:val="pt-PT"/>
          <w:rPrChange w:id="1521" w:author="Miguel Ferreira" w:date="2018-12-17T14:26:00Z">
            <w:rPr>
              <w:rFonts w:ascii="Consolas" w:hAnsi="Consolas" w:cs="Arial"/>
              <w:color w:val="000000"/>
              <w:sz w:val="18"/>
              <w:szCs w:val="18"/>
              <w:highlight w:val="white"/>
              <w:lang w:val="et-EE"/>
            </w:rPr>
          </w:rPrChange>
        </w:rPr>
        <w:t>schemas</w:t>
      </w:r>
      <w:proofErr w:type="spellEnd"/>
      <w:r w:rsidRPr="00C25E13">
        <w:rPr>
          <w:rFonts w:ascii="Consolas" w:hAnsi="Consolas" w:cs="Arial"/>
          <w:color w:val="0000FF"/>
          <w:sz w:val="18"/>
          <w:szCs w:val="18"/>
          <w:highlight w:val="white"/>
          <w:lang w:val="pt-PT"/>
          <w:rPrChange w:id="1522" w:author="Miguel Ferreira" w:date="2018-12-17T14:26:00Z">
            <w:rPr>
              <w:rFonts w:ascii="Consolas" w:hAnsi="Consolas" w:cs="Arial"/>
              <w:color w:val="0000FF"/>
              <w:sz w:val="18"/>
              <w:szCs w:val="18"/>
              <w:highlight w:val="white"/>
              <w:lang w:val="et-EE"/>
            </w:rPr>
          </w:rPrChange>
        </w:rPr>
        <w:t>"&gt;</w:t>
      </w:r>
    </w:p>
    <w:p w14:paraId="13BD3F25"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523"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524"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525" w:author="Miguel Ferreira" w:date="2018-12-17T14:26:00Z">
            <w:rPr>
              <w:rFonts w:ascii="Consolas" w:hAnsi="Consolas" w:cs="Arial"/>
              <w:color w:val="800000"/>
              <w:sz w:val="18"/>
              <w:szCs w:val="18"/>
              <w:highlight w:val="white"/>
              <w:lang w:val="et-EE"/>
            </w:rPr>
          </w:rPrChange>
        </w:rPr>
        <w:t>fptr</w:t>
      </w:r>
      <w:proofErr w:type="spellEnd"/>
      <w:r w:rsidRPr="00C25E13">
        <w:rPr>
          <w:rFonts w:ascii="Consolas" w:hAnsi="Consolas" w:cs="Arial"/>
          <w:color w:val="FF0000"/>
          <w:sz w:val="18"/>
          <w:szCs w:val="18"/>
          <w:highlight w:val="white"/>
          <w:lang w:val="pt-PT"/>
          <w:rPrChange w:id="1526" w:author="Miguel Ferreira" w:date="2018-12-17T14:26:00Z">
            <w:rPr>
              <w:rFonts w:ascii="Consolas" w:hAnsi="Consolas" w:cs="Arial"/>
              <w:color w:val="FF0000"/>
              <w:sz w:val="18"/>
              <w:szCs w:val="18"/>
              <w:highlight w:val="white"/>
              <w:lang w:val="et-EE"/>
            </w:rPr>
          </w:rPrChange>
        </w:rPr>
        <w:t xml:space="preserve"> FILEID</w:t>
      </w:r>
      <w:r w:rsidRPr="00C25E13">
        <w:rPr>
          <w:rFonts w:ascii="Consolas" w:hAnsi="Consolas" w:cs="Arial"/>
          <w:color w:val="0000FF"/>
          <w:sz w:val="18"/>
          <w:szCs w:val="18"/>
          <w:highlight w:val="white"/>
          <w:lang w:val="pt-PT"/>
          <w:rPrChange w:id="1527" w:author="Miguel Ferreira" w:date="2018-12-17T14:26:00Z">
            <w:rPr>
              <w:rFonts w:ascii="Consolas" w:hAnsi="Consolas" w:cs="Arial"/>
              <w:color w:val="0000FF"/>
              <w:sz w:val="18"/>
              <w:szCs w:val="18"/>
              <w:highlight w:val="white"/>
              <w:lang w:val="et-EE"/>
            </w:rPr>
          </w:rPrChange>
        </w:rPr>
        <w:t>="</w:t>
      </w:r>
      <w:r w:rsidRPr="00C25E13">
        <w:rPr>
          <w:rFonts w:ascii="Consolas" w:hAnsi="Consolas" w:cs="Arial"/>
          <w:color w:val="000000"/>
          <w:sz w:val="18"/>
          <w:szCs w:val="18"/>
          <w:highlight w:val="white"/>
          <w:lang w:val="pt-PT"/>
          <w:rPrChange w:id="1528" w:author="Miguel Ferreira" w:date="2018-12-17T14:26:00Z">
            <w:rPr>
              <w:rFonts w:ascii="Consolas" w:hAnsi="Consolas" w:cs="Arial"/>
              <w:color w:val="000000"/>
              <w:sz w:val="18"/>
              <w:szCs w:val="18"/>
              <w:highlight w:val="white"/>
              <w:lang w:val="et-EE"/>
            </w:rPr>
          </w:rPrChange>
        </w:rPr>
        <w:t>ID845a7a5b-0cfe-43ff-acd9-14f5f0463e28</w:t>
      </w:r>
      <w:r w:rsidRPr="00C25E13">
        <w:rPr>
          <w:rFonts w:ascii="Consolas" w:hAnsi="Consolas" w:cs="Arial"/>
          <w:color w:val="0000FF"/>
          <w:sz w:val="18"/>
          <w:szCs w:val="18"/>
          <w:highlight w:val="white"/>
          <w:lang w:val="pt-PT"/>
          <w:rPrChange w:id="1529" w:author="Miguel Ferreira" w:date="2018-12-17T14:26:00Z">
            <w:rPr>
              <w:rFonts w:ascii="Consolas" w:hAnsi="Consolas" w:cs="Arial"/>
              <w:color w:val="0000FF"/>
              <w:sz w:val="18"/>
              <w:szCs w:val="18"/>
              <w:highlight w:val="white"/>
              <w:lang w:val="et-EE"/>
            </w:rPr>
          </w:rPrChange>
        </w:rPr>
        <w:t>"/&gt;</w:t>
      </w:r>
    </w:p>
    <w:p w14:paraId="5E2C243E"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530"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00"/>
          <w:sz w:val="18"/>
          <w:szCs w:val="18"/>
          <w:highlight w:val="white"/>
          <w:lang w:val="pt-PT"/>
          <w:rPrChange w:id="1531" w:author="Miguel Ferreira" w:date="2018-12-17T14:26:00Z">
            <w:rPr>
              <w:rFonts w:ascii="Consolas" w:hAnsi="Consolas" w:cs="Arial"/>
              <w:color w:val="000000"/>
              <w:sz w:val="18"/>
              <w:szCs w:val="18"/>
              <w:highlight w:val="white"/>
              <w:lang w:val="et-EE"/>
            </w:rPr>
          </w:rPrChange>
        </w:rPr>
        <w:t xml:space="preserve">      </w:t>
      </w:r>
      <w:r w:rsidRPr="00C25E13">
        <w:rPr>
          <w:rFonts w:ascii="Consolas" w:hAnsi="Consolas" w:cs="Arial"/>
          <w:color w:val="0000FF"/>
          <w:sz w:val="18"/>
          <w:szCs w:val="18"/>
          <w:highlight w:val="white"/>
          <w:lang w:val="pt-PT"/>
          <w:rPrChange w:id="1532" w:author="Miguel Ferreira" w:date="2018-12-17T14:26:00Z">
            <w:rPr>
              <w:rFonts w:ascii="Consolas" w:hAnsi="Consolas" w:cs="Arial"/>
              <w:color w:val="0000FF"/>
              <w:sz w:val="18"/>
              <w:szCs w:val="18"/>
              <w:highlight w:val="white"/>
              <w:lang w:val="et-EE"/>
            </w:rPr>
          </w:rPrChange>
        </w:rPr>
        <w:t>&lt;/</w:t>
      </w:r>
      <w:proofErr w:type="spellStart"/>
      <w:r w:rsidRPr="00C25E13">
        <w:rPr>
          <w:rFonts w:ascii="Consolas" w:hAnsi="Consolas" w:cs="Arial"/>
          <w:color w:val="800000"/>
          <w:sz w:val="18"/>
          <w:szCs w:val="18"/>
          <w:highlight w:val="white"/>
          <w:lang w:val="pt-PT"/>
          <w:rPrChange w:id="1533"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0000FF"/>
          <w:sz w:val="18"/>
          <w:szCs w:val="18"/>
          <w:highlight w:val="white"/>
          <w:lang w:val="pt-PT"/>
          <w:rPrChange w:id="1534" w:author="Miguel Ferreira" w:date="2018-12-17T14:26:00Z">
            <w:rPr>
              <w:rFonts w:ascii="Consolas" w:hAnsi="Consolas" w:cs="Arial"/>
              <w:color w:val="0000FF"/>
              <w:sz w:val="18"/>
              <w:szCs w:val="18"/>
              <w:highlight w:val="white"/>
              <w:lang w:val="et-EE"/>
            </w:rPr>
          </w:rPrChange>
        </w:rPr>
        <w:t>&gt;</w:t>
      </w:r>
    </w:p>
    <w:p w14:paraId="5E773909" w14:textId="77777777" w:rsidR="00AC4C37" w:rsidRPr="00C25E13" w:rsidRDefault="00AC4C37" w:rsidP="00AC4C37">
      <w:pPr>
        <w:autoSpaceDE w:val="0"/>
        <w:autoSpaceDN w:val="0"/>
        <w:adjustRightInd w:val="0"/>
        <w:spacing w:after="0" w:line="240" w:lineRule="auto"/>
        <w:rPr>
          <w:rFonts w:ascii="Consolas" w:hAnsi="Consolas" w:cs="Arial"/>
          <w:color w:val="000000"/>
          <w:sz w:val="18"/>
          <w:szCs w:val="18"/>
          <w:highlight w:val="white"/>
          <w:lang w:val="pt-PT"/>
          <w:rPrChange w:id="1535" w:author="Miguel Ferreira" w:date="2018-12-17T14:26: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536" w:author="Miguel Ferreira" w:date="2018-12-17T14:26:00Z">
            <w:rPr>
              <w:rFonts w:ascii="Consolas" w:hAnsi="Consolas" w:cs="Arial"/>
              <w:color w:val="0000FF"/>
              <w:sz w:val="18"/>
              <w:szCs w:val="18"/>
              <w:highlight w:val="white"/>
              <w:lang w:val="et-EE"/>
            </w:rPr>
          </w:rPrChange>
        </w:rPr>
        <w:t xml:space="preserve">      &lt;</w:t>
      </w:r>
      <w:proofErr w:type="spellStart"/>
      <w:r w:rsidRPr="00C25E13">
        <w:rPr>
          <w:rFonts w:ascii="Consolas" w:hAnsi="Consolas" w:cs="Arial"/>
          <w:color w:val="800000"/>
          <w:sz w:val="18"/>
          <w:szCs w:val="18"/>
          <w:highlight w:val="white"/>
          <w:lang w:val="pt-PT"/>
          <w:rPrChange w:id="1537" w:author="Miguel Ferreira" w:date="2018-12-17T14:26:00Z">
            <w:rPr>
              <w:rFonts w:ascii="Consolas" w:hAnsi="Consolas" w:cs="Arial"/>
              <w:color w:val="800000"/>
              <w:sz w:val="18"/>
              <w:szCs w:val="18"/>
              <w:highlight w:val="white"/>
              <w:lang w:val="et-EE"/>
            </w:rPr>
          </w:rPrChange>
        </w:rPr>
        <w:t>div</w:t>
      </w:r>
      <w:proofErr w:type="spellEnd"/>
      <w:r w:rsidRPr="00C25E13">
        <w:rPr>
          <w:rFonts w:ascii="Consolas" w:hAnsi="Consolas" w:cs="Arial"/>
          <w:color w:val="FF0000"/>
          <w:sz w:val="18"/>
          <w:szCs w:val="18"/>
          <w:highlight w:val="white"/>
          <w:lang w:val="pt-PT"/>
          <w:rPrChange w:id="1538" w:author="Miguel Ferreira" w:date="2018-12-17T14:26:00Z">
            <w:rPr>
              <w:rFonts w:ascii="Consolas" w:hAnsi="Consolas" w:cs="Arial"/>
              <w:color w:val="FF0000"/>
              <w:sz w:val="18"/>
              <w:szCs w:val="18"/>
              <w:highlight w:val="white"/>
              <w:lang w:val="et-EE"/>
            </w:rPr>
          </w:rPrChange>
        </w:rPr>
        <w:t xml:space="preserve"> </w:t>
      </w:r>
      <w:r w:rsidR="00402E50" w:rsidRPr="00C25E13">
        <w:rPr>
          <w:rFonts w:ascii="Consolas" w:hAnsi="Consolas" w:cs="Arial"/>
          <w:color w:val="FF0000"/>
          <w:sz w:val="18"/>
          <w:szCs w:val="18"/>
          <w:lang w:val="pt-PT"/>
          <w:rPrChange w:id="1539" w:author="Miguel Ferreira" w:date="2018-12-17T14:26:00Z">
            <w:rPr>
              <w:rFonts w:ascii="Consolas" w:hAnsi="Consolas" w:cs="Arial"/>
              <w:color w:val="FF0000"/>
              <w:sz w:val="18"/>
              <w:szCs w:val="18"/>
              <w:lang w:val="et-EE"/>
            </w:rPr>
          </w:rPrChange>
        </w:rPr>
        <w:t>ID</w:t>
      </w:r>
      <w:r w:rsidR="00402E50" w:rsidRPr="00C25E13">
        <w:rPr>
          <w:rFonts w:ascii="Consolas" w:hAnsi="Consolas" w:cs="Arial"/>
          <w:color w:val="000000"/>
          <w:sz w:val="18"/>
          <w:szCs w:val="18"/>
          <w:highlight w:val="white"/>
          <w:lang w:val="pt-PT"/>
          <w:rPrChange w:id="1540" w:author="Miguel Ferreira" w:date="2018-12-17T14:26:00Z">
            <w:rPr>
              <w:rFonts w:ascii="Consolas" w:hAnsi="Consolas" w:cs="Arial"/>
              <w:color w:val="000000"/>
              <w:sz w:val="18"/>
              <w:szCs w:val="18"/>
              <w:highlight w:val="white"/>
              <w:lang w:val="et-EE"/>
            </w:rPr>
          </w:rPrChange>
        </w:rPr>
        <w:t>="d958361d-a147-41dc-b657-b11a20205cab"</w:t>
      </w:r>
      <w:r w:rsidR="00402E50" w:rsidRPr="00C25E13">
        <w:rPr>
          <w:rFonts w:ascii="Consolas" w:hAnsi="Consolas" w:cs="Arial"/>
          <w:color w:val="FF0000"/>
          <w:sz w:val="18"/>
          <w:szCs w:val="18"/>
          <w:highlight w:val="white"/>
          <w:lang w:val="pt-PT"/>
          <w:rPrChange w:id="1541" w:author="Miguel Ferreira" w:date="2018-12-17T14:26:00Z">
            <w:rPr>
              <w:rFonts w:ascii="Consolas" w:hAnsi="Consolas" w:cs="Arial"/>
              <w:color w:val="FF0000"/>
              <w:sz w:val="18"/>
              <w:szCs w:val="18"/>
              <w:highlight w:val="white"/>
              <w:lang w:val="et-EE"/>
            </w:rPr>
          </w:rPrChange>
        </w:rPr>
        <w:t xml:space="preserve"> </w:t>
      </w:r>
      <w:r w:rsidRPr="00C25E13">
        <w:rPr>
          <w:rFonts w:ascii="Consolas" w:hAnsi="Consolas" w:cs="Arial"/>
          <w:color w:val="FF0000"/>
          <w:sz w:val="18"/>
          <w:szCs w:val="18"/>
          <w:highlight w:val="white"/>
          <w:lang w:val="pt-PT"/>
          <w:rPrChange w:id="1542" w:author="Miguel Ferreira" w:date="2018-12-17T14:26:00Z">
            <w:rPr>
              <w:rFonts w:ascii="Consolas" w:hAnsi="Consolas" w:cs="Arial"/>
              <w:color w:val="FF0000"/>
              <w:sz w:val="18"/>
              <w:szCs w:val="18"/>
              <w:highlight w:val="white"/>
              <w:lang w:val="et-EE"/>
            </w:rPr>
          </w:rPrChange>
        </w:rPr>
        <w:t>LABEL</w:t>
      </w:r>
      <w:r w:rsidRPr="00C25E13">
        <w:rPr>
          <w:rFonts w:ascii="Consolas" w:hAnsi="Consolas" w:cs="Arial"/>
          <w:color w:val="0000FF"/>
          <w:sz w:val="18"/>
          <w:szCs w:val="18"/>
          <w:highlight w:val="white"/>
          <w:lang w:val="pt-PT"/>
          <w:rPrChange w:id="1543" w:author="Miguel Ferreira" w:date="2018-12-17T14:26:00Z">
            <w:rPr>
              <w:rFonts w:ascii="Consolas" w:hAnsi="Consolas" w:cs="Arial"/>
              <w:color w:val="0000FF"/>
              <w:sz w:val="18"/>
              <w:szCs w:val="18"/>
              <w:highlight w:val="white"/>
              <w:lang w:val="et-EE"/>
            </w:rPr>
          </w:rPrChange>
        </w:rPr>
        <w:t>="</w:t>
      </w:r>
      <w:proofErr w:type="spellStart"/>
      <w:r w:rsidRPr="00C25E13">
        <w:rPr>
          <w:rFonts w:ascii="Consolas" w:hAnsi="Consolas" w:cs="Arial"/>
          <w:color w:val="000000"/>
          <w:sz w:val="18"/>
          <w:szCs w:val="18"/>
          <w:highlight w:val="white"/>
          <w:lang w:val="pt-PT"/>
          <w:rPrChange w:id="1544" w:author="Miguel Ferreira" w:date="2018-12-17T14:26:00Z">
            <w:rPr>
              <w:rFonts w:ascii="Consolas" w:hAnsi="Consolas" w:cs="Arial"/>
              <w:color w:val="000000"/>
              <w:sz w:val="18"/>
              <w:szCs w:val="18"/>
              <w:highlight w:val="white"/>
              <w:lang w:val="et-EE"/>
            </w:rPr>
          </w:rPrChange>
        </w:rPr>
        <w:t>representations</w:t>
      </w:r>
      <w:proofErr w:type="spellEnd"/>
      <w:r w:rsidRPr="00C25E13">
        <w:rPr>
          <w:rFonts w:ascii="Consolas" w:hAnsi="Consolas" w:cs="Arial"/>
          <w:color w:val="0000FF"/>
          <w:sz w:val="18"/>
          <w:szCs w:val="18"/>
          <w:highlight w:val="white"/>
          <w:lang w:val="pt-PT"/>
          <w:rPrChange w:id="1545" w:author="Miguel Ferreira" w:date="2018-12-17T14:26:00Z">
            <w:rPr>
              <w:rFonts w:ascii="Consolas" w:hAnsi="Consolas" w:cs="Arial"/>
              <w:color w:val="0000FF"/>
              <w:sz w:val="18"/>
              <w:szCs w:val="18"/>
              <w:highlight w:val="white"/>
              <w:lang w:val="et-EE"/>
            </w:rPr>
          </w:rPrChange>
        </w:rPr>
        <w:t>"/&gt;</w:t>
      </w:r>
    </w:p>
    <w:p w14:paraId="1ED3F84C"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546" w:author="Miguel Ferreira" w:date="2018-12-17T14:25:00Z">
            <w:rPr>
              <w:rFonts w:ascii="Consolas" w:hAnsi="Consolas" w:cs="Arial"/>
              <w:color w:val="000000"/>
              <w:sz w:val="18"/>
              <w:szCs w:val="18"/>
              <w:highlight w:val="white"/>
              <w:lang w:val="et-EE"/>
            </w:rPr>
          </w:rPrChange>
        </w:rPr>
      </w:pPr>
      <w:r w:rsidRPr="00C25E13">
        <w:rPr>
          <w:rFonts w:ascii="Consolas" w:hAnsi="Consolas" w:cs="Arial"/>
          <w:color w:val="0000FF"/>
          <w:sz w:val="18"/>
          <w:szCs w:val="18"/>
          <w:highlight w:val="white"/>
          <w:lang w:val="pt-PT"/>
          <w:rPrChange w:id="1547" w:author="Miguel Ferreira" w:date="2018-12-17T14:26:00Z">
            <w:rPr>
              <w:rFonts w:ascii="Consolas" w:hAnsi="Consolas" w:cs="Arial"/>
              <w:color w:val="0000FF"/>
              <w:sz w:val="18"/>
              <w:szCs w:val="18"/>
              <w:highlight w:val="white"/>
              <w:lang w:val="et-EE"/>
            </w:rPr>
          </w:rPrChange>
        </w:rPr>
        <w:t xml:space="preserve">         </w:t>
      </w:r>
      <w:r w:rsidRPr="00F65186">
        <w:rPr>
          <w:rFonts w:ascii="Consolas" w:hAnsi="Consolas" w:cs="Arial"/>
          <w:color w:val="0000FF"/>
          <w:sz w:val="18"/>
          <w:szCs w:val="18"/>
          <w:highlight w:val="white"/>
          <w:rPrChange w:id="1548"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rPrChange w:id="1549"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FF0000"/>
          <w:sz w:val="18"/>
          <w:szCs w:val="18"/>
          <w:highlight w:val="white"/>
          <w:lang w:val="en-GB"/>
          <w:rPrChange w:id="1550" w:author="Miguel Ferreira" w:date="2018-12-17T14:25:00Z">
            <w:rPr>
              <w:rFonts w:ascii="Consolas" w:hAnsi="Consolas" w:cs="Arial"/>
              <w:color w:val="FF0000"/>
              <w:sz w:val="18"/>
              <w:szCs w:val="18"/>
              <w:highlight w:val="white"/>
              <w:lang w:val="et-EE"/>
            </w:rPr>
          </w:rPrChange>
        </w:rPr>
        <w:t xml:space="preserve"> </w:t>
      </w:r>
      <w:r w:rsidR="00402E50" w:rsidRPr="00F65186">
        <w:rPr>
          <w:rFonts w:ascii="Consolas" w:hAnsi="Consolas" w:cs="Arial"/>
          <w:color w:val="FF0000"/>
          <w:sz w:val="18"/>
          <w:szCs w:val="18"/>
          <w:rPrChange w:id="1551" w:author="Miguel Ferreira" w:date="2018-12-17T14:25:00Z">
            <w:rPr>
              <w:rFonts w:ascii="Consolas" w:hAnsi="Consolas" w:cs="Arial"/>
              <w:color w:val="FF0000"/>
              <w:sz w:val="18"/>
              <w:szCs w:val="18"/>
              <w:lang w:val="et-EE"/>
            </w:rPr>
          </w:rPrChange>
        </w:rPr>
        <w:t>ID</w:t>
      </w:r>
      <w:r w:rsidR="00402E50" w:rsidRPr="00F65186">
        <w:rPr>
          <w:rFonts w:ascii="Consolas" w:hAnsi="Consolas" w:cs="Arial"/>
          <w:color w:val="000000"/>
          <w:sz w:val="18"/>
          <w:szCs w:val="18"/>
          <w:highlight w:val="white"/>
          <w:lang w:val="en-GB"/>
          <w:rPrChange w:id="1552" w:author="Miguel Ferreira" w:date="2018-12-17T14:25:00Z">
            <w:rPr>
              <w:rFonts w:ascii="Consolas" w:hAnsi="Consolas" w:cs="Arial"/>
              <w:color w:val="000000"/>
              <w:sz w:val="18"/>
              <w:szCs w:val="18"/>
              <w:highlight w:val="white"/>
              <w:lang w:val="et-EE"/>
            </w:rPr>
          </w:rPrChange>
        </w:rPr>
        <w:t>="be0ac8a7-0be9-4222-b307-5306d75b88c1"</w:t>
      </w:r>
      <w:r w:rsidR="00402E50" w:rsidRPr="00F65186">
        <w:rPr>
          <w:rFonts w:ascii="Consolas" w:hAnsi="Consolas" w:cs="Arial"/>
          <w:color w:val="FF0000"/>
          <w:sz w:val="18"/>
          <w:szCs w:val="18"/>
          <w:highlight w:val="white"/>
          <w:lang w:val="en-GB"/>
          <w:rPrChange w:id="1553" w:author="Miguel Ferreira" w:date="2018-12-17T14:25:00Z">
            <w:rPr>
              <w:rFonts w:ascii="Consolas" w:hAnsi="Consolas" w:cs="Arial"/>
              <w:color w:val="FF0000"/>
              <w:sz w:val="18"/>
              <w:szCs w:val="18"/>
              <w:highlight w:val="white"/>
              <w:lang w:val="et-EE"/>
            </w:rPr>
          </w:rPrChange>
        </w:rPr>
        <w:t xml:space="preserve"> </w:t>
      </w:r>
      <w:r w:rsidRPr="00F65186">
        <w:rPr>
          <w:rFonts w:ascii="Consolas" w:hAnsi="Consolas" w:cs="Arial"/>
          <w:color w:val="FF0000"/>
          <w:sz w:val="18"/>
          <w:szCs w:val="18"/>
          <w:highlight w:val="white"/>
          <w:rPrChange w:id="1554" w:author="Miguel Ferreira" w:date="2018-12-17T14:25:00Z">
            <w:rPr>
              <w:rFonts w:ascii="Consolas" w:hAnsi="Consolas" w:cs="Arial"/>
              <w:color w:val="FF0000"/>
              <w:sz w:val="18"/>
              <w:szCs w:val="18"/>
              <w:highlight w:val="white"/>
              <w:lang w:val="et-EE"/>
            </w:rPr>
          </w:rPrChange>
        </w:rPr>
        <w:t>LABEL</w:t>
      </w:r>
      <w:r w:rsidRPr="00F65186">
        <w:rPr>
          <w:rFonts w:ascii="Consolas" w:hAnsi="Consolas" w:cs="Arial"/>
          <w:color w:val="0000FF"/>
          <w:sz w:val="18"/>
          <w:szCs w:val="18"/>
          <w:highlight w:val="white"/>
          <w:lang w:val="en-GB"/>
          <w:rPrChange w:id="155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556" w:author="Miguel Ferreira" w:date="2018-12-17T14:25:00Z">
            <w:rPr>
              <w:rFonts w:ascii="Consolas" w:hAnsi="Consolas" w:cs="Arial"/>
              <w:color w:val="000000"/>
              <w:sz w:val="18"/>
              <w:szCs w:val="18"/>
              <w:highlight w:val="white"/>
              <w:lang w:val="et-EE"/>
            </w:rPr>
          </w:rPrChange>
        </w:rPr>
        <w:t>representations/</w:t>
      </w:r>
      <w:r w:rsidR="001A1A5A" w:rsidRPr="00F65186">
        <w:rPr>
          <w:rFonts w:ascii="Consolas" w:hAnsi="Consolas" w:cs="Arial"/>
          <w:color w:val="000000"/>
          <w:sz w:val="18"/>
          <w:szCs w:val="18"/>
          <w:highlight w:val="white"/>
          <w:lang w:val="en-GB"/>
          <w:rPrChange w:id="1557" w:author="Miguel Ferreira" w:date="2018-12-17T14:25:00Z">
            <w:rPr>
              <w:rFonts w:ascii="Consolas" w:hAnsi="Consolas" w:cs="Arial"/>
              <w:color w:val="000000"/>
              <w:sz w:val="18"/>
              <w:szCs w:val="18"/>
              <w:highlight w:val="white"/>
              <w:lang w:val="et-EE"/>
            </w:rPr>
          </w:rPrChange>
        </w:rPr>
        <w:t>rep</w:t>
      </w:r>
      <w:r w:rsidRPr="00F65186">
        <w:rPr>
          <w:rFonts w:ascii="Consolas" w:hAnsi="Consolas" w:cs="Arial"/>
          <w:color w:val="000000"/>
          <w:sz w:val="18"/>
          <w:szCs w:val="18"/>
          <w:highlight w:val="white"/>
          <w:lang w:val="en-GB"/>
          <w:rPrChange w:id="1558" w:author="Miguel Ferreira" w:date="2018-12-17T14:25:00Z">
            <w:rPr>
              <w:rFonts w:ascii="Consolas" w:hAnsi="Consolas" w:cs="Arial"/>
              <w:color w:val="000000"/>
              <w:sz w:val="18"/>
              <w:szCs w:val="18"/>
              <w:highlight w:val="white"/>
              <w:lang w:val="et-EE"/>
            </w:rPr>
          </w:rPrChange>
        </w:rPr>
        <w:t>1</w:t>
      </w:r>
      <w:r w:rsidRPr="00F65186">
        <w:rPr>
          <w:rFonts w:ascii="Consolas" w:hAnsi="Consolas" w:cs="Arial"/>
          <w:color w:val="0000FF"/>
          <w:sz w:val="18"/>
          <w:szCs w:val="18"/>
          <w:highlight w:val="white"/>
          <w:rPrChange w:id="1559" w:author="Miguel Ferreira" w:date="2018-12-17T14:25:00Z">
            <w:rPr>
              <w:rFonts w:ascii="Consolas" w:hAnsi="Consolas" w:cs="Arial"/>
              <w:color w:val="0000FF"/>
              <w:sz w:val="18"/>
              <w:szCs w:val="18"/>
              <w:highlight w:val="white"/>
              <w:lang w:val="et-EE"/>
            </w:rPr>
          </w:rPrChange>
        </w:rPr>
        <w:t>"&gt;</w:t>
      </w:r>
    </w:p>
    <w:p w14:paraId="44E92FE9"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560"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561"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562"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563" w:author="Miguel Ferreira" w:date="2018-12-17T14:25:00Z">
            <w:rPr>
              <w:rFonts w:ascii="Consolas" w:hAnsi="Consolas" w:cs="Arial"/>
              <w:color w:val="800000"/>
              <w:sz w:val="18"/>
              <w:szCs w:val="18"/>
              <w:highlight w:val="white"/>
              <w:lang w:val="et-EE"/>
            </w:rPr>
          </w:rPrChange>
        </w:rPr>
        <w:t>mptr</w:t>
      </w:r>
      <w:proofErr w:type="spellEnd"/>
      <w:r w:rsidRPr="00F65186">
        <w:rPr>
          <w:rFonts w:ascii="Consolas" w:hAnsi="Consolas" w:cs="Arial"/>
          <w:color w:val="FF0000"/>
          <w:sz w:val="18"/>
          <w:szCs w:val="18"/>
          <w:highlight w:val="white"/>
          <w:rPrChange w:id="1564" w:author="Miguel Ferreira" w:date="2018-12-17T14:25:00Z">
            <w:rPr>
              <w:rFonts w:ascii="Consolas" w:hAnsi="Consolas" w:cs="Arial"/>
              <w:color w:val="FF0000"/>
              <w:sz w:val="18"/>
              <w:szCs w:val="18"/>
              <w:highlight w:val="white"/>
              <w:lang w:val="et-EE"/>
            </w:rPr>
          </w:rPrChange>
        </w:rPr>
        <w:t xml:space="preserve"> </w:t>
      </w:r>
      <w:proofErr w:type="spellStart"/>
      <w:proofErr w:type="gramStart"/>
      <w:r w:rsidRPr="00F65186">
        <w:rPr>
          <w:rFonts w:ascii="Consolas" w:hAnsi="Consolas" w:cs="Arial"/>
          <w:color w:val="FF0000"/>
          <w:sz w:val="18"/>
          <w:szCs w:val="18"/>
          <w:highlight w:val="white"/>
          <w:rPrChange w:id="1565" w:author="Miguel Ferreira" w:date="2018-12-17T14:25:00Z">
            <w:rPr>
              <w:rFonts w:ascii="Consolas" w:hAnsi="Consolas" w:cs="Arial"/>
              <w:color w:val="FF0000"/>
              <w:sz w:val="18"/>
              <w:szCs w:val="18"/>
              <w:highlight w:val="white"/>
              <w:lang w:val="et-EE"/>
            </w:rPr>
          </w:rPrChange>
        </w:rPr>
        <w:t>xlink:href</w:t>
      </w:r>
      <w:proofErr w:type="spellEnd"/>
      <w:proofErr w:type="gramEnd"/>
      <w:r w:rsidRPr="00F65186">
        <w:rPr>
          <w:rFonts w:ascii="Consolas" w:hAnsi="Consolas" w:cs="Arial"/>
          <w:color w:val="0000FF"/>
          <w:sz w:val="18"/>
          <w:szCs w:val="18"/>
          <w:highlight w:val="white"/>
          <w:rPrChange w:id="1566"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567" w:author="Miguel Ferreira" w:date="2018-12-17T14:25:00Z">
            <w:rPr>
              <w:rFonts w:ascii="Consolas" w:hAnsi="Consolas" w:cs="Arial"/>
              <w:color w:val="000000"/>
              <w:sz w:val="18"/>
              <w:szCs w:val="18"/>
              <w:highlight w:val="white"/>
              <w:lang w:val="et-EE"/>
            </w:rPr>
          </w:rPrChange>
        </w:rPr>
        <w:t>file://representations/</w:t>
      </w:r>
      <w:r w:rsidR="001A1A5A" w:rsidRPr="00F65186">
        <w:rPr>
          <w:rFonts w:ascii="Consolas" w:hAnsi="Consolas" w:cs="Arial"/>
          <w:color w:val="000000"/>
          <w:sz w:val="18"/>
          <w:szCs w:val="18"/>
          <w:highlight w:val="white"/>
          <w:lang w:val="en-GB"/>
          <w:rPrChange w:id="1568" w:author="Miguel Ferreira" w:date="2018-12-17T14:25:00Z">
            <w:rPr>
              <w:rFonts w:ascii="Consolas" w:hAnsi="Consolas" w:cs="Arial"/>
              <w:color w:val="000000"/>
              <w:sz w:val="18"/>
              <w:szCs w:val="18"/>
              <w:highlight w:val="white"/>
              <w:lang w:val="et-EE"/>
            </w:rPr>
          </w:rPrChange>
        </w:rPr>
        <w:t>r</w:t>
      </w:r>
      <w:r w:rsidR="00402E50" w:rsidRPr="00F65186">
        <w:rPr>
          <w:rFonts w:ascii="Consolas" w:hAnsi="Consolas" w:cs="Arial"/>
          <w:color w:val="000000"/>
          <w:sz w:val="18"/>
          <w:szCs w:val="18"/>
          <w:highlight w:val="white"/>
          <w:rPrChange w:id="1569" w:author="Miguel Ferreira" w:date="2018-12-17T14:25:00Z">
            <w:rPr>
              <w:rFonts w:ascii="Consolas" w:hAnsi="Consolas" w:cs="Arial"/>
              <w:color w:val="000000"/>
              <w:sz w:val="18"/>
              <w:szCs w:val="18"/>
              <w:highlight w:val="white"/>
              <w:lang w:val="et-EE"/>
            </w:rPr>
          </w:rPrChange>
        </w:rPr>
        <w:t>ep</w:t>
      </w:r>
      <w:r w:rsidR="001A1A5A" w:rsidRPr="00F65186">
        <w:rPr>
          <w:rFonts w:ascii="Consolas" w:hAnsi="Consolas" w:cs="Arial"/>
          <w:color w:val="000000"/>
          <w:sz w:val="18"/>
          <w:szCs w:val="18"/>
          <w:highlight w:val="white"/>
          <w:lang w:val="en-GB"/>
          <w:rPrChange w:id="1570" w:author="Miguel Ferreira" w:date="2018-12-17T14:25:00Z">
            <w:rPr>
              <w:rFonts w:ascii="Consolas" w:hAnsi="Consolas" w:cs="Arial"/>
              <w:color w:val="000000"/>
              <w:sz w:val="18"/>
              <w:szCs w:val="18"/>
              <w:highlight w:val="white"/>
              <w:lang w:val="et-EE"/>
            </w:rPr>
          </w:rPrChange>
        </w:rPr>
        <w:t>1</w:t>
      </w:r>
      <w:r w:rsidRPr="00F65186">
        <w:rPr>
          <w:rFonts w:ascii="Consolas" w:hAnsi="Consolas" w:cs="Arial"/>
          <w:color w:val="000000"/>
          <w:sz w:val="18"/>
          <w:szCs w:val="18"/>
          <w:highlight w:val="white"/>
          <w:rPrChange w:id="1571" w:author="Miguel Ferreira" w:date="2018-12-17T14:25:00Z">
            <w:rPr>
              <w:rFonts w:ascii="Consolas" w:hAnsi="Consolas" w:cs="Arial"/>
              <w:color w:val="000000"/>
              <w:sz w:val="18"/>
              <w:szCs w:val="18"/>
              <w:highlight w:val="white"/>
              <w:lang w:val="et-EE"/>
            </w:rPr>
          </w:rPrChange>
        </w:rPr>
        <w:t>/METS.xml</w:t>
      </w:r>
      <w:r w:rsidRPr="00F65186">
        <w:rPr>
          <w:rFonts w:ascii="Consolas" w:hAnsi="Consolas" w:cs="Arial"/>
          <w:color w:val="0000FF"/>
          <w:sz w:val="18"/>
          <w:szCs w:val="18"/>
          <w:highlight w:val="white"/>
          <w:lang w:val="en-GB"/>
          <w:rPrChange w:id="157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573" w:author="Miguel Ferreira" w:date="2018-12-17T14:25:00Z">
            <w:rPr>
              <w:rFonts w:ascii="Consolas" w:hAnsi="Consolas" w:cs="Arial"/>
              <w:color w:val="FF0000"/>
              <w:sz w:val="18"/>
              <w:szCs w:val="18"/>
              <w:highlight w:val="white"/>
              <w:lang w:val="et-EE"/>
            </w:rPr>
          </w:rPrChange>
        </w:rPr>
        <w:t xml:space="preserve"> </w:t>
      </w:r>
      <w:proofErr w:type="spellStart"/>
      <w:r w:rsidRPr="00F65186">
        <w:rPr>
          <w:rFonts w:ascii="Consolas" w:hAnsi="Consolas" w:cs="Arial"/>
          <w:color w:val="FF0000"/>
          <w:sz w:val="18"/>
          <w:szCs w:val="18"/>
          <w:highlight w:val="white"/>
          <w:rPrChange w:id="1574" w:author="Miguel Ferreira" w:date="2018-12-17T14:25:00Z">
            <w:rPr>
              <w:rFonts w:ascii="Consolas" w:hAnsi="Consolas" w:cs="Arial"/>
              <w:color w:val="FF0000"/>
              <w:sz w:val="18"/>
              <w:szCs w:val="18"/>
              <w:highlight w:val="white"/>
              <w:lang w:val="et-EE"/>
            </w:rPr>
          </w:rPrChange>
        </w:rPr>
        <w:t>xlink:type</w:t>
      </w:r>
      <w:proofErr w:type="spellEnd"/>
      <w:r w:rsidRPr="00F65186">
        <w:rPr>
          <w:rFonts w:ascii="Consolas" w:hAnsi="Consolas" w:cs="Arial"/>
          <w:color w:val="0000FF"/>
          <w:sz w:val="18"/>
          <w:szCs w:val="18"/>
          <w:highlight w:val="white"/>
          <w:rPrChange w:id="157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576" w:author="Miguel Ferreira" w:date="2018-12-17T14:25:00Z">
            <w:rPr>
              <w:rFonts w:ascii="Consolas" w:hAnsi="Consolas" w:cs="Arial"/>
              <w:color w:val="000000"/>
              <w:sz w:val="18"/>
              <w:szCs w:val="18"/>
              <w:highlight w:val="white"/>
              <w:lang w:val="et-EE"/>
            </w:rPr>
          </w:rPrChange>
        </w:rPr>
        <w:t>simple</w:t>
      </w:r>
      <w:r w:rsidRPr="00F65186">
        <w:rPr>
          <w:rFonts w:ascii="Consolas" w:hAnsi="Consolas" w:cs="Arial"/>
          <w:color w:val="0000FF"/>
          <w:sz w:val="18"/>
          <w:szCs w:val="18"/>
          <w:highlight w:val="white"/>
          <w:lang w:val="en-GB"/>
          <w:rPrChange w:id="1577"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578" w:author="Miguel Ferreira" w:date="2018-12-17T14:25:00Z">
            <w:rPr>
              <w:rFonts w:ascii="Consolas" w:hAnsi="Consolas" w:cs="Arial"/>
              <w:color w:val="FF0000"/>
              <w:sz w:val="18"/>
              <w:szCs w:val="18"/>
              <w:highlight w:val="white"/>
              <w:lang w:val="et-EE"/>
            </w:rPr>
          </w:rPrChange>
        </w:rPr>
        <w:t xml:space="preserve"> LOCTYPE</w:t>
      </w:r>
      <w:r w:rsidRPr="00F65186">
        <w:rPr>
          <w:rFonts w:ascii="Consolas" w:hAnsi="Consolas" w:cs="Arial"/>
          <w:color w:val="0000FF"/>
          <w:sz w:val="18"/>
          <w:szCs w:val="18"/>
          <w:highlight w:val="white"/>
          <w:lang w:val="en-GB"/>
          <w:rPrChange w:id="1579"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580" w:author="Miguel Ferreira" w:date="2018-12-17T14:25:00Z">
            <w:rPr>
              <w:rFonts w:ascii="Consolas" w:hAnsi="Consolas" w:cs="Arial"/>
              <w:color w:val="000000"/>
              <w:sz w:val="18"/>
              <w:szCs w:val="18"/>
              <w:highlight w:val="white"/>
              <w:lang w:val="et-EE"/>
            </w:rPr>
          </w:rPrChange>
        </w:rPr>
        <w:t>URL</w:t>
      </w:r>
      <w:r w:rsidRPr="00F65186">
        <w:rPr>
          <w:rFonts w:ascii="Consolas" w:hAnsi="Consolas" w:cs="Arial"/>
          <w:color w:val="0000FF"/>
          <w:sz w:val="18"/>
          <w:szCs w:val="18"/>
          <w:highlight w:val="white"/>
          <w:lang w:val="en-GB"/>
          <w:rPrChange w:id="1581" w:author="Miguel Ferreira" w:date="2018-12-17T14:25:00Z">
            <w:rPr>
              <w:rFonts w:ascii="Consolas" w:hAnsi="Consolas" w:cs="Arial"/>
              <w:color w:val="0000FF"/>
              <w:sz w:val="18"/>
              <w:szCs w:val="18"/>
              <w:highlight w:val="white"/>
              <w:lang w:val="et-EE"/>
            </w:rPr>
          </w:rPrChange>
        </w:rPr>
        <w:t>"/&gt;</w:t>
      </w:r>
    </w:p>
    <w:p w14:paraId="40DFCF3E" w14:textId="77777777" w:rsidR="00AC4C37" w:rsidRPr="00F65186" w:rsidRDefault="00AC4C37" w:rsidP="00AC4C37">
      <w:pPr>
        <w:autoSpaceDE w:val="0"/>
        <w:autoSpaceDN w:val="0"/>
        <w:adjustRightInd w:val="0"/>
        <w:spacing w:after="0" w:line="240" w:lineRule="auto"/>
        <w:rPr>
          <w:rFonts w:ascii="Consolas" w:hAnsi="Consolas" w:cs="Arial"/>
          <w:color w:val="0000FF"/>
          <w:sz w:val="18"/>
          <w:szCs w:val="18"/>
          <w:highlight w:val="white"/>
          <w:rPrChange w:id="1582" w:author="Miguel Ferreira" w:date="2018-12-17T14:25:00Z">
            <w:rPr>
              <w:rFonts w:ascii="Consolas" w:hAnsi="Consolas" w:cs="Arial"/>
              <w:color w:val="0000FF"/>
              <w:sz w:val="18"/>
              <w:szCs w:val="18"/>
              <w:highlight w:val="white"/>
              <w:lang w:val="et-EE"/>
            </w:rPr>
          </w:rPrChange>
        </w:rPr>
      </w:pPr>
      <w:r w:rsidRPr="00F65186">
        <w:rPr>
          <w:rFonts w:ascii="Consolas" w:hAnsi="Consolas" w:cs="Arial"/>
          <w:color w:val="000000"/>
          <w:sz w:val="18"/>
          <w:szCs w:val="18"/>
          <w:highlight w:val="white"/>
          <w:rPrChange w:id="1583"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584"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lang w:val="en-GB"/>
          <w:rPrChange w:id="1585"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0000FF"/>
          <w:sz w:val="18"/>
          <w:szCs w:val="18"/>
          <w:highlight w:val="white"/>
          <w:lang w:val="en-GB"/>
          <w:rPrChange w:id="1586" w:author="Miguel Ferreira" w:date="2018-12-17T14:25:00Z">
            <w:rPr>
              <w:rFonts w:ascii="Consolas" w:hAnsi="Consolas" w:cs="Arial"/>
              <w:color w:val="0000FF"/>
              <w:sz w:val="18"/>
              <w:szCs w:val="18"/>
              <w:highlight w:val="white"/>
              <w:lang w:val="et-EE"/>
            </w:rPr>
          </w:rPrChange>
        </w:rPr>
        <w:t>&gt;</w:t>
      </w:r>
    </w:p>
    <w:p w14:paraId="651E4FF1" w14:textId="77777777" w:rsidR="00402E50" w:rsidRPr="00F65186" w:rsidRDefault="00402E50" w:rsidP="00402E50">
      <w:pPr>
        <w:autoSpaceDE w:val="0"/>
        <w:autoSpaceDN w:val="0"/>
        <w:adjustRightInd w:val="0"/>
        <w:spacing w:after="0" w:line="240" w:lineRule="auto"/>
        <w:rPr>
          <w:rFonts w:ascii="Consolas" w:hAnsi="Consolas" w:cs="Arial"/>
          <w:color w:val="000000"/>
          <w:sz w:val="18"/>
          <w:szCs w:val="18"/>
          <w:highlight w:val="white"/>
          <w:rPrChange w:id="1587"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588" w:author="Miguel Ferreira" w:date="2018-12-17T14:25:00Z">
            <w:rPr>
              <w:rFonts w:ascii="Consolas" w:hAnsi="Consolas" w:cs="Arial"/>
              <w:color w:val="0000FF"/>
              <w:sz w:val="18"/>
              <w:szCs w:val="18"/>
              <w:highlight w:val="white"/>
              <w:lang w:val="et-EE"/>
            </w:rPr>
          </w:rPrChange>
        </w:rPr>
        <w:t xml:space="preserve">         &lt;</w:t>
      </w:r>
      <w:r w:rsidRPr="00F65186">
        <w:rPr>
          <w:rFonts w:ascii="Consolas" w:hAnsi="Consolas" w:cs="Arial"/>
          <w:color w:val="800000"/>
          <w:sz w:val="18"/>
          <w:szCs w:val="18"/>
          <w:highlight w:val="white"/>
          <w:rPrChange w:id="1589"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FF0000"/>
          <w:sz w:val="18"/>
          <w:szCs w:val="18"/>
          <w:highlight w:val="white"/>
          <w:lang w:val="en-GB"/>
          <w:rPrChange w:id="1590" w:author="Miguel Ferreira" w:date="2018-12-17T14:25:00Z">
            <w:rPr>
              <w:rFonts w:ascii="Consolas" w:hAnsi="Consolas" w:cs="Arial"/>
              <w:color w:val="FF0000"/>
              <w:sz w:val="18"/>
              <w:szCs w:val="18"/>
              <w:highlight w:val="white"/>
              <w:lang w:val="et-EE"/>
            </w:rPr>
          </w:rPrChange>
        </w:rPr>
        <w:t xml:space="preserve"> </w:t>
      </w:r>
      <w:r w:rsidRPr="00F65186">
        <w:rPr>
          <w:rFonts w:ascii="Consolas" w:hAnsi="Consolas" w:cs="Arial"/>
          <w:color w:val="FF0000"/>
          <w:sz w:val="18"/>
          <w:szCs w:val="18"/>
          <w:rPrChange w:id="1591" w:author="Miguel Ferreira" w:date="2018-12-17T14:25:00Z">
            <w:rPr>
              <w:rFonts w:ascii="Consolas" w:hAnsi="Consolas" w:cs="Arial"/>
              <w:color w:val="FF0000"/>
              <w:sz w:val="18"/>
              <w:szCs w:val="18"/>
              <w:lang w:val="et-EE"/>
            </w:rPr>
          </w:rPrChange>
        </w:rPr>
        <w:t>ID</w:t>
      </w:r>
      <w:r w:rsidRPr="00F65186">
        <w:rPr>
          <w:rFonts w:ascii="Consolas" w:hAnsi="Consolas" w:cs="Arial"/>
          <w:color w:val="000000"/>
          <w:sz w:val="18"/>
          <w:szCs w:val="18"/>
          <w:highlight w:val="white"/>
          <w:lang w:val="en-GB"/>
          <w:rPrChange w:id="1592" w:author="Miguel Ferreira" w:date="2018-12-17T14:25:00Z">
            <w:rPr>
              <w:rFonts w:ascii="Consolas" w:hAnsi="Consolas" w:cs="Arial"/>
              <w:color w:val="000000"/>
              <w:sz w:val="18"/>
              <w:szCs w:val="18"/>
              <w:highlight w:val="white"/>
              <w:lang w:val="et-EE"/>
            </w:rPr>
          </w:rPrChange>
        </w:rPr>
        <w:t xml:space="preserve">="d7fc076e-0287-4105-acf4-1a44d0172c7a" </w:t>
      </w:r>
      <w:r w:rsidRPr="00F65186">
        <w:rPr>
          <w:rFonts w:ascii="Consolas" w:hAnsi="Consolas" w:cs="Arial"/>
          <w:color w:val="FF0000"/>
          <w:sz w:val="18"/>
          <w:szCs w:val="18"/>
          <w:highlight w:val="white"/>
          <w:lang w:val="en-GB"/>
          <w:rPrChange w:id="1593" w:author="Miguel Ferreira" w:date="2018-12-17T14:25:00Z">
            <w:rPr>
              <w:rFonts w:ascii="Consolas" w:hAnsi="Consolas" w:cs="Arial"/>
              <w:color w:val="FF0000"/>
              <w:sz w:val="18"/>
              <w:szCs w:val="18"/>
              <w:highlight w:val="white"/>
              <w:lang w:val="et-EE"/>
            </w:rPr>
          </w:rPrChange>
        </w:rPr>
        <w:t>LABEL</w:t>
      </w:r>
      <w:r w:rsidRPr="00F65186">
        <w:rPr>
          <w:rFonts w:ascii="Consolas" w:hAnsi="Consolas" w:cs="Arial"/>
          <w:color w:val="0000FF"/>
          <w:sz w:val="18"/>
          <w:szCs w:val="18"/>
          <w:highlight w:val="white"/>
          <w:lang w:val="en-GB"/>
          <w:rPrChange w:id="1594"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595" w:author="Miguel Ferreira" w:date="2018-12-17T14:25:00Z">
            <w:rPr>
              <w:rFonts w:ascii="Consolas" w:hAnsi="Consolas" w:cs="Arial"/>
              <w:color w:val="000000"/>
              <w:sz w:val="18"/>
              <w:szCs w:val="18"/>
              <w:highlight w:val="white"/>
              <w:lang w:val="et-EE"/>
            </w:rPr>
          </w:rPrChange>
        </w:rPr>
        <w:t>representations/rep2</w:t>
      </w:r>
      <w:r w:rsidRPr="00F65186">
        <w:rPr>
          <w:rFonts w:ascii="Consolas" w:hAnsi="Consolas" w:cs="Arial"/>
          <w:color w:val="0000FF"/>
          <w:sz w:val="18"/>
          <w:szCs w:val="18"/>
          <w:highlight w:val="white"/>
          <w:lang w:val="en-GB"/>
          <w:rPrChange w:id="1596" w:author="Miguel Ferreira" w:date="2018-12-17T14:25:00Z">
            <w:rPr>
              <w:rFonts w:ascii="Consolas" w:hAnsi="Consolas" w:cs="Arial"/>
              <w:color w:val="0000FF"/>
              <w:sz w:val="18"/>
              <w:szCs w:val="18"/>
              <w:highlight w:val="white"/>
              <w:lang w:val="et-EE"/>
            </w:rPr>
          </w:rPrChange>
        </w:rPr>
        <w:t>"&gt;</w:t>
      </w:r>
    </w:p>
    <w:p w14:paraId="56EDC942" w14:textId="77777777" w:rsidR="00402E50" w:rsidRPr="00F65186" w:rsidRDefault="00402E50" w:rsidP="00402E50">
      <w:pPr>
        <w:autoSpaceDE w:val="0"/>
        <w:autoSpaceDN w:val="0"/>
        <w:adjustRightInd w:val="0"/>
        <w:spacing w:after="0" w:line="240" w:lineRule="auto"/>
        <w:rPr>
          <w:rFonts w:ascii="Consolas" w:hAnsi="Consolas" w:cs="Arial"/>
          <w:color w:val="000000"/>
          <w:sz w:val="18"/>
          <w:szCs w:val="18"/>
          <w:highlight w:val="white"/>
          <w:rPrChange w:id="1597"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598"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599"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600" w:author="Miguel Ferreira" w:date="2018-12-17T14:25:00Z">
            <w:rPr>
              <w:rFonts w:ascii="Consolas" w:hAnsi="Consolas" w:cs="Arial"/>
              <w:color w:val="800000"/>
              <w:sz w:val="18"/>
              <w:szCs w:val="18"/>
              <w:highlight w:val="white"/>
              <w:lang w:val="et-EE"/>
            </w:rPr>
          </w:rPrChange>
        </w:rPr>
        <w:t>mptr</w:t>
      </w:r>
      <w:proofErr w:type="spellEnd"/>
      <w:r w:rsidRPr="00F65186">
        <w:rPr>
          <w:rFonts w:ascii="Consolas" w:hAnsi="Consolas" w:cs="Arial"/>
          <w:color w:val="FF0000"/>
          <w:sz w:val="18"/>
          <w:szCs w:val="18"/>
          <w:highlight w:val="white"/>
          <w:rPrChange w:id="1601" w:author="Miguel Ferreira" w:date="2018-12-17T14:25:00Z">
            <w:rPr>
              <w:rFonts w:ascii="Consolas" w:hAnsi="Consolas" w:cs="Arial"/>
              <w:color w:val="FF0000"/>
              <w:sz w:val="18"/>
              <w:szCs w:val="18"/>
              <w:highlight w:val="white"/>
              <w:lang w:val="et-EE"/>
            </w:rPr>
          </w:rPrChange>
        </w:rPr>
        <w:t xml:space="preserve"> </w:t>
      </w:r>
      <w:proofErr w:type="spellStart"/>
      <w:proofErr w:type="gramStart"/>
      <w:r w:rsidRPr="00F65186">
        <w:rPr>
          <w:rFonts w:ascii="Consolas" w:hAnsi="Consolas" w:cs="Arial"/>
          <w:color w:val="FF0000"/>
          <w:sz w:val="18"/>
          <w:szCs w:val="18"/>
          <w:highlight w:val="white"/>
          <w:rPrChange w:id="1602" w:author="Miguel Ferreira" w:date="2018-12-17T14:25:00Z">
            <w:rPr>
              <w:rFonts w:ascii="Consolas" w:hAnsi="Consolas" w:cs="Arial"/>
              <w:color w:val="FF0000"/>
              <w:sz w:val="18"/>
              <w:szCs w:val="18"/>
              <w:highlight w:val="white"/>
              <w:lang w:val="et-EE"/>
            </w:rPr>
          </w:rPrChange>
        </w:rPr>
        <w:t>xlink:href</w:t>
      </w:r>
      <w:proofErr w:type="spellEnd"/>
      <w:proofErr w:type="gramEnd"/>
      <w:r w:rsidRPr="00F65186">
        <w:rPr>
          <w:rFonts w:ascii="Consolas" w:hAnsi="Consolas" w:cs="Arial"/>
          <w:color w:val="0000FF"/>
          <w:sz w:val="18"/>
          <w:szCs w:val="18"/>
          <w:highlight w:val="white"/>
          <w:rPrChange w:id="1603"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604" w:author="Miguel Ferreira" w:date="2018-12-17T14:25:00Z">
            <w:rPr>
              <w:rFonts w:ascii="Consolas" w:hAnsi="Consolas" w:cs="Arial"/>
              <w:color w:val="000000"/>
              <w:sz w:val="18"/>
              <w:szCs w:val="18"/>
              <w:highlight w:val="white"/>
              <w:lang w:val="et-EE"/>
            </w:rPr>
          </w:rPrChange>
        </w:rPr>
        <w:t>file://representations/rep2/METS.xml</w:t>
      </w:r>
      <w:r w:rsidRPr="00F65186">
        <w:rPr>
          <w:rFonts w:ascii="Consolas" w:hAnsi="Consolas" w:cs="Arial"/>
          <w:color w:val="0000FF"/>
          <w:sz w:val="18"/>
          <w:szCs w:val="18"/>
          <w:highlight w:val="white"/>
          <w:lang w:val="en-GB"/>
          <w:rPrChange w:id="1605"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606" w:author="Miguel Ferreira" w:date="2018-12-17T14:25:00Z">
            <w:rPr>
              <w:rFonts w:ascii="Consolas" w:hAnsi="Consolas" w:cs="Arial"/>
              <w:color w:val="FF0000"/>
              <w:sz w:val="18"/>
              <w:szCs w:val="18"/>
              <w:highlight w:val="white"/>
              <w:lang w:val="et-EE"/>
            </w:rPr>
          </w:rPrChange>
        </w:rPr>
        <w:t xml:space="preserve"> </w:t>
      </w:r>
      <w:proofErr w:type="spellStart"/>
      <w:r w:rsidRPr="00F65186">
        <w:rPr>
          <w:rFonts w:ascii="Consolas" w:hAnsi="Consolas" w:cs="Arial"/>
          <w:color w:val="FF0000"/>
          <w:sz w:val="18"/>
          <w:szCs w:val="18"/>
          <w:highlight w:val="white"/>
          <w:rPrChange w:id="1607" w:author="Miguel Ferreira" w:date="2018-12-17T14:25:00Z">
            <w:rPr>
              <w:rFonts w:ascii="Consolas" w:hAnsi="Consolas" w:cs="Arial"/>
              <w:color w:val="FF0000"/>
              <w:sz w:val="18"/>
              <w:szCs w:val="18"/>
              <w:highlight w:val="white"/>
              <w:lang w:val="et-EE"/>
            </w:rPr>
          </w:rPrChange>
        </w:rPr>
        <w:t>xlink:type</w:t>
      </w:r>
      <w:proofErr w:type="spellEnd"/>
      <w:r w:rsidRPr="00F65186">
        <w:rPr>
          <w:rFonts w:ascii="Consolas" w:hAnsi="Consolas" w:cs="Arial"/>
          <w:color w:val="0000FF"/>
          <w:sz w:val="18"/>
          <w:szCs w:val="18"/>
          <w:highlight w:val="white"/>
          <w:rPrChange w:id="1608"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609" w:author="Miguel Ferreira" w:date="2018-12-17T14:25:00Z">
            <w:rPr>
              <w:rFonts w:ascii="Consolas" w:hAnsi="Consolas" w:cs="Arial"/>
              <w:color w:val="000000"/>
              <w:sz w:val="18"/>
              <w:szCs w:val="18"/>
              <w:highlight w:val="white"/>
              <w:lang w:val="et-EE"/>
            </w:rPr>
          </w:rPrChange>
        </w:rPr>
        <w:t>simple</w:t>
      </w:r>
      <w:r w:rsidRPr="00F65186">
        <w:rPr>
          <w:rFonts w:ascii="Consolas" w:hAnsi="Consolas" w:cs="Arial"/>
          <w:color w:val="0000FF"/>
          <w:sz w:val="18"/>
          <w:szCs w:val="18"/>
          <w:highlight w:val="white"/>
          <w:lang w:val="en-GB"/>
          <w:rPrChange w:id="1610"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FF0000"/>
          <w:sz w:val="18"/>
          <w:szCs w:val="18"/>
          <w:highlight w:val="white"/>
          <w:rPrChange w:id="1611" w:author="Miguel Ferreira" w:date="2018-12-17T14:25:00Z">
            <w:rPr>
              <w:rFonts w:ascii="Consolas" w:hAnsi="Consolas" w:cs="Arial"/>
              <w:color w:val="FF0000"/>
              <w:sz w:val="18"/>
              <w:szCs w:val="18"/>
              <w:highlight w:val="white"/>
              <w:lang w:val="et-EE"/>
            </w:rPr>
          </w:rPrChange>
        </w:rPr>
        <w:t xml:space="preserve"> LOCTYPE</w:t>
      </w:r>
      <w:r w:rsidRPr="00F65186">
        <w:rPr>
          <w:rFonts w:ascii="Consolas" w:hAnsi="Consolas" w:cs="Arial"/>
          <w:color w:val="0000FF"/>
          <w:sz w:val="18"/>
          <w:szCs w:val="18"/>
          <w:highlight w:val="white"/>
          <w:lang w:val="en-GB"/>
          <w:rPrChange w:id="1612" w:author="Miguel Ferreira" w:date="2018-12-17T14:25:00Z">
            <w:rPr>
              <w:rFonts w:ascii="Consolas" w:hAnsi="Consolas" w:cs="Arial"/>
              <w:color w:val="0000FF"/>
              <w:sz w:val="18"/>
              <w:szCs w:val="18"/>
              <w:highlight w:val="white"/>
              <w:lang w:val="et-EE"/>
            </w:rPr>
          </w:rPrChange>
        </w:rPr>
        <w:t>="</w:t>
      </w:r>
      <w:r w:rsidRPr="00F65186">
        <w:rPr>
          <w:rFonts w:ascii="Consolas" w:hAnsi="Consolas" w:cs="Arial"/>
          <w:color w:val="000000"/>
          <w:sz w:val="18"/>
          <w:szCs w:val="18"/>
          <w:highlight w:val="white"/>
          <w:lang w:val="en-GB"/>
          <w:rPrChange w:id="1613" w:author="Miguel Ferreira" w:date="2018-12-17T14:25:00Z">
            <w:rPr>
              <w:rFonts w:ascii="Consolas" w:hAnsi="Consolas" w:cs="Arial"/>
              <w:color w:val="000000"/>
              <w:sz w:val="18"/>
              <w:szCs w:val="18"/>
              <w:highlight w:val="white"/>
              <w:lang w:val="et-EE"/>
            </w:rPr>
          </w:rPrChange>
        </w:rPr>
        <w:t>URL</w:t>
      </w:r>
      <w:r w:rsidRPr="00F65186">
        <w:rPr>
          <w:rFonts w:ascii="Consolas" w:hAnsi="Consolas" w:cs="Arial"/>
          <w:color w:val="0000FF"/>
          <w:sz w:val="18"/>
          <w:szCs w:val="18"/>
          <w:highlight w:val="white"/>
          <w:lang w:val="en-GB"/>
          <w:rPrChange w:id="1614" w:author="Miguel Ferreira" w:date="2018-12-17T14:25:00Z">
            <w:rPr>
              <w:rFonts w:ascii="Consolas" w:hAnsi="Consolas" w:cs="Arial"/>
              <w:color w:val="0000FF"/>
              <w:sz w:val="18"/>
              <w:szCs w:val="18"/>
              <w:highlight w:val="white"/>
              <w:lang w:val="et-EE"/>
            </w:rPr>
          </w:rPrChange>
        </w:rPr>
        <w:t>"/&gt;</w:t>
      </w:r>
    </w:p>
    <w:p w14:paraId="7B4EDAB7" w14:textId="77777777" w:rsidR="00402E50" w:rsidRPr="00F65186" w:rsidRDefault="00402E50" w:rsidP="00AC4C37">
      <w:pPr>
        <w:autoSpaceDE w:val="0"/>
        <w:autoSpaceDN w:val="0"/>
        <w:adjustRightInd w:val="0"/>
        <w:spacing w:after="0" w:line="240" w:lineRule="auto"/>
        <w:rPr>
          <w:rFonts w:ascii="Consolas" w:hAnsi="Consolas" w:cs="Arial"/>
          <w:color w:val="000000"/>
          <w:sz w:val="18"/>
          <w:szCs w:val="18"/>
          <w:highlight w:val="white"/>
          <w:rPrChange w:id="1615"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00"/>
          <w:sz w:val="18"/>
          <w:szCs w:val="18"/>
          <w:highlight w:val="white"/>
          <w:rPrChange w:id="1616" w:author="Miguel Ferreira" w:date="2018-12-17T14:25:00Z">
            <w:rPr>
              <w:rFonts w:ascii="Consolas" w:hAnsi="Consolas" w:cs="Arial"/>
              <w:color w:val="000000"/>
              <w:sz w:val="18"/>
              <w:szCs w:val="18"/>
              <w:highlight w:val="white"/>
              <w:lang w:val="et-EE"/>
            </w:rPr>
          </w:rPrChange>
        </w:rPr>
        <w:t xml:space="preserve">         </w:t>
      </w:r>
      <w:r w:rsidRPr="00F65186">
        <w:rPr>
          <w:rFonts w:ascii="Consolas" w:hAnsi="Consolas" w:cs="Arial"/>
          <w:color w:val="0000FF"/>
          <w:sz w:val="18"/>
          <w:szCs w:val="18"/>
          <w:highlight w:val="white"/>
          <w:rPrChange w:id="1617" w:author="Miguel Ferreira" w:date="2018-12-17T14:25:00Z">
            <w:rPr>
              <w:rFonts w:ascii="Consolas" w:hAnsi="Consolas" w:cs="Arial"/>
              <w:color w:val="0000FF"/>
              <w:sz w:val="18"/>
              <w:szCs w:val="18"/>
              <w:highlight w:val="white"/>
              <w:lang w:val="et-EE"/>
            </w:rPr>
          </w:rPrChange>
        </w:rPr>
        <w:t>&lt;/</w:t>
      </w:r>
      <w:r w:rsidRPr="00F65186">
        <w:rPr>
          <w:rFonts w:ascii="Consolas" w:hAnsi="Consolas" w:cs="Arial"/>
          <w:color w:val="800000"/>
          <w:sz w:val="18"/>
          <w:szCs w:val="18"/>
          <w:highlight w:val="white"/>
          <w:lang w:val="en-GB"/>
          <w:rPrChange w:id="1618"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0000FF"/>
          <w:sz w:val="18"/>
          <w:szCs w:val="18"/>
          <w:highlight w:val="white"/>
          <w:lang w:val="en-GB"/>
          <w:rPrChange w:id="1619" w:author="Miguel Ferreira" w:date="2018-12-17T14:25:00Z">
            <w:rPr>
              <w:rFonts w:ascii="Consolas" w:hAnsi="Consolas" w:cs="Arial"/>
              <w:color w:val="0000FF"/>
              <w:sz w:val="18"/>
              <w:szCs w:val="18"/>
              <w:highlight w:val="white"/>
              <w:lang w:val="et-EE"/>
            </w:rPr>
          </w:rPrChange>
        </w:rPr>
        <w:t>&gt;</w:t>
      </w:r>
    </w:p>
    <w:p w14:paraId="1B299458" w14:textId="77777777" w:rsidR="00AC4C37" w:rsidRPr="00F65186" w:rsidRDefault="00AC4C37" w:rsidP="00AC4C37">
      <w:pPr>
        <w:autoSpaceDE w:val="0"/>
        <w:autoSpaceDN w:val="0"/>
        <w:adjustRightInd w:val="0"/>
        <w:spacing w:after="0" w:line="240" w:lineRule="auto"/>
        <w:rPr>
          <w:rFonts w:ascii="Consolas" w:hAnsi="Consolas" w:cs="Arial"/>
          <w:color w:val="000000"/>
          <w:sz w:val="18"/>
          <w:szCs w:val="18"/>
          <w:highlight w:val="white"/>
          <w:rPrChange w:id="1620" w:author="Miguel Ferreira" w:date="2018-12-17T14:25:00Z">
            <w:rPr>
              <w:rFonts w:ascii="Consolas" w:hAnsi="Consolas" w:cs="Arial"/>
              <w:color w:val="000000"/>
              <w:sz w:val="18"/>
              <w:szCs w:val="18"/>
              <w:highlight w:val="white"/>
              <w:lang w:val="et-EE"/>
            </w:rPr>
          </w:rPrChange>
        </w:rPr>
      </w:pPr>
      <w:r w:rsidRPr="00F65186">
        <w:rPr>
          <w:rFonts w:ascii="Consolas" w:hAnsi="Consolas" w:cs="Arial"/>
          <w:color w:val="0000FF"/>
          <w:sz w:val="18"/>
          <w:szCs w:val="18"/>
          <w:highlight w:val="white"/>
          <w:rPrChange w:id="1621" w:author="Miguel Ferreira" w:date="2018-12-17T14:25:00Z">
            <w:rPr>
              <w:rFonts w:ascii="Consolas" w:hAnsi="Consolas" w:cs="Arial"/>
              <w:color w:val="0000FF"/>
              <w:sz w:val="18"/>
              <w:szCs w:val="18"/>
              <w:highlight w:val="white"/>
              <w:lang w:val="et-EE"/>
            </w:rPr>
          </w:rPrChange>
        </w:rPr>
        <w:t xml:space="preserve">   &lt;/</w:t>
      </w:r>
      <w:r w:rsidRPr="00F65186">
        <w:rPr>
          <w:rFonts w:ascii="Consolas" w:hAnsi="Consolas" w:cs="Arial"/>
          <w:color w:val="800000"/>
          <w:sz w:val="18"/>
          <w:szCs w:val="18"/>
          <w:highlight w:val="white"/>
          <w:rPrChange w:id="1622" w:author="Miguel Ferreira" w:date="2018-12-17T14:25:00Z">
            <w:rPr>
              <w:rFonts w:ascii="Consolas" w:hAnsi="Consolas" w:cs="Arial"/>
              <w:color w:val="800000"/>
              <w:sz w:val="18"/>
              <w:szCs w:val="18"/>
              <w:highlight w:val="white"/>
              <w:lang w:val="et-EE"/>
            </w:rPr>
          </w:rPrChange>
        </w:rPr>
        <w:t>div</w:t>
      </w:r>
      <w:r w:rsidRPr="00F65186">
        <w:rPr>
          <w:rFonts w:ascii="Consolas" w:hAnsi="Consolas" w:cs="Arial"/>
          <w:color w:val="0000FF"/>
          <w:sz w:val="18"/>
          <w:szCs w:val="18"/>
          <w:highlight w:val="white"/>
          <w:lang w:val="en-GB"/>
          <w:rPrChange w:id="1623" w:author="Miguel Ferreira" w:date="2018-12-17T14:25:00Z">
            <w:rPr>
              <w:rFonts w:ascii="Consolas" w:hAnsi="Consolas" w:cs="Arial"/>
              <w:color w:val="0000FF"/>
              <w:sz w:val="18"/>
              <w:szCs w:val="18"/>
              <w:highlight w:val="white"/>
              <w:lang w:val="et-EE"/>
            </w:rPr>
          </w:rPrChange>
        </w:rPr>
        <w:t>&gt;</w:t>
      </w:r>
    </w:p>
    <w:p w14:paraId="252CC32B" w14:textId="77777777" w:rsidR="00AC4C37" w:rsidRPr="00581988" w:rsidRDefault="00AC4C37" w:rsidP="009B1E50">
      <w:pPr>
        <w:rPr>
          <w:rFonts w:ascii="Consolas" w:hAnsi="Consolas"/>
          <w:sz w:val="18"/>
          <w:szCs w:val="18"/>
        </w:rPr>
      </w:pPr>
      <w:r w:rsidRPr="00F65186">
        <w:rPr>
          <w:rFonts w:ascii="Consolas" w:hAnsi="Consolas" w:cs="Arial"/>
          <w:color w:val="0000FF"/>
          <w:sz w:val="18"/>
          <w:szCs w:val="18"/>
          <w:highlight w:val="white"/>
          <w:rPrChange w:id="1624" w:author="Miguel Ferreira" w:date="2018-12-17T14:25:00Z">
            <w:rPr>
              <w:rFonts w:ascii="Consolas" w:hAnsi="Consolas" w:cs="Arial"/>
              <w:color w:val="0000FF"/>
              <w:sz w:val="18"/>
              <w:szCs w:val="18"/>
              <w:highlight w:val="white"/>
              <w:lang w:val="et-EE"/>
            </w:rPr>
          </w:rPrChange>
        </w:rPr>
        <w:t>&lt;/</w:t>
      </w:r>
      <w:proofErr w:type="spellStart"/>
      <w:r w:rsidRPr="00F65186">
        <w:rPr>
          <w:rFonts w:ascii="Consolas" w:hAnsi="Consolas" w:cs="Arial"/>
          <w:color w:val="800000"/>
          <w:sz w:val="18"/>
          <w:szCs w:val="18"/>
          <w:highlight w:val="white"/>
          <w:rPrChange w:id="1625" w:author="Miguel Ferreira" w:date="2018-12-17T14:25:00Z">
            <w:rPr>
              <w:rFonts w:ascii="Consolas" w:hAnsi="Consolas" w:cs="Arial"/>
              <w:color w:val="800000"/>
              <w:sz w:val="18"/>
              <w:szCs w:val="18"/>
              <w:highlight w:val="white"/>
              <w:lang w:val="et-EE"/>
            </w:rPr>
          </w:rPrChange>
        </w:rPr>
        <w:t>structMap</w:t>
      </w:r>
      <w:proofErr w:type="spellEnd"/>
      <w:r w:rsidRPr="00F65186">
        <w:rPr>
          <w:rFonts w:ascii="Consolas" w:hAnsi="Consolas" w:cs="Arial"/>
          <w:color w:val="0000FF"/>
          <w:sz w:val="18"/>
          <w:szCs w:val="18"/>
          <w:highlight w:val="white"/>
          <w:rPrChange w:id="1626" w:author="Miguel Ferreira" w:date="2018-12-17T14:25:00Z">
            <w:rPr>
              <w:rFonts w:ascii="Consolas" w:hAnsi="Consolas" w:cs="Arial"/>
              <w:color w:val="0000FF"/>
              <w:sz w:val="18"/>
              <w:szCs w:val="18"/>
              <w:highlight w:val="white"/>
              <w:lang w:val="et-EE"/>
            </w:rPr>
          </w:rPrChange>
        </w:rPr>
        <w:t>&gt;</w:t>
      </w:r>
    </w:p>
    <w:p w14:paraId="4148223C" w14:textId="77777777" w:rsidR="00F91BEB" w:rsidRPr="00670A40" w:rsidRDefault="00E3756C" w:rsidP="00670A40">
      <w:pPr>
        <w:pStyle w:val="Heading1"/>
      </w:pPr>
      <w:r w:rsidRPr="00670A40">
        <w:br w:type="page"/>
      </w:r>
      <w:bookmarkStart w:id="1627" w:name="_Toc532820063"/>
      <w:r w:rsidR="009F5548" w:rsidRPr="00670A40">
        <w:lastRenderedPageBreak/>
        <w:t>C</w:t>
      </w:r>
      <w:r w:rsidR="003F3F56" w:rsidRPr="00670A40">
        <w:t xml:space="preserve">ONTENT INFORMATION </w:t>
      </w:r>
      <w:r w:rsidR="0027567F" w:rsidRPr="00670A40">
        <w:t>T</w:t>
      </w:r>
      <w:r w:rsidR="003F3F56" w:rsidRPr="00670A40">
        <w:t>YPE SPECIFICATIONS</w:t>
      </w:r>
      <w:bookmarkEnd w:id="1627"/>
    </w:p>
    <w:p w14:paraId="07563AEE" w14:textId="77777777" w:rsidR="00D5018E" w:rsidRPr="00581988" w:rsidRDefault="00F91BEB" w:rsidP="007D68C3">
      <w:r w:rsidRPr="00581988">
        <w:t>As discussed above (</w:t>
      </w:r>
      <w:r w:rsidR="006B73DF" w:rsidRPr="00581988">
        <w:t>Chapter</w:t>
      </w:r>
      <w:r w:rsidRPr="00581988">
        <w:t xml:space="preserve"> </w:t>
      </w:r>
      <w:r w:rsidRPr="00581988">
        <w:fldChar w:fldCharType="begin"/>
      </w:r>
      <w:r w:rsidRPr="00581988">
        <w:instrText xml:space="preserve"> REF _Ref409568994 \r \h </w:instrText>
      </w:r>
      <w:r w:rsidRPr="00581988">
        <w:fldChar w:fldCharType="separate"/>
      </w:r>
      <w:r w:rsidR="00AB4736" w:rsidRPr="00581988">
        <w:t>2</w:t>
      </w:r>
      <w:r w:rsidRPr="00581988">
        <w:fldChar w:fldCharType="end"/>
      </w:r>
      <w:r w:rsidRPr="00581988">
        <w:t>), a</w:t>
      </w:r>
      <w:del w:id="1628" w:author="Miguel Ferreira" w:date="2018-12-17T15:05:00Z">
        <w:r w:rsidR="009A0F11" w:rsidRPr="00581988" w:rsidDel="003E74F1">
          <w:delText>n</w:delText>
        </w:r>
      </w:del>
      <w:r w:rsidRPr="00581988">
        <w:t xml:space="preserve"> SIP can </w:t>
      </w:r>
      <w:r w:rsidR="00CD1AC8" w:rsidRPr="00581988">
        <w:t>include</w:t>
      </w:r>
      <w:r w:rsidRPr="00581988">
        <w:t xml:space="preserve"> content-type specific </w:t>
      </w:r>
      <w:r w:rsidR="004E3B7D" w:rsidRPr="00581988">
        <w:t>data and metadata</w:t>
      </w:r>
      <w:r w:rsidRPr="00581988">
        <w:t xml:space="preserve">. Types of data files and their structural relationships, and metadata elements vary for different content-types. Metadata is submitted to an archive so that it can support functions in the archive. </w:t>
      </w:r>
      <w:r w:rsidR="007D68C3" w:rsidRPr="00581988">
        <w:t xml:space="preserve">The metadata </w:t>
      </w:r>
      <w:r w:rsidR="00CD1AC8" w:rsidRPr="00581988">
        <w:t>created by business systems can be</w:t>
      </w:r>
      <w:r w:rsidR="007D68C3" w:rsidRPr="00581988">
        <w:t xml:space="preserve"> in </w:t>
      </w:r>
      <w:r w:rsidR="00CD1AC8" w:rsidRPr="00581988">
        <w:t xml:space="preserve">different structures / formats. </w:t>
      </w:r>
      <w:r w:rsidR="007D68C3" w:rsidRPr="00581988">
        <w:t>The amount and type of available metadata depends very much on the type an</w:t>
      </w:r>
      <w:r w:rsidR="00CD1AC8" w:rsidRPr="00581988">
        <w:t xml:space="preserve">d owner/developer of the system. </w:t>
      </w:r>
      <w:r w:rsidR="007D68C3" w:rsidRPr="00581988">
        <w:t xml:space="preserve">As such there are also differences in how much metadata can a specific system or type of system export and in which formats. To deal with these differences there’s the possibility of content type profiles which define detailed metadata </w:t>
      </w:r>
      <w:r w:rsidR="00CD1AC8" w:rsidRPr="00581988">
        <w:t>requirements beyond</w:t>
      </w:r>
      <w:r w:rsidR="007D68C3" w:rsidRPr="00581988">
        <w:t xml:space="preserve"> the Common Specification </w:t>
      </w:r>
      <w:r w:rsidR="00D370AC" w:rsidRPr="00581988">
        <w:t xml:space="preserve">for Information Packages </w:t>
      </w:r>
      <w:r w:rsidR="007D68C3" w:rsidRPr="00581988">
        <w:t>and general SIP</w:t>
      </w:r>
      <w:r w:rsidRPr="00581988">
        <w:t xml:space="preserve">. </w:t>
      </w:r>
    </w:p>
    <w:p w14:paraId="121F7BDA" w14:textId="77777777" w:rsidR="005845EF" w:rsidRPr="00581988" w:rsidRDefault="0027567F" w:rsidP="00640632">
      <w:r w:rsidRPr="00581988">
        <w:t>This</w:t>
      </w:r>
      <w:r w:rsidR="00F91BEB" w:rsidRPr="00581988">
        <w:t xml:space="preserve"> specification does not offer one single structure in which the content-type specific metadata could be stored as a whole. In order to efficiently use the metadata to support archival functions the SIP defines separate SIP METS sections as containers for the various metadata functions, such as the METS header for package management</w:t>
      </w:r>
      <w:r w:rsidR="00CD1AC8" w:rsidRPr="00581988">
        <w:t xml:space="preserve"> function</w:t>
      </w:r>
      <w:r w:rsidR="00F91BEB" w:rsidRPr="00581988">
        <w:t xml:space="preserve">, the </w:t>
      </w:r>
      <w:r w:rsidR="00640632" w:rsidRPr="00581988">
        <w:t>&lt;</w:t>
      </w:r>
      <w:proofErr w:type="spellStart"/>
      <w:r w:rsidR="00F91BEB" w:rsidRPr="00581988">
        <w:t>dmdSec</w:t>
      </w:r>
      <w:proofErr w:type="spellEnd"/>
      <w:r w:rsidR="00640632" w:rsidRPr="00581988">
        <w:t>&gt;</w:t>
      </w:r>
      <w:r w:rsidR="00F91BEB" w:rsidRPr="00581988">
        <w:t xml:space="preserve"> for EAD</w:t>
      </w:r>
      <w:r w:rsidR="00CD1AC8" w:rsidRPr="00581988">
        <w:t xml:space="preserve"> metadata standard (i.e. </w:t>
      </w:r>
      <w:proofErr w:type="gramStart"/>
      <w:r w:rsidR="00CD1AC8" w:rsidRPr="00581988">
        <w:t>using ”</w:t>
      </w:r>
      <w:proofErr w:type="gramEnd"/>
      <w:r w:rsidR="00CD1AC8" w:rsidRPr="00581988">
        <w:t>&lt;</w:t>
      </w:r>
      <w:proofErr w:type="spellStart"/>
      <w:r w:rsidR="00CD1AC8" w:rsidRPr="00581988">
        <w:t>dmdSec</w:t>
      </w:r>
      <w:proofErr w:type="spellEnd"/>
      <w:r w:rsidR="00CD1AC8" w:rsidRPr="00581988">
        <w:t xml:space="preserve">&gt; for package discovery) </w:t>
      </w:r>
      <w:r w:rsidR="00F91BEB" w:rsidRPr="00581988">
        <w:t xml:space="preserve">and other descriptive metadata standards, the </w:t>
      </w:r>
      <w:r w:rsidR="00640632" w:rsidRPr="00581988">
        <w:t>&lt;</w:t>
      </w:r>
      <w:proofErr w:type="spellStart"/>
      <w:r w:rsidR="00F91BEB" w:rsidRPr="00581988">
        <w:t>amdSec</w:t>
      </w:r>
      <w:proofErr w:type="spellEnd"/>
      <w:r w:rsidR="00640632" w:rsidRPr="00581988">
        <w:t>&gt;</w:t>
      </w:r>
      <w:r w:rsidR="00F91BEB" w:rsidRPr="00581988">
        <w:t xml:space="preserve"> for preservation (PREMIS), technical and other functions</w:t>
      </w:r>
      <w:r w:rsidR="00CD1AC8" w:rsidRPr="00581988">
        <w:t xml:space="preserve"> and standards</w:t>
      </w:r>
      <w:r w:rsidR="00F91BEB" w:rsidRPr="00581988">
        <w:t xml:space="preserve">. In order to use the </w:t>
      </w:r>
      <w:r w:rsidR="005845EF" w:rsidRPr="00581988">
        <w:t>submitted metadata it has to be mapped to and referenced from</w:t>
      </w:r>
      <w:r w:rsidR="00FE4F9C" w:rsidRPr="00581988">
        <w:t xml:space="preserve"> the</w:t>
      </w:r>
      <w:r w:rsidR="005845EF" w:rsidRPr="00581988">
        <w:t xml:space="preserve"> SIP METS sections</w:t>
      </w:r>
      <w:r w:rsidR="00F91BEB" w:rsidRPr="00581988">
        <w:t>.</w:t>
      </w:r>
      <w:r w:rsidR="00F91BEB" w:rsidRPr="00581988">
        <w:rPr>
          <w:rStyle w:val="FootnoteReference"/>
        </w:rPr>
        <w:footnoteReference w:id="38"/>
      </w:r>
      <w:r w:rsidR="00F91BEB" w:rsidRPr="00581988">
        <w:t xml:space="preserve"> To do this the content-type specific metadata elements need to be mapped to those containers and implemented in the agreed standards. Therefore, complementary metadata profiles </w:t>
      </w:r>
      <w:r w:rsidR="00D5018E" w:rsidRPr="00581988">
        <w:t>are needed</w:t>
      </w:r>
      <w:r w:rsidR="00F91BEB" w:rsidRPr="00581988">
        <w:t xml:space="preserve"> for content types</w:t>
      </w:r>
      <w:r w:rsidR="00D5018E" w:rsidRPr="00581988">
        <w:t xml:space="preserve">. </w:t>
      </w:r>
      <w:r w:rsidRPr="00581988">
        <w:t>This document refers to</w:t>
      </w:r>
      <w:r w:rsidR="00640632" w:rsidRPr="00581988">
        <w:t xml:space="preserve"> </w:t>
      </w:r>
      <w:r w:rsidRPr="00581988">
        <w:t>3</w:t>
      </w:r>
      <w:r w:rsidR="00D5018E" w:rsidRPr="00581988">
        <w:t xml:space="preserve"> profiles which</w:t>
      </w:r>
      <w:r w:rsidR="00F91BEB" w:rsidRPr="00581988">
        <w:t xml:space="preserve"> define how the submitted content-specific metadata should be ma</w:t>
      </w:r>
      <w:r w:rsidR="005845EF" w:rsidRPr="00581988">
        <w:t>pped to the SIP structure:</w:t>
      </w:r>
      <w:r w:rsidR="00F91BEB" w:rsidRPr="00581988">
        <w:t xml:space="preserve"> </w:t>
      </w:r>
    </w:p>
    <w:p w14:paraId="5CDF274C" w14:textId="77777777" w:rsidR="0027567F" w:rsidRPr="00581988" w:rsidRDefault="00640632" w:rsidP="005845EF">
      <w:pPr>
        <w:numPr>
          <w:ilvl w:val="0"/>
          <w:numId w:val="9"/>
        </w:numPr>
      </w:pPr>
      <w:r w:rsidRPr="00581988">
        <w:t xml:space="preserve">The SMURF (semantically marked up record format) </w:t>
      </w:r>
      <w:r w:rsidR="0027567F" w:rsidRPr="00581988">
        <w:t>for ERMS</w:t>
      </w:r>
      <w:r w:rsidRPr="00581988">
        <w:t xml:space="preserve"> will contain mappings for </w:t>
      </w:r>
      <w:r w:rsidR="00CD1AC8" w:rsidRPr="00581988">
        <w:t>ERMS (</w:t>
      </w:r>
      <w:r w:rsidRPr="00581988">
        <w:t>electro</w:t>
      </w:r>
      <w:r w:rsidR="00CD1AC8" w:rsidRPr="00581988">
        <w:t>nic records management systems) based on MoReq2010</w:t>
      </w:r>
      <w:r w:rsidRPr="00581988">
        <w:t xml:space="preserve"> </w:t>
      </w:r>
      <w:r w:rsidR="0027567F" w:rsidRPr="00581988">
        <w:t xml:space="preserve">as described in </w:t>
      </w:r>
      <w:r w:rsidR="0027567F" w:rsidRPr="00581988">
        <w:fldChar w:fldCharType="begin"/>
      </w:r>
      <w:r w:rsidR="0027567F" w:rsidRPr="00581988">
        <w:instrText xml:space="preserve"> REF _Ref441132186 \r \h </w:instrText>
      </w:r>
      <w:r w:rsidR="0027567F" w:rsidRPr="00581988">
        <w:fldChar w:fldCharType="separate"/>
      </w:r>
      <w:r w:rsidR="00AB4736" w:rsidRPr="00581988">
        <w:t>4.1</w:t>
      </w:r>
      <w:r w:rsidR="0027567F" w:rsidRPr="00581988">
        <w:fldChar w:fldCharType="end"/>
      </w:r>
      <w:r w:rsidR="0027567F" w:rsidRPr="00581988">
        <w:t>.</w:t>
      </w:r>
    </w:p>
    <w:p w14:paraId="77F364EC" w14:textId="77777777" w:rsidR="00F91BEB" w:rsidRPr="00581988" w:rsidRDefault="0027567F" w:rsidP="005845EF">
      <w:pPr>
        <w:numPr>
          <w:ilvl w:val="0"/>
          <w:numId w:val="9"/>
        </w:numPr>
      </w:pPr>
      <w:r w:rsidRPr="00581988">
        <w:t xml:space="preserve">The SMURF for </w:t>
      </w:r>
      <w:r w:rsidR="00640632" w:rsidRPr="00581988">
        <w:t xml:space="preserve">SFSB (simple file-system based) records as described in </w:t>
      </w:r>
      <w:r w:rsidR="00640632" w:rsidRPr="00581988">
        <w:fldChar w:fldCharType="begin"/>
      </w:r>
      <w:r w:rsidR="00640632" w:rsidRPr="00581988">
        <w:instrText xml:space="preserve"> REF _Ref441132196 \r \h </w:instrText>
      </w:r>
      <w:r w:rsidR="00640632" w:rsidRPr="00581988">
        <w:fldChar w:fldCharType="separate"/>
      </w:r>
      <w:r w:rsidR="00AB4736" w:rsidRPr="00581988">
        <w:t>4.2</w:t>
      </w:r>
      <w:r w:rsidR="00640632" w:rsidRPr="00581988">
        <w:fldChar w:fldCharType="end"/>
      </w:r>
      <w:r w:rsidR="006864E8" w:rsidRPr="00581988">
        <w:t>.</w:t>
      </w:r>
    </w:p>
    <w:p w14:paraId="4F73BB87" w14:textId="77777777" w:rsidR="005845EF" w:rsidRPr="00581988" w:rsidRDefault="005845EF" w:rsidP="005845EF">
      <w:pPr>
        <w:numPr>
          <w:ilvl w:val="0"/>
          <w:numId w:val="9"/>
        </w:numPr>
      </w:pPr>
      <w:r w:rsidRPr="00581988">
        <w:t xml:space="preserve">The SIARD 2.0 profile for relational databases as described in a section </w:t>
      </w:r>
      <w:r w:rsidRPr="00581988">
        <w:fldChar w:fldCharType="begin"/>
      </w:r>
      <w:r w:rsidRPr="00581988">
        <w:instrText xml:space="preserve"> REF _Ref441745377 \r \h </w:instrText>
      </w:r>
      <w:r w:rsidRPr="00581988">
        <w:fldChar w:fldCharType="separate"/>
      </w:r>
      <w:r w:rsidR="00AB4736" w:rsidRPr="00581988">
        <w:t>4.3</w:t>
      </w:r>
      <w:r w:rsidRPr="00581988">
        <w:fldChar w:fldCharType="end"/>
      </w:r>
      <w:r w:rsidRPr="00581988">
        <w:t>.</w:t>
      </w:r>
    </w:p>
    <w:p w14:paraId="25EE0562" w14:textId="77777777" w:rsidR="001E7126" w:rsidRPr="00581988" w:rsidRDefault="001E7126" w:rsidP="001E7126">
      <w:r w:rsidRPr="00581988">
        <w:t>All SIPs will need to be transformed into AIPs in the archival ingest process. The SIP to AIP conve</w:t>
      </w:r>
      <w:r w:rsidR="006A5FEF" w:rsidRPr="00581988">
        <w:t xml:space="preserve">rsion is described in the </w:t>
      </w:r>
      <w:r w:rsidRPr="00581988">
        <w:t>AIP specification.</w:t>
      </w:r>
      <w:r w:rsidRPr="00581988">
        <w:rPr>
          <w:rStyle w:val="FootnoteReference"/>
        </w:rPr>
        <w:footnoteReference w:id="39"/>
      </w:r>
    </w:p>
    <w:p w14:paraId="37514430" w14:textId="77777777" w:rsidR="001E7126" w:rsidRPr="00581988" w:rsidRDefault="001E7126" w:rsidP="005845EF"/>
    <w:p w14:paraId="43B1B922" w14:textId="77777777" w:rsidR="006C0946" w:rsidRPr="00F65186" w:rsidRDefault="00D370AC" w:rsidP="00917164">
      <w:pPr>
        <w:pStyle w:val="Heading2"/>
        <w:rPr>
          <w:lang w:val="en-GB"/>
          <w:rPrChange w:id="1629" w:author="Miguel Ferreira" w:date="2018-12-17T14:25:00Z">
            <w:rPr/>
          </w:rPrChange>
        </w:rPr>
      </w:pPr>
      <w:bookmarkStart w:id="1630" w:name="_Ref441132186"/>
      <w:r w:rsidRPr="00F65186">
        <w:rPr>
          <w:lang w:val="en-GB"/>
          <w:rPrChange w:id="1631" w:author="Miguel Ferreira" w:date="2018-12-17T14:25:00Z">
            <w:rPr/>
          </w:rPrChange>
        </w:rPr>
        <w:br w:type="page"/>
      </w:r>
      <w:bookmarkStart w:id="1632" w:name="_Toc532820064"/>
      <w:r w:rsidR="001871AF" w:rsidRPr="00F65186">
        <w:rPr>
          <w:lang w:val="en-GB"/>
          <w:rPrChange w:id="1633" w:author="Miguel Ferreira" w:date="2018-12-17T14:25:00Z">
            <w:rPr/>
          </w:rPrChange>
        </w:rPr>
        <w:lastRenderedPageBreak/>
        <w:t>Electronic</w:t>
      </w:r>
      <w:r w:rsidR="006C0946" w:rsidRPr="00F65186">
        <w:rPr>
          <w:lang w:val="en-GB"/>
          <w:rPrChange w:id="1634" w:author="Miguel Ferreira" w:date="2018-12-17T14:25:00Z">
            <w:rPr/>
          </w:rPrChange>
        </w:rPr>
        <w:t xml:space="preserve"> records management systems</w:t>
      </w:r>
      <w:r w:rsidR="001871AF" w:rsidRPr="00F65186">
        <w:rPr>
          <w:lang w:val="en-GB"/>
          <w:rPrChange w:id="1635" w:author="Miguel Ferreira" w:date="2018-12-17T14:25:00Z">
            <w:rPr/>
          </w:rPrChange>
        </w:rPr>
        <w:t xml:space="preserve"> (ERMS)</w:t>
      </w:r>
      <w:bookmarkEnd w:id="1630"/>
      <w:bookmarkEnd w:id="1632"/>
    </w:p>
    <w:p w14:paraId="14182313" w14:textId="77777777" w:rsidR="00F91BEB" w:rsidRPr="00581988" w:rsidRDefault="0065516B" w:rsidP="00AC5911">
      <w:r w:rsidRPr="00581988">
        <w:t>The first case represents ERMS records encapsulated in the SIP.</w:t>
      </w:r>
      <w:r w:rsidR="00BF44C4" w:rsidRPr="00581988">
        <w:rPr>
          <w:rStyle w:val="FootnoteReference"/>
        </w:rPr>
        <w:footnoteReference w:id="40"/>
      </w:r>
      <w:r w:rsidRPr="00581988">
        <w:t xml:space="preserve"> </w:t>
      </w:r>
      <w:r w:rsidR="00BF44C4" w:rsidRPr="00581988">
        <w:t xml:space="preserve">This profile aims to standardise the export of records management systems into a single easy </w:t>
      </w:r>
      <w:r w:rsidR="00512AFA" w:rsidRPr="00581988">
        <w:t xml:space="preserve">to use model. The basic workflow is described on </w:t>
      </w:r>
      <w:r w:rsidR="003512E2" w:rsidRPr="00581988">
        <w:fldChar w:fldCharType="begin"/>
      </w:r>
      <w:r w:rsidR="003512E2" w:rsidRPr="00581988">
        <w:instrText xml:space="preserve"> REF _Ref436132243 \h </w:instrText>
      </w:r>
      <w:r w:rsidR="003512E2" w:rsidRPr="00581988">
        <w:fldChar w:fldCharType="separate"/>
      </w:r>
      <w:r w:rsidR="00AB4736" w:rsidRPr="003E74F1">
        <w:t xml:space="preserve">Figure </w:t>
      </w:r>
      <w:r w:rsidR="00AB4736" w:rsidRPr="003E74F1">
        <w:rPr>
          <w:noProof/>
        </w:rPr>
        <w:t>9</w:t>
      </w:r>
      <w:r w:rsidR="003512E2" w:rsidRPr="00581988">
        <w:fldChar w:fldCharType="end"/>
      </w:r>
      <w:r w:rsidR="00F91BEB" w:rsidRPr="00581988">
        <w:t>.</w:t>
      </w:r>
    </w:p>
    <w:p w14:paraId="7D063B95" w14:textId="77777777" w:rsidR="00D5018E" w:rsidRPr="00581988" w:rsidRDefault="00A431A8" w:rsidP="00D5018E">
      <w:pPr>
        <w:ind w:firstLine="1304"/>
      </w:pPr>
      <w:r w:rsidRPr="00581988">
        <w:rPr>
          <w:noProof/>
        </w:rPr>
        <w:drawing>
          <wp:inline distT="0" distB="0" distL="0" distR="0" wp14:anchorId="2EDC5819" wp14:editId="562C7186">
            <wp:extent cx="4608195" cy="3509645"/>
            <wp:effectExtent l="0" t="0" r="0" b="0"/>
            <wp:docPr id="174" name="Pictur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4"/>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8195" cy="3509645"/>
                    </a:xfrm>
                    <a:prstGeom prst="rect">
                      <a:avLst/>
                    </a:prstGeom>
                    <a:noFill/>
                  </pic:spPr>
                </pic:pic>
              </a:graphicData>
            </a:graphic>
          </wp:inline>
        </w:drawing>
      </w:r>
    </w:p>
    <w:p w14:paraId="7328BF5B" w14:textId="77777777" w:rsidR="00AC4C13" w:rsidRPr="00581988" w:rsidRDefault="00A431A8" w:rsidP="00D5018E">
      <w:pPr>
        <w:ind w:firstLine="1304"/>
      </w:pPr>
      <w:r w:rsidRPr="00581988">
        <w:rPr>
          <w:noProof/>
        </w:rPr>
        <mc:AlternateContent>
          <mc:Choice Requires="wps">
            <w:drawing>
              <wp:anchor distT="0" distB="0" distL="114300" distR="114300" simplePos="0" relativeHeight="251653120" behindDoc="0" locked="0" layoutInCell="1" allowOverlap="1" wp14:anchorId="020C1599" wp14:editId="24A541FC">
                <wp:simplePos x="0" y="0"/>
                <wp:positionH relativeFrom="column">
                  <wp:posOffset>829945</wp:posOffset>
                </wp:positionH>
                <wp:positionV relativeFrom="paragraph">
                  <wp:posOffset>57150</wp:posOffset>
                </wp:positionV>
                <wp:extent cx="4491355" cy="266700"/>
                <wp:effectExtent l="0" t="0" r="0" b="0"/>
                <wp:wrapNone/>
                <wp:docPr id="18"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913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847BE" w14:textId="0C7F02FF" w:rsidR="00E6244F" w:rsidRPr="00A564D8" w:rsidRDefault="00E6244F" w:rsidP="00BB6735">
                            <w:pPr>
                              <w:pStyle w:val="Caption"/>
                            </w:pPr>
                            <w:bookmarkStart w:id="1636" w:name="_Ref436132243"/>
                            <w:bookmarkStart w:id="1637" w:name="_Toc473623500"/>
                            <w:r>
                              <w:t xml:space="preserve">Figure </w:t>
                            </w:r>
                            <w:r>
                              <w:rPr>
                                <w:noProof/>
                              </w:rPr>
                              <w:fldChar w:fldCharType="begin"/>
                            </w:r>
                            <w:r>
                              <w:rPr>
                                <w:noProof/>
                              </w:rPr>
                              <w:instrText xml:space="preserve"> SEQ Figure \* ARABIC </w:instrText>
                            </w:r>
                            <w:r>
                              <w:rPr>
                                <w:noProof/>
                              </w:rPr>
                              <w:fldChar w:fldCharType="separate"/>
                            </w:r>
                            <w:ins w:id="1638" w:author="Miguel Ferreira" w:date="2018-12-17T14:46:00Z">
                              <w:r>
                                <w:rPr>
                                  <w:noProof/>
                                </w:rPr>
                                <w:t>13</w:t>
                              </w:r>
                            </w:ins>
                            <w:del w:id="1639" w:author="Miguel Ferreira" w:date="2018-12-17T14:39:00Z">
                              <w:r w:rsidDel="00363AC8">
                                <w:rPr>
                                  <w:noProof/>
                                </w:rPr>
                                <w:delText>9</w:delText>
                              </w:r>
                            </w:del>
                            <w:r>
                              <w:rPr>
                                <w:noProof/>
                              </w:rPr>
                              <w:fldChar w:fldCharType="end"/>
                            </w:r>
                            <w:bookmarkEnd w:id="1636"/>
                            <w:r>
                              <w:t>: Extraction at pre-ingest</w:t>
                            </w:r>
                            <w:bookmarkEnd w:id="16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0C1599" id="Text Box 80" o:spid="_x0000_s1030" type="#_x0000_t202" style="position:absolute;left:0;text-align:left;margin-left:65.35pt;margin-top:4.5pt;width:353.65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" stroked="f">
                <v:path arrowok="t"/>
                <v:textbox style="mso-fit-shape-to-text:t" inset="0,0,0,0">
                  <w:txbxContent>
                    <w:p w14:paraId="6FB847BE" w14:textId="0C7F02FF" w:rsidR="00E6244F" w:rsidRPr="00A564D8" w:rsidRDefault="00E6244F" w:rsidP="00BB6735">
                      <w:pPr>
                        <w:pStyle w:val="Caption"/>
                      </w:pPr>
                      <w:bookmarkStart w:id="1640" w:name="_Ref436132243"/>
                      <w:bookmarkStart w:id="1641" w:name="_Toc473623500"/>
                      <w:r>
                        <w:t xml:space="preserve">Figure </w:t>
                      </w:r>
                      <w:r>
                        <w:rPr>
                          <w:noProof/>
                        </w:rPr>
                        <w:fldChar w:fldCharType="begin"/>
                      </w:r>
                      <w:r>
                        <w:rPr>
                          <w:noProof/>
                        </w:rPr>
                        <w:instrText xml:space="preserve"> SEQ Figure \* ARABIC </w:instrText>
                      </w:r>
                      <w:r>
                        <w:rPr>
                          <w:noProof/>
                        </w:rPr>
                        <w:fldChar w:fldCharType="separate"/>
                      </w:r>
                      <w:ins w:id="1642" w:author="Miguel Ferreira" w:date="2018-12-17T14:46:00Z">
                        <w:r>
                          <w:rPr>
                            <w:noProof/>
                          </w:rPr>
                          <w:t>13</w:t>
                        </w:r>
                      </w:ins>
                      <w:del w:id="1643" w:author="Miguel Ferreira" w:date="2018-12-17T14:39:00Z">
                        <w:r w:rsidDel="00363AC8">
                          <w:rPr>
                            <w:noProof/>
                          </w:rPr>
                          <w:delText>9</w:delText>
                        </w:r>
                      </w:del>
                      <w:r>
                        <w:rPr>
                          <w:noProof/>
                        </w:rPr>
                        <w:fldChar w:fldCharType="end"/>
                      </w:r>
                      <w:bookmarkEnd w:id="1640"/>
                      <w:r>
                        <w:t>: Extraction at pre-ingest</w:t>
                      </w:r>
                      <w:bookmarkEnd w:id="1641"/>
                    </w:p>
                  </w:txbxContent>
                </v:textbox>
              </v:shape>
            </w:pict>
          </mc:Fallback>
        </mc:AlternateContent>
      </w:r>
    </w:p>
    <w:p w14:paraId="7D420C8D" w14:textId="77777777" w:rsidR="00D5018E" w:rsidRPr="00581988" w:rsidRDefault="00D5018E" w:rsidP="00D5018E">
      <w:pPr>
        <w:ind w:firstLine="1304"/>
      </w:pPr>
    </w:p>
    <w:p w14:paraId="69E87F39" w14:textId="77777777" w:rsidR="00512AFA" w:rsidRPr="00581988" w:rsidRDefault="00512AFA" w:rsidP="00AC4C13">
      <w:r w:rsidRPr="00581988">
        <w:t>In case of ERMS we distinguish two scenarios – MCRS and non-MCRS (1, 4). The latter is assumed to be able to export metadata and records in a native export format (5),</w:t>
      </w:r>
      <w:r w:rsidR="00397044" w:rsidRPr="00581988">
        <w:rPr>
          <w:rStyle w:val="FootnoteReference"/>
        </w:rPr>
        <w:footnoteReference w:id="41"/>
      </w:r>
      <w:r w:rsidRPr="00581988">
        <w:t xml:space="preserve"> the first supports in addition the specific MoReq2010 export format (2). Further, </w:t>
      </w:r>
      <w:r w:rsidR="0027567F" w:rsidRPr="00581988">
        <w:t>the export for archival purposes can differ from the original export</w:t>
      </w:r>
      <w:r w:rsidRPr="00581988">
        <w:t xml:space="preserve"> (3).</w:t>
      </w:r>
    </w:p>
    <w:p w14:paraId="17658D3E" w14:textId="77777777" w:rsidR="00512AFA" w:rsidRPr="00581988" w:rsidRDefault="00512AFA" w:rsidP="00AC4C13">
      <w:r w:rsidRPr="00581988">
        <w:t xml:space="preserve">The SMURF </w:t>
      </w:r>
      <w:r w:rsidR="00D370AC" w:rsidRPr="00581988">
        <w:t xml:space="preserve">ERMS </w:t>
      </w:r>
      <w:r w:rsidRPr="00581988">
        <w:t>profile (6) defines a set of Extended EAD metadata (7)</w:t>
      </w:r>
      <w:r w:rsidR="00537180" w:rsidRPr="00581988">
        <w:rPr>
          <w:rStyle w:val="FootnoteReference"/>
        </w:rPr>
        <w:footnoteReference w:id="42"/>
      </w:r>
      <w:r w:rsidRPr="00581988">
        <w:t xml:space="preserve"> which </w:t>
      </w:r>
      <w:r w:rsidR="00FE4F9C" w:rsidRPr="00581988">
        <w:t xml:space="preserve">are </w:t>
      </w:r>
      <w:r w:rsidRPr="00581988">
        <w:t xml:space="preserve">created during the pre-ingest phase. In some </w:t>
      </w:r>
      <w:proofErr w:type="gramStart"/>
      <w:r w:rsidRPr="00581988">
        <w:t>cases</w:t>
      </w:r>
      <w:proofErr w:type="gramEnd"/>
      <w:r w:rsidRPr="00581988">
        <w:t xml:space="preserve"> it may be not possible to map all </w:t>
      </w:r>
      <w:r w:rsidR="009E73C3" w:rsidRPr="00581988">
        <w:t>relevant original elements to a set of Extended EAD metadata, therefore some</w:t>
      </w:r>
      <w:r w:rsidRPr="00581988">
        <w:t xml:space="preserve"> </w:t>
      </w:r>
      <w:proofErr w:type="spellStart"/>
      <w:r w:rsidRPr="00581988">
        <w:t>MoReq</w:t>
      </w:r>
      <w:proofErr w:type="spellEnd"/>
      <w:r w:rsidRPr="00581988">
        <w:t xml:space="preserve"> 2010 elements (8) </w:t>
      </w:r>
      <w:r w:rsidR="009E73C3" w:rsidRPr="00581988">
        <w:t>are allowed</w:t>
      </w:r>
      <w:r w:rsidR="004C08E9" w:rsidRPr="00581988">
        <w:rPr>
          <w:rStyle w:val="FootnoteReference"/>
        </w:rPr>
        <w:footnoteReference w:id="43"/>
      </w:r>
      <w:r w:rsidR="009E73C3" w:rsidRPr="00581988">
        <w:t xml:space="preserve"> </w:t>
      </w:r>
      <w:r w:rsidR="002A6A02" w:rsidRPr="00581988">
        <w:t>for</w:t>
      </w:r>
      <w:r w:rsidR="009E73C3" w:rsidRPr="00581988">
        <w:t xml:space="preserve"> guaranteeing that all required elements are</w:t>
      </w:r>
      <w:r w:rsidRPr="00581988">
        <w:t xml:space="preserve"> </w:t>
      </w:r>
      <w:r w:rsidR="009E73C3" w:rsidRPr="00581988">
        <w:t>included in the SIP</w:t>
      </w:r>
      <w:r w:rsidRPr="00581988">
        <w:t>.</w:t>
      </w:r>
    </w:p>
    <w:p w14:paraId="2DE84DB4" w14:textId="77777777" w:rsidR="003512E2" w:rsidRPr="00581988" w:rsidRDefault="003512E2" w:rsidP="003512E2">
      <w:r w:rsidRPr="00581988">
        <w:lastRenderedPageBreak/>
        <w:t xml:space="preserve">The </w:t>
      </w:r>
      <w:r w:rsidR="00E33147" w:rsidRPr="00581988">
        <w:t xml:space="preserve">SMURF </w:t>
      </w:r>
      <w:r w:rsidRPr="00581988">
        <w:t xml:space="preserve">extraction </w:t>
      </w:r>
      <w:r w:rsidRPr="00581988">
        <w:rPr>
          <w:b/>
        </w:rPr>
        <w:t>should</w:t>
      </w:r>
      <w:r w:rsidRPr="00581988">
        <w:t xml:space="preserve"> be complemented with more general information about the information package and </w:t>
      </w:r>
      <w:r w:rsidR="00AC4C13" w:rsidRPr="00581988">
        <w:rPr>
          <w:b/>
        </w:rPr>
        <w:t>could</w:t>
      </w:r>
      <w:r w:rsidR="00AC4C13" w:rsidRPr="00581988">
        <w:t xml:space="preserve"> be complemented with PREMIS,</w:t>
      </w:r>
      <w:r w:rsidRPr="00581988">
        <w:t xml:space="preserve"> EAC-CPF metadata as well (</w:t>
      </w:r>
      <w:r w:rsidR="0027567F" w:rsidRPr="00581988">
        <w:fldChar w:fldCharType="begin"/>
      </w:r>
      <w:r w:rsidR="0027567F" w:rsidRPr="00581988">
        <w:instrText xml:space="preserve"> REF _Ref469489702 \h </w:instrText>
      </w:r>
      <w:r w:rsidR="0027567F" w:rsidRPr="00581988">
        <w:fldChar w:fldCharType="separate"/>
      </w:r>
      <w:r w:rsidR="00AB4736" w:rsidRPr="003E74F1">
        <w:t xml:space="preserve">Figure </w:t>
      </w:r>
      <w:r w:rsidR="00AB4736" w:rsidRPr="003E74F1">
        <w:rPr>
          <w:noProof/>
        </w:rPr>
        <w:t>10</w:t>
      </w:r>
      <w:r w:rsidR="0027567F" w:rsidRPr="00581988">
        <w:fldChar w:fldCharType="end"/>
      </w:r>
      <w:r w:rsidRPr="00581988">
        <w:t>).</w:t>
      </w:r>
    </w:p>
    <w:p w14:paraId="43F9C57C" w14:textId="77777777" w:rsidR="00BB6735" w:rsidRPr="00581988" w:rsidRDefault="00A431A8" w:rsidP="00BB6735">
      <w:pPr>
        <w:ind w:firstLine="1304"/>
      </w:pPr>
      <w:r w:rsidRPr="003E74F1">
        <w:rPr>
          <w:noProof/>
        </w:rPr>
        <mc:AlternateContent>
          <mc:Choice Requires="wps">
            <w:drawing>
              <wp:anchor distT="0" distB="0" distL="114300" distR="114300" simplePos="0" relativeHeight="251661312" behindDoc="0" locked="0" layoutInCell="1" allowOverlap="1" wp14:anchorId="72E12B40" wp14:editId="43452AC3">
                <wp:simplePos x="0" y="0"/>
                <wp:positionH relativeFrom="column">
                  <wp:posOffset>828040</wp:posOffset>
                </wp:positionH>
                <wp:positionV relativeFrom="paragraph">
                  <wp:posOffset>3457575</wp:posOffset>
                </wp:positionV>
                <wp:extent cx="4699000" cy="266700"/>
                <wp:effectExtent l="0" t="0" r="0" b="0"/>
                <wp:wrapNone/>
                <wp:docPr id="1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99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81AC5" w14:textId="7DDF77C2" w:rsidR="00E6244F" w:rsidRPr="00C534EE" w:rsidRDefault="00E6244F" w:rsidP="004C08E9">
                            <w:pPr>
                              <w:pStyle w:val="Caption"/>
                            </w:pPr>
                            <w:bookmarkStart w:id="1644" w:name="_Ref469489702"/>
                            <w:bookmarkStart w:id="1645" w:name="_Toc473623501"/>
                            <w:r>
                              <w:t xml:space="preserve">Figure </w:t>
                            </w:r>
                            <w:r>
                              <w:rPr>
                                <w:noProof/>
                              </w:rPr>
                              <w:fldChar w:fldCharType="begin"/>
                            </w:r>
                            <w:r>
                              <w:rPr>
                                <w:noProof/>
                              </w:rPr>
                              <w:instrText xml:space="preserve"> SEQ Figure \* ARABIC </w:instrText>
                            </w:r>
                            <w:r>
                              <w:rPr>
                                <w:noProof/>
                              </w:rPr>
                              <w:fldChar w:fldCharType="separate"/>
                            </w:r>
                            <w:ins w:id="1646" w:author="Miguel Ferreira" w:date="2018-12-17T14:46:00Z">
                              <w:r>
                                <w:rPr>
                                  <w:noProof/>
                                </w:rPr>
                                <w:t>14</w:t>
                              </w:r>
                            </w:ins>
                            <w:del w:id="1647" w:author="Miguel Ferreira" w:date="2018-12-17T14:39:00Z">
                              <w:r w:rsidDel="00363AC8">
                                <w:rPr>
                                  <w:noProof/>
                                </w:rPr>
                                <w:delText>10</w:delText>
                              </w:r>
                            </w:del>
                            <w:r>
                              <w:rPr>
                                <w:noProof/>
                              </w:rPr>
                              <w:fldChar w:fldCharType="end"/>
                            </w:r>
                            <w:bookmarkEnd w:id="1644"/>
                            <w:r>
                              <w:t xml:space="preserve">: </w:t>
                            </w:r>
                            <w:r w:rsidRPr="00AB725B">
                              <w:t>Creation at Pre-Ingest</w:t>
                            </w:r>
                            <w:bookmarkEnd w:id="16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E12B40" id="Text Box 167" o:spid="_x0000_s1031" type="#_x0000_t202" style="position:absolute;left:0;text-align:left;margin-left:65.2pt;margin-top:272.25pt;width:370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" stroked="f">
                <v:path arrowok="t"/>
                <v:textbox style="mso-fit-shape-to-text:t" inset="0,0,0,0">
                  <w:txbxContent>
                    <w:p w14:paraId="5B181AC5" w14:textId="7DDF77C2" w:rsidR="00E6244F" w:rsidRPr="00C534EE" w:rsidRDefault="00E6244F" w:rsidP="004C08E9">
                      <w:pPr>
                        <w:pStyle w:val="Caption"/>
                      </w:pPr>
                      <w:bookmarkStart w:id="1648" w:name="_Ref469489702"/>
                      <w:bookmarkStart w:id="1649" w:name="_Toc473623501"/>
                      <w:r>
                        <w:t xml:space="preserve">Figure </w:t>
                      </w:r>
                      <w:r>
                        <w:rPr>
                          <w:noProof/>
                        </w:rPr>
                        <w:fldChar w:fldCharType="begin"/>
                      </w:r>
                      <w:r>
                        <w:rPr>
                          <w:noProof/>
                        </w:rPr>
                        <w:instrText xml:space="preserve"> SEQ Figure \* ARABIC </w:instrText>
                      </w:r>
                      <w:r>
                        <w:rPr>
                          <w:noProof/>
                        </w:rPr>
                        <w:fldChar w:fldCharType="separate"/>
                      </w:r>
                      <w:ins w:id="1650" w:author="Miguel Ferreira" w:date="2018-12-17T14:46:00Z">
                        <w:r>
                          <w:rPr>
                            <w:noProof/>
                          </w:rPr>
                          <w:t>14</w:t>
                        </w:r>
                      </w:ins>
                      <w:del w:id="1651" w:author="Miguel Ferreira" w:date="2018-12-17T14:39:00Z">
                        <w:r w:rsidDel="00363AC8">
                          <w:rPr>
                            <w:noProof/>
                          </w:rPr>
                          <w:delText>10</w:delText>
                        </w:r>
                      </w:del>
                      <w:r>
                        <w:rPr>
                          <w:noProof/>
                        </w:rPr>
                        <w:fldChar w:fldCharType="end"/>
                      </w:r>
                      <w:bookmarkEnd w:id="1648"/>
                      <w:r>
                        <w:t xml:space="preserve">: </w:t>
                      </w:r>
                      <w:r w:rsidRPr="00AB725B">
                        <w:t>Creation at Pre-Ingest</w:t>
                      </w:r>
                      <w:bookmarkEnd w:id="1649"/>
                    </w:p>
                  </w:txbxContent>
                </v:textbox>
              </v:shape>
            </w:pict>
          </mc:Fallback>
        </mc:AlternateContent>
      </w:r>
      <w:r w:rsidRPr="00581988">
        <w:rPr>
          <w:noProof/>
          <w:lang w:eastAsia="en-GB"/>
        </w:rPr>
        <w:drawing>
          <wp:anchor distT="0" distB="0" distL="114300" distR="114300" simplePos="0" relativeHeight="251649024" behindDoc="0" locked="0" layoutInCell="1" allowOverlap="1" wp14:anchorId="4F866610" wp14:editId="72064AE0">
            <wp:simplePos x="0" y="0"/>
            <wp:positionH relativeFrom="character">
              <wp:posOffset>0</wp:posOffset>
            </wp:positionH>
            <wp:positionV relativeFrom="line">
              <wp:posOffset>0</wp:posOffset>
            </wp:positionV>
            <wp:extent cx="4699000" cy="3400425"/>
            <wp:effectExtent l="0" t="0" r="0" b="0"/>
            <wp:wrapNone/>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99000" cy="3400425"/>
                    </a:xfrm>
                    <a:prstGeom prst="rect">
                      <a:avLst/>
                    </a:prstGeom>
                    <a:noFill/>
                  </pic:spPr>
                </pic:pic>
              </a:graphicData>
            </a:graphic>
            <wp14:sizeRelH relativeFrom="page">
              <wp14:pctWidth>0</wp14:pctWidth>
            </wp14:sizeRelH>
            <wp14:sizeRelV relativeFrom="page">
              <wp14:pctHeight>0</wp14:pctHeight>
            </wp14:sizeRelV>
          </wp:anchor>
        </w:drawing>
      </w:r>
      <w:r w:rsidRPr="00581988">
        <w:rPr>
          <w:noProof/>
        </w:rPr>
        <mc:AlternateContent>
          <mc:Choice Requires="wps">
            <w:drawing>
              <wp:inline distT="0" distB="0" distL="0" distR="0" wp14:anchorId="7673761F" wp14:editId="4687821E">
                <wp:extent cx="4699000" cy="3403600"/>
                <wp:effectExtent l="0" t="0" r="0" b="0"/>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00" cy="340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9197B" id="AutoShape 11" o:spid="_x0000_s1026" style="width:370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" filled="f" stroked="f">
                <v:path arrowok="t"/>
                <w10:anchorlock/>
              </v:rect>
            </w:pict>
          </mc:Fallback>
        </mc:AlternateContent>
      </w:r>
    </w:p>
    <w:p w14:paraId="601A10BE" w14:textId="77777777" w:rsidR="00502727" w:rsidRPr="00581988" w:rsidRDefault="00502727" w:rsidP="00502727"/>
    <w:p w14:paraId="63013C09" w14:textId="77777777" w:rsidR="00BB6735" w:rsidRPr="00581988" w:rsidRDefault="00502727" w:rsidP="00B66A90">
      <w:r w:rsidRPr="00581988">
        <w:t xml:space="preserve">The </w:t>
      </w:r>
      <w:r w:rsidR="004C08E9" w:rsidRPr="00581988">
        <w:t xml:space="preserve">SMURF </w:t>
      </w:r>
      <w:r w:rsidR="00B66A90" w:rsidRPr="00581988">
        <w:t xml:space="preserve">profile </w:t>
      </w:r>
      <w:r w:rsidR="004C08E9" w:rsidRPr="00581988">
        <w:t xml:space="preserve">(1) includes MoReq2010 metadata that has been mapped to EAD (2) and some additional elements </w:t>
      </w:r>
      <w:r w:rsidR="0027567F" w:rsidRPr="00581988">
        <w:t>required by archives</w:t>
      </w:r>
      <w:r w:rsidR="004C08E9" w:rsidRPr="00581988">
        <w:t>.</w:t>
      </w:r>
      <w:r w:rsidR="00E15E0C" w:rsidRPr="00581988">
        <w:rPr>
          <w:rStyle w:val="FootnoteReference"/>
        </w:rPr>
        <w:footnoteReference w:id="44"/>
      </w:r>
      <w:r w:rsidR="00B66A90" w:rsidRPr="00581988">
        <w:t xml:space="preserve"> The s</w:t>
      </w:r>
      <w:r w:rsidR="00AA6D10" w:rsidRPr="00581988">
        <w:t>tructural m</w:t>
      </w:r>
      <w:r w:rsidR="00BB6735" w:rsidRPr="00581988">
        <w:t xml:space="preserve">etadata for the submission information package (represented as </w:t>
      </w:r>
      <w:r w:rsidR="00D96B14" w:rsidRPr="00581988">
        <w:t xml:space="preserve">a </w:t>
      </w:r>
      <w:r w:rsidR="00BB6735" w:rsidRPr="00581988">
        <w:t>METS file)</w:t>
      </w:r>
      <w:r w:rsidR="00B66A90" w:rsidRPr="00581988">
        <w:t xml:space="preserve"> will be added (4)</w:t>
      </w:r>
      <w:r w:rsidR="00E15E0C" w:rsidRPr="00581988">
        <w:t xml:space="preserve"> during the SIP preparation process</w:t>
      </w:r>
      <w:r w:rsidR="00B66A90" w:rsidRPr="00581988">
        <w:t xml:space="preserve">. </w:t>
      </w:r>
      <w:r w:rsidR="00BB6735" w:rsidRPr="00581988">
        <w:t>If possible the</w:t>
      </w:r>
      <w:r w:rsidR="00B66A90" w:rsidRPr="00581988">
        <w:t xml:space="preserve"> EAC-CPF metadata (6) should be created</w:t>
      </w:r>
      <w:r w:rsidR="00BB6735" w:rsidRPr="00581988">
        <w:t xml:space="preserve"> </w:t>
      </w:r>
      <w:r w:rsidR="00B66A90" w:rsidRPr="00581988">
        <w:t xml:space="preserve">and </w:t>
      </w:r>
      <w:r w:rsidR="00BB6735" w:rsidRPr="00581988">
        <w:t>SIP creation events logged as PREMIS metadata</w:t>
      </w:r>
      <w:r w:rsidR="00B66A90" w:rsidRPr="00581988">
        <w:t xml:space="preserve"> (5). </w:t>
      </w:r>
      <w:r w:rsidR="00BB6735" w:rsidRPr="00581988">
        <w:t xml:space="preserve">The </w:t>
      </w:r>
      <w:r w:rsidR="00E15E0C" w:rsidRPr="00581988">
        <w:t xml:space="preserve">full </w:t>
      </w:r>
      <w:r w:rsidR="00BB6735" w:rsidRPr="00581988">
        <w:t xml:space="preserve">SIP </w:t>
      </w:r>
      <w:r w:rsidR="00B66A90" w:rsidRPr="00581988">
        <w:t>will consist</w:t>
      </w:r>
      <w:r w:rsidR="00BB6735" w:rsidRPr="00581988">
        <w:t xml:space="preserve"> of items </w:t>
      </w:r>
      <w:r w:rsidR="00B66A90" w:rsidRPr="00581988">
        <w:t>1, 4</w:t>
      </w:r>
      <w:r w:rsidR="00AA6D10" w:rsidRPr="00581988">
        <w:t xml:space="preserve"> and optionally</w:t>
      </w:r>
      <w:r w:rsidR="00B66A90" w:rsidRPr="00581988">
        <w:t xml:space="preserve"> (5), (6</w:t>
      </w:r>
      <w:r w:rsidR="00BB6735" w:rsidRPr="00581988">
        <w:t>).</w:t>
      </w:r>
    </w:p>
    <w:p w14:paraId="41691E81" w14:textId="77777777" w:rsidR="00640632" w:rsidRPr="00F65186" w:rsidRDefault="00D370AC" w:rsidP="00640632">
      <w:pPr>
        <w:pStyle w:val="Heading2"/>
        <w:spacing w:before="240"/>
        <w:ind w:left="788"/>
        <w:rPr>
          <w:lang w:val="en-GB"/>
          <w:rPrChange w:id="1652" w:author="Miguel Ferreira" w:date="2018-12-17T14:25:00Z">
            <w:rPr/>
          </w:rPrChange>
        </w:rPr>
      </w:pPr>
      <w:bookmarkStart w:id="1653" w:name="_Ref441132196"/>
      <w:r w:rsidRPr="00F65186">
        <w:rPr>
          <w:lang w:val="en-GB"/>
          <w:rPrChange w:id="1654" w:author="Miguel Ferreira" w:date="2018-12-17T14:25:00Z">
            <w:rPr/>
          </w:rPrChange>
        </w:rPr>
        <w:br w:type="page"/>
      </w:r>
      <w:bookmarkStart w:id="1655" w:name="_Toc532820065"/>
      <w:r w:rsidR="00640632" w:rsidRPr="00F65186">
        <w:rPr>
          <w:lang w:val="en-GB"/>
          <w:rPrChange w:id="1656" w:author="Miguel Ferreira" w:date="2018-12-17T14:25:00Z">
            <w:rPr/>
          </w:rPrChange>
        </w:rPr>
        <w:lastRenderedPageBreak/>
        <w:t xml:space="preserve">Simple file </w:t>
      </w:r>
      <w:proofErr w:type="gramStart"/>
      <w:r w:rsidR="00640632" w:rsidRPr="00F65186">
        <w:rPr>
          <w:lang w:val="en-GB"/>
          <w:rPrChange w:id="1657" w:author="Miguel Ferreira" w:date="2018-12-17T14:25:00Z">
            <w:rPr/>
          </w:rPrChange>
        </w:rPr>
        <w:t>system based</w:t>
      </w:r>
      <w:proofErr w:type="gramEnd"/>
      <w:r w:rsidR="00640632" w:rsidRPr="00F65186">
        <w:rPr>
          <w:lang w:val="en-GB"/>
          <w:rPrChange w:id="1658" w:author="Miguel Ferreira" w:date="2018-12-17T14:25:00Z">
            <w:rPr/>
          </w:rPrChange>
        </w:rPr>
        <w:t xml:space="preserve"> records (SFSB)</w:t>
      </w:r>
      <w:bookmarkEnd w:id="1653"/>
      <w:bookmarkEnd w:id="1655"/>
      <w:r w:rsidR="00640632" w:rsidRPr="00F65186">
        <w:rPr>
          <w:lang w:val="en-GB"/>
          <w:rPrChange w:id="1659" w:author="Miguel Ferreira" w:date="2018-12-17T14:25:00Z">
            <w:rPr/>
          </w:rPrChange>
        </w:rPr>
        <w:t xml:space="preserve"> </w:t>
      </w:r>
    </w:p>
    <w:p w14:paraId="78C410A7" w14:textId="77777777" w:rsidR="00640632" w:rsidRPr="00581988" w:rsidRDefault="00640632" w:rsidP="00640632">
      <w:r w:rsidRPr="00581988">
        <w:t xml:space="preserve">The </w:t>
      </w:r>
      <w:r w:rsidR="0065516B" w:rsidRPr="00581988">
        <w:t>second</w:t>
      </w:r>
      <w:r w:rsidRPr="00581988">
        <w:t xml:space="preserve"> case represents an encapsulation of computer files into</w:t>
      </w:r>
      <w:r w:rsidR="006A5FEF" w:rsidRPr="00581988">
        <w:t xml:space="preserve"> the </w:t>
      </w:r>
      <w:r w:rsidRPr="00581988">
        <w:t xml:space="preserve">SIP. </w:t>
      </w:r>
      <w:r w:rsidR="0065516B" w:rsidRPr="00581988">
        <w:t xml:space="preserve">It </w:t>
      </w:r>
      <w:proofErr w:type="gramStart"/>
      <w:r w:rsidR="0065516B" w:rsidRPr="00581988">
        <w:t>is based on an assumption</w:t>
      </w:r>
      <w:proofErr w:type="gramEnd"/>
      <w:r w:rsidR="0065516B" w:rsidRPr="00581988">
        <w:t xml:space="preserve"> </w:t>
      </w:r>
      <w:r w:rsidRPr="00581988">
        <w:t>that the files can be described in an extended EAD format</w:t>
      </w:r>
      <w:r w:rsidR="00537180" w:rsidRPr="00581988">
        <w:rPr>
          <w:rStyle w:val="FootnoteReference"/>
        </w:rPr>
        <w:footnoteReference w:id="45"/>
      </w:r>
      <w:r w:rsidRPr="00581988">
        <w:t xml:space="preserve"> (</w:t>
      </w:r>
      <w:r w:rsidRPr="00581988">
        <w:fldChar w:fldCharType="begin"/>
      </w:r>
      <w:r w:rsidRPr="00581988">
        <w:instrText xml:space="preserve"> REF _Ref437246307 \h </w:instrText>
      </w:r>
      <w:r w:rsidRPr="00581988">
        <w:fldChar w:fldCharType="separate"/>
      </w:r>
      <w:r w:rsidR="00AB4736" w:rsidRPr="003E74F1">
        <w:t xml:space="preserve">Figure </w:t>
      </w:r>
      <w:r w:rsidR="00AB4736" w:rsidRPr="003E74F1">
        <w:rPr>
          <w:noProof/>
        </w:rPr>
        <w:t>11</w:t>
      </w:r>
      <w:r w:rsidRPr="00581988">
        <w:fldChar w:fldCharType="end"/>
      </w:r>
      <w:r w:rsidRPr="00581988">
        <w:t>).</w:t>
      </w:r>
    </w:p>
    <w:p w14:paraId="14BFD60D" w14:textId="77777777" w:rsidR="00640632" w:rsidRPr="00581988" w:rsidRDefault="00A431A8" w:rsidP="00640632">
      <w:r w:rsidRPr="003E74F1">
        <w:rPr>
          <w:noProof/>
        </w:rPr>
        <mc:AlternateContent>
          <mc:Choice Requires="wps">
            <w:drawing>
              <wp:anchor distT="0" distB="0" distL="114300" distR="114300" simplePos="0" relativeHeight="251659264" behindDoc="0" locked="0" layoutInCell="1" allowOverlap="1" wp14:anchorId="5797804E" wp14:editId="6A220E25">
                <wp:simplePos x="0" y="0"/>
                <wp:positionH relativeFrom="column">
                  <wp:posOffset>0</wp:posOffset>
                </wp:positionH>
                <wp:positionV relativeFrom="paragraph">
                  <wp:posOffset>4050665</wp:posOffset>
                </wp:positionV>
                <wp:extent cx="4895850" cy="266700"/>
                <wp:effectExtent l="0" t="0" r="0" b="0"/>
                <wp:wrapNone/>
                <wp:docPr id="16"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958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A3240" w14:textId="0E93B24C" w:rsidR="00E6244F" w:rsidRPr="00B377FF" w:rsidRDefault="00E6244F" w:rsidP="00640632">
                            <w:pPr>
                              <w:pStyle w:val="Caption"/>
                            </w:pPr>
                            <w:bookmarkStart w:id="1660" w:name="_Ref437246307"/>
                            <w:bookmarkStart w:id="1661" w:name="_Toc473623502"/>
                            <w:r>
                              <w:t xml:space="preserve">Figure </w:t>
                            </w:r>
                            <w:r>
                              <w:rPr>
                                <w:noProof/>
                              </w:rPr>
                              <w:fldChar w:fldCharType="begin"/>
                            </w:r>
                            <w:r>
                              <w:rPr>
                                <w:noProof/>
                              </w:rPr>
                              <w:instrText xml:space="preserve"> SEQ Figure \* ARABIC </w:instrText>
                            </w:r>
                            <w:r>
                              <w:rPr>
                                <w:noProof/>
                              </w:rPr>
                              <w:fldChar w:fldCharType="separate"/>
                            </w:r>
                            <w:ins w:id="1662" w:author="Miguel Ferreira" w:date="2018-12-17T14:46:00Z">
                              <w:r>
                                <w:rPr>
                                  <w:noProof/>
                                </w:rPr>
                                <w:t>15</w:t>
                              </w:r>
                            </w:ins>
                            <w:del w:id="1663" w:author="Miguel Ferreira" w:date="2018-12-17T14:39:00Z">
                              <w:r w:rsidDel="00363AC8">
                                <w:rPr>
                                  <w:noProof/>
                                </w:rPr>
                                <w:delText>11</w:delText>
                              </w:r>
                            </w:del>
                            <w:r>
                              <w:rPr>
                                <w:noProof/>
                              </w:rPr>
                              <w:fldChar w:fldCharType="end"/>
                            </w:r>
                            <w:bookmarkEnd w:id="1660"/>
                            <w:r>
                              <w:t>: SFSB metadata and computer files</w:t>
                            </w:r>
                            <w:bookmarkEnd w:id="16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97804E" id="Text Box 142" o:spid="_x0000_s1032" type="#_x0000_t202" style="position:absolute;left:0;text-align:left;margin-left:0;margin-top:318.95pt;width:385.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" stroked="f">
                <v:path arrowok="t"/>
                <v:textbox style="mso-fit-shape-to-text:t" inset="0,0,0,0">
                  <w:txbxContent>
                    <w:p w14:paraId="7AEA3240" w14:textId="0E93B24C" w:rsidR="00E6244F" w:rsidRPr="00B377FF" w:rsidRDefault="00E6244F" w:rsidP="00640632">
                      <w:pPr>
                        <w:pStyle w:val="Caption"/>
                      </w:pPr>
                      <w:bookmarkStart w:id="1664" w:name="_Ref437246307"/>
                      <w:bookmarkStart w:id="1665" w:name="_Toc473623502"/>
                      <w:r>
                        <w:t xml:space="preserve">Figure </w:t>
                      </w:r>
                      <w:r>
                        <w:rPr>
                          <w:noProof/>
                        </w:rPr>
                        <w:fldChar w:fldCharType="begin"/>
                      </w:r>
                      <w:r>
                        <w:rPr>
                          <w:noProof/>
                        </w:rPr>
                        <w:instrText xml:space="preserve"> SEQ Figure \* ARABIC </w:instrText>
                      </w:r>
                      <w:r>
                        <w:rPr>
                          <w:noProof/>
                        </w:rPr>
                        <w:fldChar w:fldCharType="separate"/>
                      </w:r>
                      <w:ins w:id="1666" w:author="Miguel Ferreira" w:date="2018-12-17T14:46:00Z">
                        <w:r>
                          <w:rPr>
                            <w:noProof/>
                          </w:rPr>
                          <w:t>15</w:t>
                        </w:r>
                      </w:ins>
                      <w:del w:id="1667" w:author="Miguel Ferreira" w:date="2018-12-17T14:39:00Z">
                        <w:r w:rsidDel="00363AC8">
                          <w:rPr>
                            <w:noProof/>
                          </w:rPr>
                          <w:delText>11</w:delText>
                        </w:r>
                      </w:del>
                      <w:r>
                        <w:rPr>
                          <w:noProof/>
                        </w:rPr>
                        <w:fldChar w:fldCharType="end"/>
                      </w:r>
                      <w:bookmarkEnd w:id="1664"/>
                      <w:r>
                        <w:t>: SFSB metadata and computer files</w:t>
                      </w:r>
                      <w:bookmarkEnd w:id="1665"/>
                    </w:p>
                  </w:txbxContent>
                </v:textbox>
              </v:shape>
            </w:pict>
          </mc:Fallback>
        </mc:AlternateContent>
      </w:r>
      <w:r w:rsidRPr="00581988">
        <w:rPr>
          <w:noProof/>
          <w:lang w:eastAsia="en-GB"/>
        </w:rPr>
        <w:drawing>
          <wp:anchor distT="0" distB="0" distL="114300" distR="114300" simplePos="0" relativeHeight="251657216" behindDoc="0" locked="0" layoutInCell="1" allowOverlap="1" wp14:anchorId="37858B2B" wp14:editId="1938AF6A">
            <wp:simplePos x="0" y="0"/>
            <wp:positionH relativeFrom="character">
              <wp:posOffset>0</wp:posOffset>
            </wp:positionH>
            <wp:positionV relativeFrom="line">
              <wp:posOffset>0</wp:posOffset>
            </wp:positionV>
            <wp:extent cx="4895850" cy="3993515"/>
            <wp:effectExtent l="0" t="0" r="0" b="0"/>
            <wp:wrapNone/>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3993515"/>
                    </a:xfrm>
                    <a:prstGeom prst="rect">
                      <a:avLst/>
                    </a:prstGeom>
                    <a:noFill/>
                  </pic:spPr>
                </pic:pic>
              </a:graphicData>
            </a:graphic>
            <wp14:sizeRelH relativeFrom="page">
              <wp14:pctWidth>0</wp14:pctWidth>
            </wp14:sizeRelH>
            <wp14:sizeRelV relativeFrom="page">
              <wp14:pctHeight>0</wp14:pctHeight>
            </wp14:sizeRelV>
          </wp:anchor>
        </w:drawing>
      </w:r>
      <w:r w:rsidRPr="00581988">
        <w:rPr>
          <w:noProof/>
        </w:rPr>
        <mc:AlternateContent>
          <mc:Choice Requires="wps">
            <w:drawing>
              <wp:inline distT="0" distB="0" distL="0" distR="0" wp14:anchorId="2EAE313A" wp14:editId="6BA34EFE">
                <wp:extent cx="4889500" cy="3987800"/>
                <wp:effectExtent l="0" t="0" r="0" b="0"/>
                <wp:docPr id="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00" cy="398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86AC8" id="AutoShape 12" o:spid="_x0000_s1026" style="width:385pt;height:3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" filled="f" stroked="f">
                <v:path arrowok="t"/>
                <w10:anchorlock/>
              </v:rect>
            </w:pict>
          </mc:Fallback>
        </mc:AlternateContent>
      </w:r>
    </w:p>
    <w:p w14:paraId="1E835C1C" w14:textId="77777777" w:rsidR="00640632" w:rsidRPr="00581988" w:rsidRDefault="00640632" w:rsidP="00640632"/>
    <w:p w14:paraId="3071582B" w14:textId="77777777" w:rsidR="00640632" w:rsidRPr="00581988" w:rsidRDefault="00640632" w:rsidP="0034606D">
      <w:r w:rsidRPr="00581988">
        <w:t xml:space="preserve">The blocks </w:t>
      </w:r>
      <w:r w:rsidR="003212F0" w:rsidRPr="00581988">
        <w:t xml:space="preserve">in </w:t>
      </w:r>
      <w:r w:rsidRPr="00581988">
        <w:t xml:space="preserve">the diagram </w:t>
      </w:r>
      <w:r w:rsidR="003212F0" w:rsidRPr="00581988">
        <w:t>refer to the following</w:t>
      </w:r>
      <w:r w:rsidR="0034606D" w:rsidRPr="00581988">
        <w:t>. Computer f</w:t>
      </w:r>
      <w:r w:rsidRPr="00581988">
        <w:t>ile</w:t>
      </w:r>
      <w:r w:rsidR="0034606D" w:rsidRPr="00581988">
        <w:t>s reside in some file system (e.g. shared drives, 3</w:t>
      </w:r>
      <w:r w:rsidRPr="00581988">
        <w:t>).</w:t>
      </w:r>
      <w:r w:rsidR="0034606D" w:rsidRPr="00581988">
        <w:t xml:space="preserve"> The metadata (2) about the files needed for the </w:t>
      </w:r>
      <w:proofErr w:type="gramStart"/>
      <w:r w:rsidR="0034606D" w:rsidRPr="00581988">
        <w:t>long time</w:t>
      </w:r>
      <w:proofErr w:type="gramEnd"/>
      <w:r w:rsidR="0034606D" w:rsidRPr="00581988">
        <w:t xml:space="preserve"> preservation may or may not exist. If the metadata exists then it has to be transformed into the EAD metadata (5). If the metadata does not exist then it has to be created and included in the SIP.</w:t>
      </w:r>
    </w:p>
    <w:p w14:paraId="075033BB" w14:textId="77777777" w:rsidR="00640632" w:rsidRPr="00581988" w:rsidRDefault="00640632" w:rsidP="00640632">
      <w:r w:rsidRPr="00581988">
        <w:t xml:space="preserve">The </w:t>
      </w:r>
      <w:r w:rsidR="0034606D" w:rsidRPr="00581988">
        <w:t>SMURF</w:t>
      </w:r>
      <w:r w:rsidRPr="00581988">
        <w:t xml:space="preserve"> </w:t>
      </w:r>
      <w:r w:rsidR="0034606D" w:rsidRPr="00581988">
        <w:t xml:space="preserve">metadata </w:t>
      </w:r>
      <w:r w:rsidRPr="00581988">
        <w:rPr>
          <w:b/>
        </w:rPr>
        <w:t>should</w:t>
      </w:r>
      <w:r w:rsidRPr="00581988">
        <w:t xml:space="preserve"> be complemented with more general information about the information package and </w:t>
      </w:r>
      <w:r w:rsidRPr="00581988">
        <w:rPr>
          <w:b/>
        </w:rPr>
        <w:t>could</w:t>
      </w:r>
      <w:r w:rsidRPr="00581988">
        <w:t xml:space="preserve"> be complemented with PREMIS, EAC-CPF metadata as well</w:t>
      </w:r>
      <w:r w:rsidR="0034606D" w:rsidRPr="00581988">
        <w:t xml:space="preserve"> to build a full SIP</w:t>
      </w:r>
      <w:r w:rsidRPr="00581988">
        <w:t xml:space="preserve"> (</w:t>
      </w:r>
      <w:r w:rsidRPr="00581988">
        <w:fldChar w:fldCharType="begin"/>
      </w:r>
      <w:r w:rsidRPr="00581988">
        <w:instrText xml:space="preserve"> REF _Ref437246756 \h </w:instrText>
      </w:r>
      <w:r w:rsidRPr="00581988">
        <w:fldChar w:fldCharType="separate"/>
      </w:r>
      <w:r w:rsidR="00AB4736" w:rsidRPr="003E74F1">
        <w:t xml:space="preserve">Figure </w:t>
      </w:r>
      <w:r w:rsidR="00AB4736" w:rsidRPr="003E74F1">
        <w:rPr>
          <w:noProof/>
        </w:rPr>
        <w:t>12</w:t>
      </w:r>
      <w:r w:rsidRPr="00581988">
        <w:fldChar w:fldCharType="end"/>
      </w:r>
      <w:r w:rsidRPr="00581988">
        <w:t>).</w:t>
      </w:r>
    </w:p>
    <w:p w14:paraId="2ADD32B3" w14:textId="77777777" w:rsidR="00640632" w:rsidRPr="00581988" w:rsidRDefault="00A431A8" w:rsidP="00640632">
      <w:r w:rsidRPr="003E74F1">
        <w:rPr>
          <w:noProof/>
        </w:rPr>
        <w:lastRenderedPageBreak/>
        <mc:AlternateContent>
          <mc:Choice Requires="wps">
            <w:drawing>
              <wp:anchor distT="0" distB="0" distL="114300" distR="114300" simplePos="0" relativeHeight="251660288" behindDoc="0" locked="0" layoutInCell="1" allowOverlap="1" wp14:anchorId="731A46B4" wp14:editId="52175EE7">
                <wp:simplePos x="0" y="0"/>
                <wp:positionH relativeFrom="column">
                  <wp:posOffset>0</wp:posOffset>
                </wp:positionH>
                <wp:positionV relativeFrom="paragraph">
                  <wp:posOffset>3766185</wp:posOffset>
                </wp:positionV>
                <wp:extent cx="4860290" cy="266700"/>
                <wp:effectExtent l="0" t="0" r="0" b="0"/>
                <wp:wrapNone/>
                <wp:docPr id="1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60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6E63B" w14:textId="3B8D3785" w:rsidR="00E6244F" w:rsidRPr="00ED1CF7" w:rsidRDefault="00E6244F" w:rsidP="00640632">
                            <w:pPr>
                              <w:pStyle w:val="Caption"/>
                            </w:pPr>
                            <w:bookmarkStart w:id="1668" w:name="_Ref437246756"/>
                            <w:bookmarkStart w:id="1669" w:name="_Toc473623503"/>
                            <w:r>
                              <w:t xml:space="preserve">Figure </w:t>
                            </w:r>
                            <w:r>
                              <w:rPr>
                                <w:noProof/>
                              </w:rPr>
                              <w:fldChar w:fldCharType="begin"/>
                            </w:r>
                            <w:r>
                              <w:rPr>
                                <w:noProof/>
                              </w:rPr>
                              <w:instrText xml:space="preserve"> SEQ Figure \* ARABIC </w:instrText>
                            </w:r>
                            <w:r>
                              <w:rPr>
                                <w:noProof/>
                              </w:rPr>
                              <w:fldChar w:fldCharType="separate"/>
                            </w:r>
                            <w:ins w:id="1670" w:author="Miguel Ferreira" w:date="2018-12-17T14:46:00Z">
                              <w:r>
                                <w:rPr>
                                  <w:noProof/>
                                </w:rPr>
                                <w:t>16</w:t>
                              </w:r>
                            </w:ins>
                            <w:del w:id="1671" w:author="Miguel Ferreira" w:date="2018-12-17T14:39:00Z">
                              <w:r w:rsidDel="00363AC8">
                                <w:rPr>
                                  <w:noProof/>
                                </w:rPr>
                                <w:delText>12</w:delText>
                              </w:r>
                            </w:del>
                            <w:r>
                              <w:rPr>
                                <w:noProof/>
                              </w:rPr>
                              <w:fldChar w:fldCharType="end"/>
                            </w:r>
                            <w:bookmarkEnd w:id="1668"/>
                            <w:r>
                              <w:t>: SFSB SIP</w:t>
                            </w:r>
                            <w:bookmarkEnd w:id="16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1A46B4" id="Text Box 143" o:spid="_x0000_s1033" type="#_x0000_t202" style="position:absolute;left:0;text-align:left;margin-left:0;margin-top:296.55pt;width:382.7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" stroked="f">
                <v:path arrowok="t"/>
                <v:textbox style="mso-fit-shape-to-text:t" inset="0,0,0,0">
                  <w:txbxContent>
                    <w:p w14:paraId="0476E63B" w14:textId="3B8D3785" w:rsidR="00E6244F" w:rsidRPr="00ED1CF7" w:rsidRDefault="00E6244F" w:rsidP="00640632">
                      <w:pPr>
                        <w:pStyle w:val="Caption"/>
                      </w:pPr>
                      <w:bookmarkStart w:id="1672" w:name="_Ref437246756"/>
                      <w:bookmarkStart w:id="1673" w:name="_Toc473623503"/>
                      <w:r>
                        <w:t xml:space="preserve">Figure </w:t>
                      </w:r>
                      <w:r>
                        <w:rPr>
                          <w:noProof/>
                        </w:rPr>
                        <w:fldChar w:fldCharType="begin"/>
                      </w:r>
                      <w:r>
                        <w:rPr>
                          <w:noProof/>
                        </w:rPr>
                        <w:instrText xml:space="preserve"> SEQ Figure \* ARABIC </w:instrText>
                      </w:r>
                      <w:r>
                        <w:rPr>
                          <w:noProof/>
                        </w:rPr>
                        <w:fldChar w:fldCharType="separate"/>
                      </w:r>
                      <w:ins w:id="1674" w:author="Miguel Ferreira" w:date="2018-12-17T14:46:00Z">
                        <w:r>
                          <w:rPr>
                            <w:noProof/>
                          </w:rPr>
                          <w:t>16</w:t>
                        </w:r>
                      </w:ins>
                      <w:del w:id="1675" w:author="Miguel Ferreira" w:date="2018-12-17T14:39:00Z">
                        <w:r w:rsidDel="00363AC8">
                          <w:rPr>
                            <w:noProof/>
                          </w:rPr>
                          <w:delText>12</w:delText>
                        </w:r>
                      </w:del>
                      <w:r>
                        <w:rPr>
                          <w:noProof/>
                        </w:rPr>
                        <w:fldChar w:fldCharType="end"/>
                      </w:r>
                      <w:bookmarkEnd w:id="1672"/>
                      <w:r>
                        <w:t>: SFSB SIP</w:t>
                      </w:r>
                      <w:bookmarkEnd w:id="1673"/>
                    </w:p>
                  </w:txbxContent>
                </v:textbox>
              </v:shape>
            </w:pict>
          </mc:Fallback>
        </mc:AlternateContent>
      </w:r>
      <w:r w:rsidRPr="00581988">
        <w:rPr>
          <w:noProof/>
          <w:lang w:eastAsia="en-GB"/>
        </w:rPr>
        <w:drawing>
          <wp:anchor distT="0" distB="0" distL="114300" distR="114300" simplePos="0" relativeHeight="251658240" behindDoc="0" locked="0" layoutInCell="1" allowOverlap="1" wp14:anchorId="65A092F7" wp14:editId="5C32FFC5">
            <wp:simplePos x="0" y="0"/>
            <wp:positionH relativeFrom="character">
              <wp:posOffset>0</wp:posOffset>
            </wp:positionH>
            <wp:positionV relativeFrom="line">
              <wp:posOffset>0</wp:posOffset>
            </wp:positionV>
            <wp:extent cx="4860290" cy="3709035"/>
            <wp:effectExtent l="0" t="0" r="0" b="0"/>
            <wp:wrapNone/>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60290" cy="3709035"/>
                    </a:xfrm>
                    <a:prstGeom prst="rect">
                      <a:avLst/>
                    </a:prstGeom>
                    <a:noFill/>
                  </pic:spPr>
                </pic:pic>
              </a:graphicData>
            </a:graphic>
            <wp14:sizeRelH relativeFrom="page">
              <wp14:pctWidth>0</wp14:pctWidth>
            </wp14:sizeRelH>
            <wp14:sizeRelV relativeFrom="page">
              <wp14:pctHeight>0</wp14:pctHeight>
            </wp14:sizeRelV>
          </wp:anchor>
        </w:drawing>
      </w:r>
      <w:r w:rsidRPr="00581988">
        <w:rPr>
          <w:noProof/>
        </w:rPr>
        <mc:AlternateContent>
          <mc:Choice Requires="wps">
            <w:drawing>
              <wp:inline distT="0" distB="0" distL="0" distR="0" wp14:anchorId="2B8B13F1" wp14:editId="1188C332">
                <wp:extent cx="4864100" cy="3708400"/>
                <wp:effectExtent l="0" t="0" r="0" b="0"/>
                <wp:docPr id="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4100" cy="370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D160E" id="AutoShape 13" o:spid="_x0000_s1026" style="width:383pt;height:2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" filled="f" stroked="f">
                <v:path arrowok="t"/>
                <w10:anchorlock/>
              </v:rect>
            </w:pict>
          </mc:Fallback>
        </mc:AlternateContent>
      </w:r>
    </w:p>
    <w:p w14:paraId="02EEC57D" w14:textId="77777777" w:rsidR="00640632" w:rsidRPr="00581988" w:rsidRDefault="00640632" w:rsidP="00640632"/>
    <w:p w14:paraId="1D1AF254" w14:textId="77777777" w:rsidR="00640632" w:rsidRPr="00581988" w:rsidRDefault="00640632" w:rsidP="00640632">
      <w:r w:rsidRPr="00581988">
        <w:t xml:space="preserve">The blocks </w:t>
      </w:r>
      <w:r w:rsidR="00A459E9" w:rsidRPr="00581988">
        <w:t xml:space="preserve">in </w:t>
      </w:r>
      <w:r w:rsidRPr="00581988">
        <w:t xml:space="preserve">the diagram </w:t>
      </w:r>
      <w:r w:rsidR="00A459E9" w:rsidRPr="00581988">
        <w:t>refer to the following</w:t>
      </w:r>
      <w:r w:rsidRPr="00581988">
        <w:t>:</w:t>
      </w:r>
    </w:p>
    <w:p w14:paraId="2DCF308C" w14:textId="77777777" w:rsidR="00640632" w:rsidRPr="00581988" w:rsidRDefault="00640632" w:rsidP="00640632">
      <w:pPr>
        <w:numPr>
          <w:ilvl w:val="0"/>
          <w:numId w:val="23"/>
        </w:numPr>
      </w:pPr>
      <w:r w:rsidRPr="00581988">
        <w:t>The SMURF profile for SFSB records.</w:t>
      </w:r>
    </w:p>
    <w:p w14:paraId="008645E7" w14:textId="77777777" w:rsidR="00640632" w:rsidRPr="00581988" w:rsidRDefault="00640632" w:rsidP="00640632">
      <w:pPr>
        <w:numPr>
          <w:ilvl w:val="0"/>
          <w:numId w:val="23"/>
        </w:numPr>
      </w:pPr>
      <w:r w:rsidRPr="00581988">
        <w:t xml:space="preserve">Archival descriptions following the EAD extended schema for SFSB records. </w:t>
      </w:r>
    </w:p>
    <w:p w14:paraId="3A3456A1" w14:textId="77777777" w:rsidR="00640632" w:rsidRPr="00581988" w:rsidRDefault="0034606D" w:rsidP="00640632">
      <w:pPr>
        <w:numPr>
          <w:ilvl w:val="0"/>
          <w:numId w:val="23"/>
        </w:numPr>
      </w:pPr>
      <w:r w:rsidRPr="00581988">
        <w:t>Structural m</w:t>
      </w:r>
      <w:r w:rsidR="00640632" w:rsidRPr="00581988">
        <w:t>etadata for the submission information package (represented as METS file).</w:t>
      </w:r>
    </w:p>
    <w:p w14:paraId="04EC42AC" w14:textId="77777777" w:rsidR="00640632" w:rsidRPr="00581988" w:rsidRDefault="00640632" w:rsidP="00640632">
      <w:pPr>
        <w:numPr>
          <w:ilvl w:val="0"/>
          <w:numId w:val="23"/>
        </w:numPr>
      </w:pPr>
      <w:r w:rsidRPr="00581988">
        <w:t>If possible then SIP creation events should be logged as PREMIS metadata.</w:t>
      </w:r>
    </w:p>
    <w:p w14:paraId="76C679CD" w14:textId="77777777" w:rsidR="00640632" w:rsidRPr="00581988" w:rsidRDefault="00640632" w:rsidP="00640632">
      <w:pPr>
        <w:numPr>
          <w:ilvl w:val="0"/>
          <w:numId w:val="23"/>
        </w:numPr>
      </w:pPr>
      <w:r w:rsidRPr="00581988">
        <w:t>If possible then EAC-CPF metadata should be created during the SIP creation process.</w:t>
      </w:r>
    </w:p>
    <w:p w14:paraId="373BABF4" w14:textId="77777777" w:rsidR="00640632" w:rsidRPr="00581988" w:rsidRDefault="006A5FEF" w:rsidP="00640632">
      <w:pPr>
        <w:numPr>
          <w:ilvl w:val="0"/>
          <w:numId w:val="23"/>
        </w:numPr>
      </w:pPr>
      <w:r w:rsidRPr="00581988">
        <w:t xml:space="preserve">The </w:t>
      </w:r>
      <w:r w:rsidR="00640632" w:rsidRPr="00581988">
        <w:t xml:space="preserve">SIP consists of items 1, </w:t>
      </w:r>
      <w:r w:rsidR="0034606D" w:rsidRPr="00581988">
        <w:t>3 and optionally</w:t>
      </w:r>
      <w:r w:rsidR="00640632" w:rsidRPr="00581988">
        <w:t xml:space="preserve"> (4), (5).</w:t>
      </w:r>
    </w:p>
    <w:p w14:paraId="07407A7F" w14:textId="77777777" w:rsidR="00BB6735" w:rsidRPr="00F65186" w:rsidRDefault="00D370AC" w:rsidP="00917164">
      <w:pPr>
        <w:pStyle w:val="Heading2"/>
        <w:rPr>
          <w:lang w:val="en-GB"/>
          <w:rPrChange w:id="1676" w:author="Miguel Ferreira" w:date="2018-12-17T14:25:00Z">
            <w:rPr/>
          </w:rPrChange>
        </w:rPr>
      </w:pPr>
      <w:bookmarkStart w:id="1677" w:name="_Ref441745377"/>
      <w:r w:rsidRPr="00F65186">
        <w:rPr>
          <w:lang w:val="en-GB"/>
          <w:rPrChange w:id="1678" w:author="Miguel Ferreira" w:date="2018-12-17T14:25:00Z">
            <w:rPr/>
          </w:rPrChange>
        </w:rPr>
        <w:br w:type="page"/>
      </w:r>
      <w:bookmarkStart w:id="1679" w:name="_Toc532820066"/>
      <w:r w:rsidR="001871AF" w:rsidRPr="00F65186">
        <w:rPr>
          <w:lang w:val="en-GB"/>
          <w:rPrChange w:id="1680" w:author="Miguel Ferreira" w:date="2018-12-17T14:25:00Z">
            <w:rPr/>
          </w:rPrChange>
        </w:rPr>
        <w:lastRenderedPageBreak/>
        <w:t>Relational databases</w:t>
      </w:r>
      <w:bookmarkEnd w:id="1677"/>
      <w:bookmarkEnd w:id="1679"/>
      <w:r w:rsidR="001871AF" w:rsidRPr="00F65186">
        <w:rPr>
          <w:lang w:val="en-GB"/>
          <w:rPrChange w:id="1681" w:author="Miguel Ferreira" w:date="2018-12-17T14:25:00Z">
            <w:rPr/>
          </w:rPrChange>
        </w:rPr>
        <w:t xml:space="preserve"> </w:t>
      </w:r>
    </w:p>
    <w:p w14:paraId="4FA81F38" w14:textId="77777777" w:rsidR="00F91BEB" w:rsidRPr="00581988" w:rsidRDefault="00F91BEB" w:rsidP="00D64771">
      <w:r w:rsidRPr="00581988">
        <w:t xml:space="preserve">The </w:t>
      </w:r>
      <w:r w:rsidR="0065516B" w:rsidRPr="00581988">
        <w:t>third</w:t>
      </w:r>
      <w:r w:rsidRPr="00581988">
        <w:t xml:space="preserve"> </w:t>
      </w:r>
      <w:r w:rsidR="008C0615" w:rsidRPr="00581988">
        <w:t>case</w:t>
      </w:r>
      <w:r w:rsidRPr="00581988">
        <w:t xml:space="preserve"> represents a </w:t>
      </w:r>
      <w:r w:rsidR="00E945AA" w:rsidRPr="00581988">
        <w:t xml:space="preserve">relational </w:t>
      </w:r>
      <w:r w:rsidRPr="00581988">
        <w:t xml:space="preserve">database encapsulated in the </w:t>
      </w:r>
      <w:r w:rsidR="003512E2" w:rsidRPr="00581988">
        <w:t>SIP</w:t>
      </w:r>
      <w:r w:rsidRPr="00581988">
        <w:t xml:space="preserve">. This </w:t>
      </w:r>
      <w:r w:rsidR="003E2344" w:rsidRPr="00581988">
        <w:t>case</w:t>
      </w:r>
      <w:r w:rsidRPr="00581988">
        <w:t xml:space="preserve"> structure presumes that the database is previously exported in the SIARD</w:t>
      </w:r>
      <w:r w:rsidR="00223C12" w:rsidRPr="00581988">
        <w:t xml:space="preserve"> 2.0</w:t>
      </w:r>
      <w:r w:rsidRPr="00581988">
        <w:t xml:space="preserve"> format (a harmonised format for database archiving based on SIARD</w:t>
      </w:r>
      <w:r w:rsidR="00C947A1" w:rsidRPr="00581988">
        <w:t>,</w:t>
      </w:r>
      <w:r w:rsidR="005E139F" w:rsidRPr="00581988">
        <w:t xml:space="preserve"> </w:t>
      </w:r>
      <w:r w:rsidR="005E139F" w:rsidRPr="00581988">
        <w:fldChar w:fldCharType="begin"/>
      </w:r>
      <w:r w:rsidR="005E139F" w:rsidRPr="00581988">
        <w:instrText xml:space="preserve"> REF _Ref466543990 \h </w:instrText>
      </w:r>
      <w:r w:rsidR="005E139F" w:rsidRPr="00581988">
        <w:fldChar w:fldCharType="separate"/>
      </w:r>
      <w:r w:rsidR="00AB4736" w:rsidRPr="003E74F1">
        <w:t xml:space="preserve">Figure </w:t>
      </w:r>
      <w:r w:rsidR="00AB4736" w:rsidRPr="003E74F1">
        <w:rPr>
          <w:noProof/>
        </w:rPr>
        <w:t>13</w:t>
      </w:r>
      <w:r w:rsidR="005E139F" w:rsidRPr="00581988">
        <w:fldChar w:fldCharType="end"/>
      </w:r>
      <w:r w:rsidRPr="00581988">
        <w:t>).</w:t>
      </w:r>
      <w:r w:rsidR="00D96B14" w:rsidRPr="00581988">
        <w:rPr>
          <w:rStyle w:val="FootnoteReference"/>
        </w:rPr>
        <w:footnoteReference w:id="46"/>
      </w:r>
    </w:p>
    <w:p w14:paraId="7FC29350" w14:textId="77777777" w:rsidR="00FA6049" w:rsidRPr="00581988" w:rsidRDefault="00A431A8" w:rsidP="00972F95">
      <w:pPr>
        <w:ind w:left="1304"/>
      </w:pPr>
      <w:bookmarkStart w:id="1682" w:name="_Ref436985385"/>
      <w:r w:rsidRPr="003E74F1">
        <w:rPr>
          <w:noProof/>
        </w:rPr>
        <mc:AlternateContent>
          <mc:Choice Requires="wps">
            <w:drawing>
              <wp:anchor distT="0" distB="0" distL="114300" distR="114300" simplePos="0" relativeHeight="251662336" behindDoc="0" locked="0" layoutInCell="1" allowOverlap="1" wp14:anchorId="46B502F2" wp14:editId="293ED715">
                <wp:simplePos x="0" y="0"/>
                <wp:positionH relativeFrom="column">
                  <wp:posOffset>828040</wp:posOffset>
                </wp:positionH>
                <wp:positionV relativeFrom="paragraph">
                  <wp:posOffset>2600325</wp:posOffset>
                </wp:positionV>
                <wp:extent cx="3247390" cy="266700"/>
                <wp:effectExtent l="0" t="0" r="0" b="0"/>
                <wp:wrapNone/>
                <wp:docPr id="14"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73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28777B" w14:textId="20126BC1" w:rsidR="00E6244F" w:rsidRPr="002B26F1" w:rsidRDefault="00E6244F" w:rsidP="00A80FB5">
                            <w:pPr>
                              <w:pStyle w:val="Caption"/>
                            </w:pPr>
                            <w:bookmarkStart w:id="1683" w:name="_Ref466543990"/>
                            <w:bookmarkStart w:id="1684" w:name="_Toc473623504"/>
                            <w:r>
                              <w:t xml:space="preserve">Figure </w:t>
                            </w:r>
                            <w:r>
                              <w:rPr>
                                <w:noProof/>
                              </w:rPr>
                              <w:fldChar w:fldCharType="begin"/>
                            </w:r>
                            <w:r>
                              <w:rPr>
                                <w:noProof/>
                              </w:rPr>
                              <w:instrText xml:space="preserve"> SEQ Figure \* ARABIC </w:instrText>
                            </w:r>
                            <w:r>
                              <w:rPr>
                                <w:noProof/>
                              </w:rPr>
                              <w:fldChar w:fldCharType="separate"/>
                            </w:r>
                            <w:ins w:id="1685" w:author="Miguel Ferreira" w:date="2018-12-17T14:46:00Z">
                              <w:r>
                                <w:rPr>
                                  <w:noProof/>
                                </w:rPr>
                                <w:t>17</w:t>
                              </w:r>
                            </w:ins>
                            <w:del w:id="1686" w:author="Miguel Ferreira" w:date="2018-12-17T14:39:00Z">
                              <w:r w:rsidDel="00363AC8">
                                <w:rPr>
                                  <w:noProof/>
                                </w:rPr>
                                <w:delText>13</w:delText>
                              </w:r>
                            </w:del>
                            <w:r>
                              <w:rPr>
                                <w:noProof/>
                              </w:rPr>
                              <w:fldChar w:fldCharType="end"/>
                            </w:r>
                            <w:bookmarkEnd w:id="1683"/>
                            <w:r>
                              <w:t>: Export to SIARD 2.0</w:t>
                            </w:r>
                            <w:bookmarkEnd w:id="16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B502F2" id="Text Box 171" o:spid="_x0000_s1034" type="#_x0000_t202" style="position:absolute;left:0;text-align:left;margin-left:65.2pt;margin-top:204.75pt;width:255.7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" stroked="f">
                <v:path arrowok="t"/>
                <v:textbox style="mso-fit-shape-to-text:t" inset="0,0,0,0">
                  <w:txbxContent>
                    <w:p w14:paraId="0A28777B" w14:textId="20126BC1" w:rsidR="00E6244F" w:rsidRPr="002B26F1" w:rsidRDefault="00E6244F" w:rsidP="00A80FB5">
                      <w:pPr>
                        <w:pStyle w:val="Caption"/>
                      </w:pPr>
                      <w:bookmarkStart w:id="1687" w:name="_Ref466543990"/>
                      <w:bookmarkStart w:id="1688" w:name="_Toc473623504"/>
                      <w:r>
                        <w:t xml:space="preserve">Figure </w:t>
                      </w:r>
                      <w:r>
                        <w:rPr>
                          <w:noProof/>
                        </w:rPr>
                        <w:fldChar w:fldCharType="begin"/>
                      </w:r>
                      <w:r>
                        <w:rPr>
                          <w:noProof/>
                        </w:rPr>
                        <w:instrText xml:space="preserve"> SEQ Figure \* ARABIC </w:instrText>
                      </w:r>
                      <w:r>
                        <w:rPr>
                          <w:noProof/>
                        </w:rPr>
                        <w:fldChar w:fldCharType="separate"/>
                      </w:r>
                      <w:ins w:id="1689" w:author="Miguel Ferreira" w:date="2018-12-17T14:46:00Z">
                        <w:r>
                          <w:rPr>
                            <w:noProof/>
                          </w:rPr>
                          <w:t>17</w:t>
                        </w:r>
                      </w:ins>
                      <w:del w:id="1690" w:author="Miguel Ferreira" w:date="2018-12-17T14:39:00Z">
                        <w:r w:rsidDel="00363AC8">
                          <w:rPr>
                            <w:noProof/>
                          </w:rPr>
                          <w:delText>13</w:delText>
                        </w:r>
                      </w:del>
                      <w:r>
                        <w:rPr>
                          <w:noProof/>
                        </w:rPr>
                        <w:fldChar w:fldCharType="end"/>
                      </w:r>
                      <w:bookmarkEnd w:id="1687"/>
                      <w:r>
                        <w:t>: Export to SIARD 2.0</w:t>
                      </w:r>
                      <w:bookmarkEnd w:id="1688"/>
                    </w:p>
                  </w:txbxContent>
                </v:textbox>
              </v:shape>
            </w:pict>
          </mc:Fallback>
        </mc:AlternateContent>
      </w:r>
      <w:r w:rsidRPr="00581988">
        <w:rPr>
          <w:noProof/>
          <w:lang w:eastAsia="en-GB"/>
        </w:rPr>
        <w:drawing>
          <wp:anchor distT="0" distB="0" distL="114300" distR="114300" simplePos="0" relativeHeight="251648000" behindDoc="0" locked="0" layoutInCell="1" allowOverlap="1" wp14:anchorId="6ACDF9F2" wp14:editId="7AFAB764">
            <wp:simplePos x="0" y="0"/>
            <wp:positionH relativeFrom="character">
              <wp:posOffset>0</wp:posOffset>
            </wp:positionH>
            <wp:positionV relativeFrom="line">
              <wp:posOffset>0</wp:posOffset>
            </wp:positionV>
            <wp:extent cx="3247390" cy="2539365"/>
            <wp:effectExtent l="0" t="0" r="0" b="0"/>
            <wp:wrapNone/>
            <wp:docPr id="170" name="Pictur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0"/>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7390" cy="2539365"/>
                    </a:xfrm>
                    <a:prstGeom prst="rect">
                      <a:avLst/>
                    </a:prstGeom>
                    <a:noFill/>
                  </pic:spPr>
                </pic:pic>
              </a:graphicData>
            </a:graphic>
            <wp14:sizeRelH relativeFrom="page">
              <wp14:pctWidth>0</wp14:pctWidth>
            </wp14:sizeRelH>
            <wp14:sizeRelV relativeFrom="page">
              <wp14:pctHeight>0</wp14:pctHeight>
            </wp14:sizeRelV>
          </wp:anchor>
        </w:drawing>
      </w:r>
      <w:r w:rsidRPr="00581988">
        <w:rPr>
          <w:noProof/>
        </w:rPr>
        <mc:AlternateContent>
          <mc:Choice Requires="wps">
            <w:drawing>
              <wp:inline distT="0" distB="0" distL="0" distR="0" wp14:anchorId="7F5A688B" wp14:editId="4A698805">
                <wp:extent cx="3251200" cy="2540000"/>
                <wp:effectExtent l="0" t="0" r="0" b="0"/>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1200" cy="25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EE669" id="AutoShape 14" o:spid="_x0000_s1026" style="width:256pt;height:2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" filled="f" stroked="f">
                <v:path arrowok="t"/>
                <w10:anchorlock/>
              </v:rect>
            </w:pict>
          </mc:Fallback>
        </mc:AlternateContent>
      </w:r>
    </w:p>
    <w:p w14:paraId="669A5A72" w14:textId="77777777" w:rsidR="00FA6049" w:rsidRPr="00581988" w:rsidRDefault="00FA6049" w:rsidP="00201DC7"/>
    <w:p w14:paraId="4A8CC751" w14:textId="77777777" w:rsidR="00070A1B" w:rsidRPr="00581988" w:rsidRDefault="00FA6049" w:rsidP="00FA6049">
      <w:r w:rsidRPr="00581988">
        <w:t>Various relational databases (</w:t>
      </w:r>
      <w:r w:rsidR="00972F95" w:rsidRPr="00581988">
        <w:t xml:space="preserve">e.g. </w:t>
      </w:r>
      <w:r w:rsidRPr="00581988">
        <w:t>Oracle, PostgreSQL, etc.)</w:t>
      </w:r>
      <w:r w:rsidR="00A80FB5" w:rsidRPr="00581988">
        <w:t xml:space="preserve"> exist (1)</w:t>
      </w:r>
      <w:r w:rsidR="00070A1B" w:rsidRPr="00581988">
        <w:t>.</w:t>
      </w:r>
      <w:r w:rsidR="00A80FB5" w:rsidRPr="00581988">
        <w:t xml:space="preserve"> These databases contain t</w:t>
      </w:r>
      <w:r w:rsidRPr="00581988">
        <w:t xml:space="preserve">he </w:t>
      </w:r>
      <w:r w:rsidR="00070A1B" w:rsidRPr="00581988">
        <w:t xml:space="preserve">metadata and records </w:t>
      </w:r>
      <w:r w:rsidR="00A80FB5" w:rsidRPr="00581988">
        <w:t xml:space="preserve">in its native format (2) which can be extracted into </w:t>
      </w:r>
      <w:r w:rsidR="00325243" w:rsidRPr="00581988">
        <w:t xml:space="preserve">a </w:t>
      </w:r>
      <w:r w:rsidR="00A80FB5" w:rsidRPr="00581988">
        <w:t>standardised format (4) by following SIARD 2.0 (3). The SIARD</w:t>
      </w:r>
      <w:r w:rsidRPr="00581988">
        <w:t xml:space="preserve"> extraction </w:t>
      </w:r>
      <w:r w:rsidRPr="00581988">
        <w:rPr>
          <w:b/>
        </w:rPr>
        <w:t>should</w:t>
      </w:r>
      <w:r w:rsidRPr="00581988">
        <w:t xml:space="preserve"> be complemented with more general information about the information package and </w:t>
      </w:r>
      <w:r w:rsidRPr="00581988">
        <w:rPr>
          <w:b/>
        </w:rPr>
        <w:t>could</w:t>
      </w:r>
      <w:r w:rsidRPr="00581988">
        <w:t xml:space="preserve"> be complemented with PREMIS, EAC-CPF</w:t>
      </w:r>
      <w:r w:rsidR="002A75CB" w:rsidRPr="00581988">
        <w:t>, EAD</w:t>
      </w:r>
      <w:r w:rsidRPr="00581988">
        <w:t xml:space="preserve"> metadata as well</w:t>
      </w:r>
      <w:r w:rsidR="00070A1B" w:rsidRPr="00581988">
        <w:t xml:space="preserve"> (</w:t>
      </w:r>
      <w:r w:rsidR="00070A1B" w:rsidRPr="00581988">
        <w:fldChar w:fldCharType="begin"/>
      </w:r>
      <w:r w:rsidR="00070A1B" w:rsidRPr="00581988">
        <w:instrText xml:space="preserve"> REF _Ref437245056 \h </w:instrText>
      </w:r>
      <w:r w:rsidR="00070A1B" w:rsidRPr="00581988">
        <w:fldChar w:fldCharType="separate"/>
      </w:r>
      <w:r w:rsidR="00AB4736" w:rsidRPr="003E74F1">
        <w:t xml:space="preserve">Figure </w:t>
      </w:r>
      <w:r w:rsidR="00AB4736" w:rsidRPr="003E74F1">
        <w:rPr>
          <w:noProof/>
        </w:rPr>
        <w:t>14</w:t>
      </w:r>
      <w:r w:rsidR="00070A1B" w:rsidRPr="00581988">
        <w:fldChar w:fldCharType="end"/>
      </w:r>
      <w:r w:rsidR="00070A1B" w:rsidRPr="00581988">
        <w:t>).</w:t>
      </w:r>
    </w:p>
    <w:p w14:paraId="15C74A97" w14:textId="77777777" w:rsidR="002A75CB" w:rsidRPr="00581988" w:rsidRDefault="00A431A8" w:rsidP="00FA6049">
      <w:r w:rsidRPr="00581988">
        <w:rPr>
          <w:noProof/>
        </w:rPr>
        <w:lastRenderedPageBreak/>
        <w:drawing>
          <wp:inline distT="0" distB="0" distL="0" distR="0" wp14:anchorId="4D93F478" wp14:editId="40167277">
            <wp:extent cx="4824095" cy="3978275"/>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4095" cy="3978275"/>
                    </a:xfrm>
                    <a:prstGeom prst="rect">
                      <a:avLst/>
                    </a:prstGeom>
                    <a:noFill/>
                  </pic:spPr>
                </pic:pic>
              </a:graphicData>
            </a:graphic>
          </wp:inline>
        </w:drawing>
      </w:r>
    </w:p>
    <w:p w14:paraId="1985465E" w14:textId="77777777" w:rsidR="004C0535" w:rsidRPr="00581988" w:rsidRDefault="00A431A8" w:rsidP="00FA6049">
      <w:r w:rsidRPr="003E74F1">
        <w:rPr>
          <w:noProof/>
        </w:rPr>
        <mc:AlternateContent>
          <mc:Choice Requires="wps">
            <w:drawing>
              <wp:anchor distT="0" distB="0" distL="114300" distR="114300" simplePos="0" relativeHeight="251654144" behindDoc="0" locked="0" layoutInCell="1" allowOverlap="1" wp14:anchorId="38321506" wp14:editId="745D6031">
                <wp:simplePos x="0" y="0"/>
                <wp:positionH relativeFrom="column">
                  <wp:posOffset>595630</wp:posOffset>
                </wp:positionH>
                <wp:positionV relativeFrom="paragraph">
                  <wp:posOffset>186055</wp:posOffset>
                </wp:positionV>
                <wp:extent cx="4500245" cy="266700"/>
                <wp:effectExtent l="0" t="0" r="0" b="0"/>
                <wp:wrapNone/>
                <wp:docPr id="1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02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F9D5E" w14:textId="2914E76D" w:rsidR="00E6244F" w:rsidRPr="001056AB" w:rsidRDefault="00E6244F" w:rsidP="00070A1B">
                            <w:pPr>
                              <w:pStyle w:val="Caption"/>
                            </w:pPr>
                            <w:bookmarkStart w:id="1691" w:name="_Ref437245056"/>
                            <w:bookmarkStart w:id="1692" w:name="_Toc473623505"/>
                            <w:r>
                              <w:t xml:space="preserve">Figure </w:t>
                            </w:r>
                            <w:r>
                              <w:rPr>
                                <w:noProof/>
                              </w:rPr>
                              <w:fldChar w:fldCharType="begin"/>
                            </w:r>
                            <w:r>
                              <w:rPr>
                                <w:noProof/>
                              </w:rPr>
                              <w:instrText xml:space="preserve"> SEQ Figure \* ARABIC </w:instrText>
                            </w:r>
                            <w:r>
                              <w:rPr>
                                <w:noProof/>
                              </w:rPr>
                              <w:fldChar w:fldCharType="separate"/>
                            </w:r>
                            <w:ins w:id="1693" w:author="Miguel Ferreira" w:date="2018-12-17T14:46:00Z">
                              <w:r>
                                <w:rPr>
                                  <w:noProof/>
                                </w:rPr>
                                <w:t>18</w:t>
                              </w:r>
                            </w:ins>
                            <w:del w:id="1694" w:author="Miguel Ferreira" w:date="2018-12-17T14:39:00Z">
                              <w:r w:rsidDel="00363AC8">
                                <w:rPr>
                                  <w:noProof/>
                                </w:rPr>
                                <w:delText>14</w:delText>
                              </w:r>
                            </w:del>
                            <w:r>
                              <w:rPr>
                                <w:noProof/>
                              </w:rPr>
                              <w:fldChar w:fldCharType="end"/>
                            </w:r>
                            <w:bookmarkEnd w:id="1691"/>
                            <w:r>
                              <w:t>: SIARD 2.0 to SIP</w:t>
                            </w:r>
                            <w:bookmarkEnd w:id="16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321506" id="Text Box 116" o:spid="_x0000_s1035" type="#_x0000_t202" style="position:absolute;left:0;text-align:left;margin-left:46.9pt;margin-top:14.65pt;width:354.3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" stroked="f">
                <v:path arrowok="t"/>
                <v:textbox style="mso-fit-shape-to-text:t" inset="0,0,0,0">
                  <w:txbxContent>
                    <w:p w14:paraId="373F9D5E" w14:textId="2914E76D" w:rsidR="00E6244F" w:rsidRPr="001056AB" w:rsidRDefault="00E6244F" w:rsidP="00070A1B">
                      <w:pPr>
                        <w:pStyle w:val="Caption"/>
                      </w:pPr>
                      <w:bookmarkStart w:id="1695" w:name="_Ref437245056"/>
                      <w:bookmarkStart w:id="1696" w:name="_Toc473623505"/>
                      <w:r>
                        <w:t xml:space="preserve">Figure </w:t>
                      </w:r>
                      <w:r>
                        <w:rPr>
                          <w:noProof/>
                        </w:rPr>
                        <w:fldChar w:fldCharType="begin"/>
                      </w:r>
                      <w:r>
                        <w:rPr>
                          <w:noProof/>
                        </w:rPr>
                        <w:instrText xml:space="preserve"> SEQ Figure \* ARABIC </w:instrText>
                      </w:r>
                      <w:r>
                        <w:rPr>
                          <w:noProof/>
                        </w:rPr>
                        <w:fldChar w:fldCharType="separate"/>
                      </w:r>
                      <w:ins w:id="1697" w:author="Miguel Ferreira" w:date="2018-12-17T14:46:00Z">
                        <w:r>
                          <w:rPr>
                            <w:noProof/>
                          </w:rPr>
                          <w:t>18</w:t>
                        </w:r>
                      </w:ins>
                      <w:del w:id="1698" w:author="Miguel Ferreira" w:date="2018-12-17T14:39:00Z">
                        <w:r w:rsidDel="00363AC8">
                          <w:rPr>
                            <w:noProof/>
                          </w:rPr>
                          <w:delText>14</w:delText>
                        </w:r>
                      </w:del>
                      <w:r>
                        <w:rPr>
                          <w:noProof/>
                        </w:rPr>
                        <w:fldChar w:fldCharType="end"/>
                      </w:r>
                      <w:bookmarkEnd w:id="1695"/>
                      <w:r>
                        <w:t>: SIARD 2.0 to SIP</w:t>
                      </w:r>
                      <w:bookmarkEnd w:id="1696"/>
                    </w:p>
                  </w:txbxContent>
                </v:textbox>
              </v:shape>
            </w:pict>
          </mc:Fallback>
        </mc:AlternateContent>
      </w:r>
    </w:p>
    <w:p w14:paraId="28E950E0" w14:textId="77777777" w:rsidR="00D370AC" w:rsidRPr="00581988" w:rsidRDefault="00CF1347" w:rsidP="00A56722">
      <w:r w:rsidRPr="00581988">
        <w:t xml:space="preserve"> </w:t>
      </w:r>
      <w:bookmarkStart w:id="1699" w:name="_Toc441041604"/>
    </w:p>
    <w:p w14:paraId="19D07B37" w14:textId="77777777" w:rsidR="00CE619F" w:rsidRPr="00581988" w:rsidRDefault="00CE619F" w:rsidP="00A56722">
      <w:r w:rsidRPr="003E74F1">
        <w:rPr>
          <w:b/>
          <w:sz w:val="24"/>
        </w:rPr>
        <w:t>BLOBs and CLOBs in relational databases</w:t>
      </w:r>
      <w:bookmarkEnd w:id="1699"/>
      <w:r w:rsidRPr="003E74F1">
        <w:rPr>
          <w:b/>
          <w:sz w:val="24"/>
        </w:rPr>
        <w:t xml:space="preserve"> </w:t>
      </w:r>
      <w:bookmarkStart w:id="1700" w:name="__RefHeading___Toc410372357"/>
      <w:bookmarkStart w:id="1701" w:name="__RefHeading__348_1983103444"/>
    </w:p>
    <w:bookmarkEnd w:id="1700"/>
    <w:bookmarkEnd w:id="1701"/>
    <w:p w14:paraId="6E13BEA6" w14:textId="77777777" w:rsidR="007A0649" w:rsidRPr="00581988" w:rsidRDefault="00781509" w:rsidP="007E0257">
      <w:pPr>
        <w:pStyle w:val="Textbody"/>
        <w:spacing w:after="240"/>
        <w:rPr>
          <w:rFonts w:ascii="Calibri" w:hAnsi="Calibri"/>
          <w:i/>
          <w:sz w:val="22"/>
        </w:rPr>
      </w:pPr>
      <w:r w:rsidRPr="00581988">
        <w:rPr>
          <w:rFonts w:ascii="Calibri" w:hAnsi="Calibri"/>
          <w:sz w:val="22"/>
        </w:rPr>
        <w:t xml:space="preserve">The </w:t>
      </w:r>
      <w:r w:rsidR="00E60786" w:rsidRPr="00581988">
        <w:rPr>
          <w:rFonts w:ascii="Calibri" w:hAnsi="Calibri"/>
          <w:sz w:val="22"/>
        </w:rPr>
        <w:fldChar w:fldCharType="begin"/>
      </w:r>
      <w:r w:rsidR="00E60786" w:rsidRPr="00581988">
        <w:rPr>
          <w:rFonts w:ascii="Calibri" w:hAnsi="Calibri"/>
          <w:sz w:val="22"/>
        </w:rPr>
        <w:instrText xml:space="preserve"> REF _Ref466543990 \h  \* MERGEFORMAT </w:instrText>
      </w:r>
      <w:r w:rsidR="00E60786" w:rsidRPr="00581988">
        <w:rPr>
          <w:rFonts w:ascii="Calibri" w:hAnsi="Calibri"/>
          <w:sz w:val="22"/>
        </w:rPr>
      </w:r>
      <w:r w:rsidR="00E60786" w:rsidRPr="00581988">
        <w:rPr>
          <w:rFonts w:ascii="Calibri" w:hAnsi="Calibri"/>
          <w:sz w:val="22"/>
        </w:rPr>
        <w:fldChar w:fldCharType="separate"/>
      </w:r>
      <w:r w:rsidR="00AB4736" w:rsidRPr="003E74F1">
        <w:rPr>
          <w:rFonts w:ascii="Calibri" w:hAnsi="Calibri"/>
          <w:sz w:val="22"/>
        </w:rPr>
        <w:t>Figure</w:t>
      </w:r>
      <w:r w:rsidR="00AB4736" w:rsidRPr="003E74F1">
        <w:t xml:space="preserve"> </w:t>
      </w:r>
      <w:r w:rsidR="00AB4736" w:rsidRPr="003E74F1">
        <w:rPr>
          <w:rFonts w:ascii="Calibri" w:hAnsi="Calibri"/>
          <w:noProof/>
          <w:sz w:val="22"/>
        </w:rPr>
        <w:t>13</w:t>
      </w:r>
      <w:r w:rsidR="00E60786" w:rsidRPr="00581988">
        <w:rPr>
          <w:rFonts w:ascii="Calibri" w:hAnsi="Calibri"/>
          <w:sz w:val="22"/>
        </w:rPr>
        <w:fldChar w:fldCharType="end"/>
      </w:r>
      <w:r w:rsidR="00E60786" w:rsidRPr="00581988">
        <w:rPr>
          <w:rFonts w:ascii="Calibri" w:hAnsi="Calibri"/>
          <w:sz w:val="22"/>
        </w:rPr>
        <w:t xml:space="preserve"> </w:t>
      </w:r>
      <w:r w:rsidR="00977307" w:rsidRPr="00581988">
        <w:rPr>
          <w:rFonts w:ascii="Calibri" w:hAnsi="Calibri"/>
          <w:sz w:val="22"/>
        </w:rPr>
        <w:t xml:space="preserve">and </w:t>
      </w:r>
      <w:r w:rsidR="00A56722" w:rsidRPr="00581988">
        <w:rPr>
          <w:rFonts w:ascii="Calibri" w:hAnsi="Calibri"/>
          <w:sz w:val="22"/>
        </w:rPr>
        <w:fldChar w:fldCharType="begin"/>
      </w:r>
      <w:r w:rsidR="00A56722" w:rsidRPr="00581988">
        <w:rPr>
          <w:rFonts w:ascii="Calibri" w:hAnsi="Calibri"/>
          <w:sz w:val="22"/>
        </w:rPr>
        <w:instrText xml:space="preserve"> REF _Ref437245056 \h  \* MERGEFORMAT </w:instrText>
      </w:r>
      <w:r w:rsidR="00A56722" w:rsidRPr="00581988">
        <w:rPr>
          <w:rFonts w:ascii="Calibri" w:hAnsi="Calibri"/>
          <w:sz w:val="22"/>
        </w:rPr>
      </w:r>
      <w:r w:rsidR="00A56722" w:rsidRPr="00581988">
        <w:rPr>
          <w:rFonts w:ascii="Calibri" w:hAnsi="Calibri"/>
          <w:sz w:val="22"/>
        </w:rPr>
        <w:fldChar w:fldCharType="separate"/>
      </w:r>
      <w:r w:rsidR="00AB4736" w:rsidRPr="003E74F1">
        <w:rPr>
          <w:rFonts w:ascii="Calibri" w:hAnsi="Calibri"/>
          <w:sz w:val="22"/>
        </w:rPr>
        <w:t xml:space="preserve">Figure </w:t>
      </w:r>
      <w:r w:rsidR="00AB4736" w:rsidRPr="003E74F1">
        <w:rPr>
          <w:rFonts w:ascii="Calibri" w:hAnsi="Calibri"/>
          <w:noProof/>
          <w:sz w:val="22"/>
        </w:rPr>
        <w:t>14</w:t>
      </w:r>
      <w:r w:rsidR="00A56722" w:rsidRPr="00581988">
        <w:rPr>
          <w:rFonts w:ascii="Calibri" w:hAnsi="Calibri"/>
          <w:sz w:val="22"/>
        </w:rPr>
        <w:fldChar w:fldCharType="end"/>
      </w:r>
      <w:r w:rsidR="00977307" w:rsidRPr="00581988">
        <w:rPr>
          <w:rFonts w:ascii="Calibri" w:hAnsi="Calibri"/>
          <w:sz w:val="22"/>
        </w:rPr>
        <w:t xml:space="preserve"> </w:t>
      </w:r>
      <w:r w:rsidR="007A0649" w:rsidRPr="00581988">
        <w:rPr>
          <w:rFonts w:ascii="Calibri" w:hAnsi="Calibri"/>
          <w:sz w:val="22"/>
        </w:rPr>
        <w:t xml:space="preserve">show the most common profile for relational databases with metadata and records. However, in some cases there can be binary data in a relational database which will be exported as external files in SIP creation. This might cause a situation where it is necessary to consult with </w:t>
      </w:r>
      <w:r w:rsidR="007A0649" w:rsidRPr="00581988">
        <w:rPr>
          <w:rFonts w:ascii="Calibri" w:hAnsi="Calibri"/>
          <w:i/>
          <w:sz w:val="22"/>
        </w:rPr>
        <w:t>“</w:t>
      </w:r>
      <w:r w:rsidR="007E0257" w:rsidRPr="00581988">
        <w:rPr>
          <w:rFonts w:ascii="Calibri" w:hAnsi="Calibri"/>
          <w:i/>
          <w:sz w:val="22"/>
        </w:rPr>
        <w:t>RECOMMENDATION for storing large objects outside the SIARD file</w:t>
      </w:r>
      <w:r w:rsidR="007A0649" w:rsidRPr="00581988">
        <w:rPr>
          <w:rFonts w:ascii="Calibri" w:hAnsi="Calibri"/>
          <w:i/>
          <w:sz w:val="22"/>
        </w:rPr>
        <w:t xml:space="preserve">”, </w:t>
      </w:r>
      <w:r w:rsidR="007A0649" w:rsidRPr="00581988">
        <w:rPr>
          <w:rFonts w:ascii="Calibri" w:hAnsi="Calibri"/>
          <w:sz w:val="22"/>
        </w:rPr>
        <w:t>which is a specific and technical recommendation that is not included</w:t>
      </w:r>
      <w:r w:rsidR="007E0257" w:rsidRPr="00581988">
        <w:rPr>
          <w:rFonts w:ascii="Calibri" w:hAnsi="Calibri"/>
          <w:sz w:val="22"/>
        </w:rPr>
        <w:t xml:space="preserve"> in the SIARD 2.0 specification</w:t>
      </w:r>
      <w:r w:rsidR="007A0649" w:rsidRPr="00581988">
        <w:rPr>
          <w:rFonts w:ascii="Calibri" w:hAnsi="Calibri"/>
          <w:sz w:val="22"/>
        </w:rPr>
        <w:t>.</w:t>
      </w:r>
    </w:p>
    <w:p w14:paraId="0685E610" w14:textId="77777777" w:rsidR="007A0649" w:rsidRPr="00F65186" w:rsidRDefault="007A0649" w:rsidP="007A0649">
      <w:pPr>
        <w:pStyle w:val="Textbody"/>
        <w:spacing w:after="240"/>
        <w:rPr>
          <w:rFonts w:ascii="Calibri" w:hAnsi="Calibri"/>
          <w:sz w:val="22"/>
          <w:rPrChange w:id="1702" w:author="Miguel Ferreira" w:date="2018-12-17T14:25:00Z">
            <w:rPr>
              <w:rFonts w:ascii="Calibri" w:hAnsi="Calibri"/>
              <w:sz w:val="22"/>
              <w:lang w:val="en-US"/>
            </w:rPr>
          </w:rPrChange>
        </w:rPr>
      </w:pPr>
      <w:r w:rsidRPr="00581988">
        <w:rPr>
          <w:rFonts w:ascii="Calibri" w:hAnsi="Calibri"/>
          <w:sz w:val="22"/>
        </w:rPr>
        <w:t xml:space="preserve">Binary data in regard to relational databases is defined </w:t>
      </w:r>
      <w:r w:rsidR="00A40687" w:rsidRPr="00581988">
        <w:rPr>
          <w:rFonts w:ascii="Calibri" w:hAnsi="Calibri"/>
          <w:sz w:val="22"/>
        </w:rPr>
        <w:t>as information which is stored in the database as a bit stream following a specific file format</w:t>
      </w:r>
      <w:r w:rsidRPr="00581988">
        <w:rPr>
          <w:rFonts w:ascii="Calibri" w:hAnsi="Calibri"/>
          <w:sz w:val="22"/>
        </w:rPr>
        <w:t xml:space="preserve">. </w:t>
      </w:r>
      <w:r w:rsidR="00A40687" w:rsidRPr="00581988">
        <w:rPr>
          <w:rFonts w:ascii="Calibri" w:hAnsi="Calibri"/>
          <w:sz w:val="22"/>
        </w:rPr>
        <w:t>The potentially huge size of binary data within a database can lead to problems in the handling and archival processing of the database</w:t>
      </w:r>
      <w:r w:rsidRPr="00581988">
        <w:rPr>
          <w:rFonts w:ascii="Calibri" w:hAnsi="Calibri"/>
          <w:sz w:val="22"/>
        </w:rPr>
        <w:t xml:space="preserve">.  Binary data is mostly referred to as binary large object (BLOB). </w:t>
      </w:r>
      <w:proofErr w:type="gramStart"/>
      <w:r w:rsidRPr="00581988">
        <w:rPr>
          <w:rFonts w:ascii="Calibri" w:hAnsi="Calibri"/>
          <w:sz w:val="22"/>
        </w:rPr>
        <w:t>Similarly</w:t>
      </w:r>
      <w:proofErr w:type="gramEnd"/>
      <w:r w:rsidRPr="00581988">
        <w:rPr>
          <w:rFonts w:ascii="Calibri" w:hAnsi="Calibri"/>
          <w:sz w:val="22"/>
        </w:rPr>
        <w:t xml:space="preserve"> large amounts of character data are named CLOB. CLOBs pose a problem due to size more than lack of a proper data type. </w:t>
      </w:r>
      <w:r w:rsidRPr="00F65186">
        <w:rPr>
          <w:rStyle w:val="diff-chunk"/>
          <w:rFonts w:ascii="Calibri" w:hAnsi="Calibri"/>
          <w:sz w:val="22"/>
          <w:rPrChange w:id="1703" w:author="Miguel Ferreira" w:date="2018-12-17T14:25:00Z">
            <w:rPr>
              <w:rStyle w:val="diff-chunk"/>
              <w:rFonts w:ascii="Calibri" w:hAnsi="Calibri"/>
              <w:sz w:val="22"/>
              <w:lang w:val="en-US"/>
            </w:rPr>
          </w:rPrChange>
        </w:rPr>
        <w:t>For the rest of this section CLOBs will be treated as BLOBs.</w:t>
      </w:r>
    </w:p>
    <w:p w14:paraId="59D79BBF" w14:textId="77777777" w:rsidR="007A0649" w:rsidRPr="00581988" w:rsidRDefault="007A0649" w:rsidP="007A0649">
      <w:pPr>
        <w:pStyle w:val="Textbody"/>
        <w:spacing w:after="240"/>
        <w:rPr>
          <w:rFonts w:ascii="Calibri" w:hAnsi="Calibri"/>
          <w:sz w:val="22"/>
        </w:rPr>
      </w:pPr>
      <w:r w:rsidRPr="00581988">
        <w:rPr>
          <w:rFonts w:ascii="Calibri" w:hAnsi="Calibri"/>
          <w:sz w:val="22"/>
        </w:rPr>
        <w:t>An example of a relational database with BLOBs could be a database where images are stored.</w:t>
      </w:r>
    </w:p>
    <w:p w14:paraId="3F7EE779" w14:textId="77777777" w:rsidR="007A0649" w:rsidRPr="00581988" w:rsidRDefault="007A0649" w:rsidP="007A0649">
      <w:pPr>
        <w:pStyle w:val="Textbody"/>
        <w:rPr>
          <w:rFonts w:ascii="Calibri" w:hAnsi="Calibri"/>
          <w:sz w:val="22"/>
        </w:rPr>
      </w:pPr>
      <w:bookmarkStart w:id="1704" w:name="docs-internal-guid-9b33295e-2f8b-054a-d5"/>
      <w:bookmarkEnd w:id="1704"/>
      <w:r w:rsidRPr="00581988">
        <w:rPr>
          <w:rFonts w:ascii="Calibri" w:hAnsi="Calibri"/>
          <w:sz w:val="22"/>
        </w:rPr>
        <w:t>Databases and</w:t>
      </w:r>
      <w:r w:rsidR="00325243" w:rsidRPr="00581988">
        <w:rPr>
          <w:rFonts w:ascii="Calibri" w:hAnsi="Calibri"/>
          <w:sz w:val="22"/>
        </w:rPr>
        <w:t xml:space="preserve"> the</w:t>
      </w:r>
      <w:r w:rsidRPr="00581988">
        <w:rPr>
          <w:rFonts w:ascii="Calibri" w:hAnsi="Calibri"/>
          <w:sz w:val="22"/>
        </w:rPr>
        <w:t xml:space="preserve"> handling of binary data has always been a challenge, regardless of </w:t>
      </w:r>
      <w:r w:rsidR="00325243" w:rsidRPr="00581988">
        <w:rPr>
          <w:rFonts w:ascii="Calibri" w:hAnsi="Calibri"/>
          <w:sz w:val="22"/>
        </w:rPr>
        <w:t xml:space="preserve">whether </w:t>
      </w:r>
      <w:r w:rsidRPr="00581988">
        <w:rPr>
          <w:rFonts w:ascii="Calibri" w:hAnsi="Calibri"/>
          <w:sz w:val="22"/>
        </w:rPr>
        <w:t xml:space="preserve">the handling was based on: </w:t>
      </w:r>
    </w:p>
    <w:p w14:paraId="0282D4D1" w14:textId="77777777" w:rsidR="007A0649" w:rsidRPr="00F65186" w:rsidRDefault="00BA6A43" w:rsidP="007A0649">
      <w:pPr>
        <w:pStyle w:val="Textbody"/>
        <w:numPr>
          <w:ilvl w:val="0"/>
          <w:numId w:val="36"/>
        </w:numPr>
        <w:rPr>
          <w:rFonts w:ascii="Calibri" w:hAnsi="Calibri"/>
          <w:sz w:val="22"/>
          <w:rPrChange w:id="1705" w:author="Miguel Ferreira" w:date="2018-12-17T14:25:00Z">
            <w:rPr>
              <w:rFonts w:ascii="Calibri" w:hAnsi="Calibri"/>
              <w:sz w:val="22"/>
              <w:lang w:val="en-US"/>
            </w:rPr>
          </w:rPrChange>
        </w:rPr>
      </w:pPr>
      <w:r w:rsidRPr="00F65186">
        <w:rPr>
          <w:rFonts w:ascii="Calibri" w:hAnsi="Calibri"/>
          <w:sz w:val="22"/>
          <w:rPrChange w:id="1706" w:author="Miguel Ferreira" w:date="2018-12-17T14:25:00Z">
            <w:rPr>
              <w:rFonts w:ascii="Calibri" w:hAnsi="Calibri"/>
              <w:sz w:val="22"/>
              <w:lang w:val="en-US"/>
            </w:rPr>
          </w:rPrChange>
        </w:rPr>
        <w:t>I</w:t>
      </w:r>
      <w:r w:rsidR="007A0649" w:rsidRPr="00F65186">
        <w:rPr>
          <w:rFonts w:ascii="Calibri" w:hAnsi="Calibri"/>
          <w:sz w:val="22"/>
          <w:rPrChange w:id="1707" w:author="Miguel Ferreira" w:date="2018-12-17T14:25:00Z">
            <w:rPr>
              <w:rFonts w:ascii="Calibri" w:hAnsi="Calibri"/>
              <w:sz w:val="22"/>
              <w:lang w:val="en-US"/>
            </w:rPr>
          </w:rPrChange>
        </w:rPr>
        <w:t>nternal BLOBs - where data is contained in the records.</w:t>
      </w:r>
    </w:p>
    <w:p w14:paraId="702B10D1" w14:textId="77777777" w:rsidR="007A0649" w:rsidRPr="00F65186" w:rsidRDefault="00BA6A43" w:rsidP="007A0649">
      <w:pPr>
        <w:pStyle w:val="Textbody"/>
        <w:numPr>
          <w:ilvl w:val="0"/>
          <w:numId w:val="36"/>
        </w:numPr>
        <w:rPr>
          <w:rFonts w:ascii="Calibri" w:hAnsi="Calibri"/>
          <w:sz w:val="22"/>
          <w:rPrChange w:id="1708" w:author="Miguel Ferreira" w:date="2018-12-17T14:25:00Z">
            <w:rPr>
              <w:rFonts w:ascii="Calibri" w:hAnsi="Calibri"/>
              <w:sz w:val="22"/>
              <w:lang w:val="en-US"/>
            </w:rPr>
          </w:rPrChange>
        </w:rPr>
      </w:pPr>
      <w:r w:rsidRPr="00F65186">
        <w:rPr>
          <w:rFonts w:ascii="Calibri" w:hAnsi="Calibri"/>
          <w:sz w:val="22"/>
          <w:rPrChange w:id="1709" w:author="Miguel Ferreira" w:date="2018-12-17T14:25:00Z">
            <w:rPr>
              <w:rFonts w:ascii="Calibri" w:hAnsi="Calibri"/>
              <w:sz w:val="22"/>
              <w:lang w:val="en-US"/>
            </w:rPr>
          </w:rPrChange>
        </w:rPr>
        <w:t>E</w:t>
      </w:r>
      <w:r w:rsidR="007A0649" w:rsidRPr="00F65186">
        <w:rPr>
          <w:rFonts w:ascii="Calibri" w:hAnsi="Calibri"/>
          <w:sz w:val="22"/>
          <w:rPrChange w:id="1710" w:author="Miguel Ferreira" w:date="2018-12-17T14:25:00Z">
            <w:rPr>
              <w:rFonts w:ascii="Calibri" w:hAnsi="Calibri"/>
              <w:sz w:val="22"/>
              <w:lang w:val="en-US"/>
            </w:rPr>
          </w:rPrChange>
        </w:rPr>
        <w:t>xternal direct re</w:t>
      </w:r>
      <w:r w:rsidR="00F709A0" w:rsidRPr="00F65186">
        <w:rPr>
          <w:rFonts w:ascii="Calibri" w:hAnsi="Calibri"/>
          <w:sz w:val="22"/>
          <w:rPrChange w:id="1711" w:author="Miguel Ferreira" w:date="2018-12-17T14:25:00Z">
            <w:rPr>
              <w:rFonts w:ascii="Calibri" w:hAnsi="Calibri"/>
              <w:sz w:val="22"/>
              <w:lang w:val="en-US"/>
            </w:rPr>
          </w:rPrChange>
        </w:rPr>
        <w:t xml:space="preserve">ferences (path and filename) – </w:t>
      </w:r>
      <w:r w:rsidR="007A0649" w:rsidRPr="00F65186">
        <w:rPr>
          <w:rFonts w:ascii="Calibri" w:hAnsi="Calibri"/>
          <w:sz w:val="22"/>
          <w:rPrChange w:id="1712" w:author="Miguel Ferreira" w:date="2018-12-17T14:25:00Z">
            <w:rPr>
              <w:rFonts w:ascii="Calibri" w:hAnsi="Calibri"/>
              <w:sz w:val="22"/>
              <w:lang w:val="en-US"/>
            </w:rPr>
          </w:rPrChange>
        </w:rPr>
        <w:t>where</w:t>
      </w:r>
      <w:r w:rsidR="00F709A0" w:rsidRPr="00F65186">
        <w:rPr>
          <w:rFonts w:ascii="Calibri" w:hAnsi="Calibri"/>
          <w:sz w:val="22"/>
          <w:rPrChange w:id="1713" w:author="Miguel Ferreira" w:date="2018-12-17T14:25:00Z">
            <w:rPr>
              <w:rFonts w:ascii="Calibri" w:hAnsi="Calibri"/>
              <w:sz w:val="22"/>
              <w:lang w:val="en-US"/>
            </w:rPr>
          </w:rPrChange>
        </w:rPr>
        <w:t xml:space="preserve"> </w:t>
      </w:r>
      <w:r w:rsidR="007A0649" w:rsidRPr="00F65186">
        <w:rPr>
          <w:rFonts w:ascii="Calibri" w:hAnsi="Calibri"/>
          <w:sz w:val="22"/>
          <w:rPrChange w:id="1714" w:author="Miguel Ferreira" w:date="2018-12-17T14:25:00Z">
            <w:rPr>
              <w:rFonts w:ascii="Calibri" w:hAnsi="Calibri"/>
              <w:sz w:val="22"/>
              <w:lang w:val="en-US"/>
            </w:rPr>
          </w:rPrChange>
        </w:rPr>
        <w:t>BLOBs are stored as files.</w:t>
      </w:r>
    </w:p>
    <w:p w14:paraId="3F31194A" w14:textId="77777777" w:rsidR="007A0649" w:rsidRPr="00F65186" w:rsidRDefault="00BA6A43" w:rsidP="007A0649">
      <w:pPr>
        <w:pStyle w:val="Textbody"/>
        <w:numPr>
          <w:ilvl w:val="0"/>
          <w:numId w:val="36"/>
        </w:numPr>
        <w:rPr>
          <w:rFonts w:ascii="Calibri" w:hAnsi="Calibri"/>
          <w:sz w:val="22"/>
          <w:rPrChange w:id="1715" w:author="Miguel Ferreira" w:date="2018-12-17T14:25:00Z">
            <w:rPr>
              <w:rFonts w:ascii="Calibri" w:hAnsi="Calibri"/>
              <w:sz w:val="22"/>
              <w:lang w:val="en-US"/>
            </w:rPr>
          </w:rPrChange>
        </w:rPr>
      </w:pPr>
      <w:r w:rsidRPr="00F65186">
        <w:rPr>
          <w:rFonts w:ascii="Calibri" w:hAnsi="Calibri"/>
          <w:sz w:val="22"/>
          <w:rPrChange w:id="1716" w:author="Miguel Ferreira" w:date="2018-12-17T14:25:00Z">
            <w:rPr>
              <w:rFonts w:ascii="Calibri" w:hAnsi="Calibri"/>
              <w:sz w:val="22"/>
              <w:lang w:val="en-US"/>
            </w:rPr>
          </w:rPrChange>
        </w:rPr>
        <w:lastRenderedPageBreak/>
        <w:t>E</w:t>
      </w:r>
      <w:r w:rsidR="007A0649" w:rsidRPr="00F65186">
        <w:rPr>
          <w:rFonts w:ascii="Calibri" w:hAnsi="Calibri"/>
          <w:sz w:val="22"/>
          <w:rPrChange w:id="1717" w:author="Miguel Ferreira" w:date="2018-12-17T14:25:00Z">
            <w:rPr>
              <w:rFonts w:ascii="Calibri" w:hAnsi="Calibri"/>
              <w:sz w:val="22"/>
              <w:lang w:val="en-US"/>
            </w:rPr>
          </w:rPrChange>
        </w:rPr>
        <w:t>xternal indirect reference (file ID)</w:t>
      </w:r>
      <w:proofErr w:type="gramStart"/>
      <w:r w:rsidR="007A0649" w:rsidRPr="00F65186">
        <w:rPr>
          <w:rFonts w:ascii="Calibri" w:hAnsi="Calibri"/>
          <w:sz w:val="22"/>
          <w:rPrChange w:id="1718" w:author="Miguel Ferreira" w:date="2018-12-17T14:25:00Z">
            <w:rPr>
              <w:rFonts w:ascii="Calibri" w:hAnsi="Calibri"/>
              <w:sz w:val="22"/>
              <w:lang w:val="en-US"/>
            </w:rPr>
          </w:rPrChange>
        </w:rPr>
        <w:t>-  where</w:t>
      </w:r>
      <w:proofErr w:type="gramEnd"/>
      <w:r w:rsidR="007A0649" w:rsidRPr="00F65186">
        <w:rPr>
          <w:rFonts w:ascii="Calibri" w:hAnsi="Calibri"/>
          <w:sz w:val="22"/>
          <w:rPrChange w:id="1719" w:author="Miguel Ferreira" w:date="2018-12-17T14:25:00Z">
            <w:rPr>
              <w:rFonts w:ascii="Calibri" w:hAnsi="Calibri"/>
              <w:sz w:val="22"/>
              <w:lang w:val="en-US"/>
            </w:rPr>
          </w:rPrChange>
        </w:rPr>
        <w:t xml:space="preserve"> BLOBs are stored as files.</w:t>
      </w:r>
    </w:p>
    <w:p w14:paraId="59A403EC" w14:textId="77777777" w:rsidR="007A0649" w:rsidRPr="00F65186" w:rsidRDefault="007A0649" w:rsidP="007A0649">
      <w:pPr>
        <w:pStyle w:val="Textbody"/>
        <w:numPr>
          <w:ilvl w:val="0"/>
          <w:numId w:val="36"/>
        </w:numPr>
        <w:spacing w:after="240"/>
        <w:rPr>
          <w:rFonts w:ascii="Calibri" w:hAnsi="Calibri"/>
          <w:sz w:val="22"/>
          <w:rPrChange w:id="1720" w:author="Miguel Ferreira" w:date="2018-12-17T14:25:00Z">
            <w:rPr>
              <w:rFonts w:ascii="Calibri" w:hAnsi="Calibri"/>
              <w:sz w:val="22"/>
              <w:lang w:val="en-US"/>
            </w:rPr>
          </w:rPrChange>
        </w:rPr>
      </w:pPr>
      <w:r w:rsidRPr="00F65186">
        <w:rPr>
          <w:rFonts w:ascii="Calibri" w:hAnsi="Calibri"/>
          <w:sz w:val="22"/>
          <w:rPrChange w:id="1721" w:author="Miguel Ferreira" w:date="2018-12-17T14:25:00Z">
            <w:rPr>
              <w:rFonts w:ascii="Calibri" w:hAnsi="Calibri"/>
              <w:sz w:val="22"/>
              <w:lang w:val="en-US"/>
            </w:rPr>
          </w:rPrChange>
        </w:rPr>
        <w:t xml:space="preserve">Other methods </w:t>
      </w:r>
      <w:r w:rsidR="00325243" w:rsidRPr="00F65186">
        <w:rPr>
          <w:rFonts w:ascii="Calibri" w:hAnsi="Calibri"/>
          <w:sz w:val="22"/>
          <w:rPrChange w:id="1722" w:author="Miguel Ferreira" w:date="2018-12-17T14:25:00Z">
            <w:rPr>
              <w:rFonts w:ascii="Calibri" w:hAnsi="Calibri"/>
              <w:sz w:val="22"/>
              <w:lang w:val="en-US"/>
            </w:rPr>
          </w:rPrChange>
        </w:rPr>
        <w:t xml:space="preserve">which </w:t>
      </w:r>
      <w:r w:rsidRPr="00F65186">
        <w:rPr>
          <w:rFonts w:ascii="Calibri" w:hAnsi="Calibri"/>
          <w:sz w:val="22"/>
          <w:rPrChange w:id="1723" w:author="Miguel Ferreira" w:date="2018-12-17T14:25:00Z">
            <w:rPr>
              <w:rFonts w:ascii="Calibri" w:hAnsi="Calibri"/>
              <w:sz w:val="22"/>
              <w:lang w:val="en-US"/>
            </w:rPr>
          </w:rPrChange>
        </w:rPr>
        <w:t>may exist.</w:t>
      </w:r>
    </w:p>
    <w:p w14:paraId="04375EFD" w14:textId="77777777" w:rsidR="007A0649" w:rsidRPr="00F65186" w:rsidRDefault="007A0649" w:rsidP="007A0649">
      <w:pPr>
        <w:pStyle w:val="Textbody"/>
        <w:spacing w:before="240"/>
        <w:rPr>
          <w:rStyle w:val="diff-chunk"/>
          <w:rFonts w:ascii="Calibri" w:hAnsi="Calibri"/>
          <w:sz w:val="22"/>
          <w:rPrChange w:id="1724" w:author="Miguel Ferreira" w:date="2018-12-17T14:25:00Z">
            <w:rPr>
              <w:rStyle w:val="diff-chunk"/>
              <w:rFonts w:ascii="Calibri" w:hAnsi="Calibri"/>
              <w:sz w:val="22"/>
              <w:lang w:val="en-US"/>
            </w:rPr>
          </w:rPrChange>
        </w:rPr>
      </w:pPr>
      <w:r w:rsidRPr="00F65186">
        <w:rPr>
          <w:rFonts w:ascii="Calibri" w:hAnsi="Calibri"/>
          <w:sz w:val="22"/>
          <w:rPrChange w:id="1725" w:author="Miguel Ferreira" w:date="2018-12-17T14:25:00Z">
            <w:rPr>
              <w:rFonts w:ascii="Calibri" w:hAnsi="Calibri"/>
              <w:sz w:val="22"/>
              <w:lang w:val="en-US"/>
            </w:rPr>
          </w:rPrChange>
        </w:rPr>
        <w:t xml:space="preserve">The first method using internal BLOBs is supported </w:t>
      </w:r>
      <w:r w:rsidRPr="00F65186">
        <w:rPr>
          <w:rStyle w:val="diff-chunk"/>
          <w:rFonts w:ascii="Calibri" w:hAnsi="Calibri"/>
          <w:sz w:val="22"/>
          <w:rPrChange w:id="1726" w:author="Miguel Ferreira" w:date="2018-12-17T14:25:00Z">
            <w:rPr>
              <w:rStyle w:val="diff-chunk"/>
              <w:rFonts w:ascii="Calibri" w:hAnsi="Calibri"/>
              <w:sz w:val="22"/>
              <w:lang w:val="en-US"/>
            </w:rPr>
          </w:rPrChange>
        </w:rPr>
        <w:t xml:space="preserve">in the SIARD 2.0 format, but if a table contains data with BLOBs that are more than 2000 bytes or 2000 characters in size, BLOBs will be produced as separate files and a reference to the location of the individual files stored in the cell content. </w:t>
      </w:r>
      <w:r w:rsidRPr="00F65186">
        <w:rPr>
          <w:rFonts w:ascii="Calibri" w:hAnsi="Calibri"/>
          <w:color w:val="000000"/>
          <w:sz w:val="22"/>
          <w:rPrChange w:id="1727" w:author="Miguel Ferreira" w:date="2018-12-17T14:25:00Z">
            <w:rPr>
              <w:rFonts w:ascii="Calibri" w:hAnsi="Calibri"/>
              <w:color w:val="000000"/>
              <w:sz w:val="22"/>
              <w:lang w:val="en-US"/>
            </w:rPr>
          </w:rPrChange>
        </w:rPr>
        <w:t xml:space="preserve">The SIARD 2.0 format therefore also supports external reference to </w:t>
      </w:r>
      <w:r w:rsidRPr="00F65186">
        <w:rPr>
          <w:rFonts w:ascii="Calibri" w:hAnsi="Calibri"/>
          <w:sz w:val="22"/>
          <w:rPrChange w:id="1728" w:author="Miguel Ferreira" w:date="2018-12-17T14:25:00Z">
            <w:rPr>
              <w:rFonts w:ascii="Calibri" w:hAnsi="Calibri"/>
              <w:sz w:val="22"/>
              <w:lang w:val="en-US"/>
            </w:rPr>
          </w:rPrChange>
        </w:rPr>
        <w:t xml:space="preserve">BLOBs stored as files inside the SIARD table folder structure (i.e. inside the </w:t>
      </w:r>
      <w:r w:rsidRPr="00F65186">
        <w:rPr>
          <w:rFonts w:ascii="Calibri" w:hAnsi="Calibri"/>
          <w:color w:val="000000"/>
          <w:sz w:val="22"/>
          <w:rPrChange w:id="1729" w:author="Miguel Ferreira" w:date="2018-12-17T14:25:00Z">
            <w:rPr>
              <w:rFonts w:ascii="Calibri" w:hAnsi="Calibri"/>
              <w:color w:val="000000"/>
              <w:sz w:val="22"/>
              <w:lang w:val="en-US"/>
            </w:rPr>
          </w:rPrChange>
        </w:rPr>
        <w:t>SIARD ZIP package file</w:t>
      </w:r>
      <w:r w:rsidRPr="00F65186">
        <w:rPr>
          <w:rFonts w:ascii="Calibri" w:hAnsi="Calibri"/>
          <w:sz w:val="22"/>
          <w:rPrChange w:id="1730" w:author="Miguel Ferreira" w:date="2018-12-17T14:25:00Z">
            <w:rPr>
              <w:rFonts w:ascii="Calibri" w:hAnsi="Calibri"/>
              <w:sz w:val="22"/>
              <w:lang w:val="en-US"/>
            </w:rPr>
          </w:rPrChange>
        </w:rPr>
        <w:t>).</w:t>
      </w:r>
    </w:p>
    <w:p w14:paraId="5B43B2C0" w14:textId="77777777" w:rsidR="007A0649" w:rsidRPr="00581988" w:rsidRDefault="007A0649" w:rsidP="007A0649">
      <w:pPr>
        <w:pStyle w:val="Textbody"/>
        <w:spacing w:before="240" w:after="240"/>
        <w:rPr>
          <w:rFonts w:ascii="Calibri" w:hAnsi="Calibri"/>
          <w:sz w:val="22"/>
        </w:rPr>
      </w:pPr>
      <w:r w:rsidRPr="00581988">
        <w:rPr>
          <w:rFonts w:ascii="Calibri" w:hAnsi="Calibri"/>
          <w:sz w:val="22"/>
        </w:rPr>
        <w:t xml:space="preserve">The above scenario will therefore have no consequences regarding </w:t>
      </w:r>
      <w:r w:rsidR="00977307" w:rsidRPr="00581988">
        <w:rPr>
          <w:rFonts w:ascii="Calibri" w:hAnsi="Calibri"/>
          <w:sz w:val="22"/>
        </w:rPr>
        <w:t xml:space="preserve">the </w:t>
      </w:r>
      <w:r w:rsidR="009F5548" w:rsidRPr="00581988">
        <w:rPr>
          <w:rFonts w:ascii="Calibri" w:hAnsi="Calibri"/>
          <w:sz w:val="22"/>
        </w:rPr>
        <w:fldChar w:fldCharType="begin"/>
      </w:r>
      <w:r w:rsidR="009F5548" w:rsidRPr="00581988">
        <w:rPr>
          <w:rFonts w:ascii="Calibri" w:hAnsi="Calibri"/>
          <w:sz w:val="22"/>
        </w:rPr>
        <w:instrText xml:space="preserve"> REF _Ref466543990 \h  \* MERGEFORMAT </w:instrText>
      </w:r>
      <w:r w:rsidR="009F5548" w:rsidRPr="00581988">
        <w:rPr>
          <w:rFonts w:ascii="Calibri" w:hAnsi="Calibri"/>
          <w:sz w:val="22"/>
        </w:rPr>
      </w:r>
      <w:r w:rsidR="009F5548" w:rsidRPr="00581988">
        <w:rPr>
          <w:rFonts w:ascii="Calibri" w:hAnsi="Calibri"/>
          <w:sz w:val="22"/>
        </w:rPr>
        <w:fldChar w:fldCharType="separate"/>
      </w:r>
      <w:r w:rsidR="00AB4736" w:rsidRPr="003E74F1">
        <w:rPr>
          <w:rFonts w:ascii="Calibri" w:hAnsi="Calibri"/>
          <w:sz w:val="22"/>
        </w:rPr>
        <w:t xml:space="preserve">Figure </w:t>
      </w:r>
      <w:r w:rsidR="00AB4736" w:rsidRPr="003E74F1">
        <w:rPr>
          <w:rFonts w:ascii="Calibri" w:hAnsi="Calibri"/>
          <w:noProof/>
          <w:sz w:val="22"/>
        </w:rPr>
        <w:t>13</w:t>
      </w:r>
      <w:r w:rsidR="009F5548" w:rsidRPr="00581988">
        <w:rPr>
          <w:rFonts w:ascii="Calibri" w:hAnsi="Calibri"/>
          <w:sz w:val="22"/>
        </w:rPr>
        <w:fldChar w:fldCharType="end"/>
      </w:r>
      <w:r w:rsidR="00977307" w:rsidRPr="00581988">
        <w:rPr>
          <w:rFonts w:ascii="Calibri" w:hAnsi="Calibri"/>
          <w:sz w:val="22"/>
        </w:rPr>
        <w:t xml:space="preserve"> and </w:t>
      </w:r>
      <w:r w:rsidR="00977307" w:rsidRPr="00581988">
        <w:rPr>
          <w:rFonts w:ascii="Calibri" w:hAnsi="Calibri"/>
          <w:sz w:val="22"/>
        </w:rPr>
        <w:fldChar w:fldCharType="begin"/>
      </w:r>
      <w:r w:rsidR="00977307" w:rsidRPr="00581988">
        <w:rPr>
          <w:rFonts w:ascii="Calibri" w:hAnsi="Calibri"/>
          <w:sz w:val="22"/>
        </w:rPr>
        <w:instrText xml:space="preserve"> REF _Ref437245056 \h  \* MERGEFORMAT </w:instrText>
      </w:r>
      <w:r w:rsidR="00977307" w:rsidRPr="00581988">
        <w:rPr>
          <w:rFonts w:ascii="Calibri" w:hAnsi="Calibri"/>
          <w:sz w:val="22"/>
        </w:rPr>
      </w:r>
      <w:r w:rsidR="00977307" w:rsidRPr="00581988">
        <w:rPr>
          <w:rFonts w:ascii="Calibri" w:hAnsi="Calibri"/>
          <w:sz w:val="22"/>
        </w:rPr>
        <w:fldChar w:fldCharType="separate"/>
      </w:r>
      <w:r w:rsidR="00AB4736" w:rsidRPr="003E74F1">
        <w:rPr>
          <w:rFonts w:ascii="Calibri" w:hAnsi="Calibri"/>
          <w:sz w:val="22"/>
        </w:rPr>
        <w:t xml:space="preserve">Figure </w:t>
      </w:r>
      <w:r w:rsidR="00AB4736" w:rsidRPr="003E74F1">
        <w:rPr>
          <w:rFonts w:ascii="Calibri" w:hAnsi="Calibri"/>
          <w:noProof/>
          <w:sz w:val="22"/>
        </w:rPr>
        <w:t>14</w:t>
      </w:r>
      <w:r w:rsidR="00977307" w:rsidRPr="00581988">
        <w:rPr>
          <w:rFonts w:ascii="Calibri" w:hAnsi="Calibri"/>
          <w:sz w:val="22"/>
        </w:rPr>
        <w:fldChar w:fldCharType="end"/>
      </w:r>
      <w:r w:rsidRPr="00581988">
        <w:rPr>
          <w:rFonts w:ascii="Calibri" w:hAnsi="Calibri"/>
          <w:sz w:val="22"/>
        </w:rPr>
        <w:t xml:space="preserve"> presented above. </w:t>
      </w:r>
    </w:p>
    <w:p w14:paraId="4F2D5B59" w14:textId="77777777" w:rsidR="007A0649" w:rsidRPr="00581988" w:rsidRDefault="007A0649" w:rsidP="007A0649">
      <w:pPr>
        <w:pStyle w:val="Textbody"/>
        <w:spacing w:after="240"/>
        <w:rPr>
          <w:rFonts w:ascii="Calibri" w:hAnsi="Calibri"/>
          <w:sz w:val="22"/>
        </w:rPr>
      </w:pPr>
      <w:r w:rsidRPr="00F65186">
        <w:rPr>
          <w:rFonts w:ascii="Calibri" w:hAnsi="Calibri"/>
          <w:color w:val="000000"/>
          <w:sz w:val="22"/>
          <w:rPrChange w:id="1731" w:author="Miguel Ferreira" w:date="2018-12-17T14:25:00Z">
            <w:rPr>
              <w:rFonts w:ascii="Calibri" w:hAnsi="Calibri"/>
              <w:color w:val="000000"/>
              <w:sz w:val="22"/>
              <w:lang w:val="en-US"/>
            </w:rPr>
          </w:rPrChange>
        </w:rPr>
        <w:t>The SIARD 2.0 format, however, also support</w:t>
      </w:r>
      <w:r w:rsidR="00325243" w:rsidRPr="00F65186">
        <w:rPr>
          <w:rFonts w:ascii="Calibri" w:hAnsi="Calibri"/>
          <w:color w:val="000000"/>
          <w:sz w:val="22"/>
          <w:rPrChange w:id="1732" w:author="Miguel Ferreira" w:date="2018-12-17T14:25:00Z">
            <w:rPr>
              <w:rFonts w:ascii="Calibri" w:hAnsi="Calibri"/>
              <w:color w:val="000000"/>
              <w:sz w:val="22"/>
              <w:lang w:val="en-US"/>
            </w:rPr>
          </w:rPrChange>
        </w:rPr>
        <w:t>s</w:t>
      </w:r>
      <w:r w:rsidRPr="00F65186">
        <w:rPr>
          <w:rFonts w:ascii="Calibri" w:hAnsi="Calibri"/>
          <w:color w:val="000000"/>
          <w:sz w:val="22"/>
          <w:rPrChange w:id="1733" w:author="Miguel Ferreira" w:date="2018-12-17T14:25:00Z">
            <w:rPr>
              <w:rFonts w:ascii="Calibri" w:hAnsi="Calibri"/>
              <w:color w:val="000000"/>
              <w:sz w:val="22"/>
              <w:lang w:val="en-US"/>
            </w:rPr>
          </w:rPrChange>
        </w:rPr>
        <w:t xml:space="preserve"> methods using external files outside </w:t>
      </w:r>
      <w:r w:rsidRPr="00F65186">
        <w:rPr>
          <w:rFonts w:ascii="Calibri" w:hAnsi="Calibri"/>
          <w:sz w:val="22"/>
          <w:rPrChange w:id="1734" w:author="Miguel Ferreira" w:date="2018-12-17T14:25:00Z">
            <w:rPr>
              <w:rFonts w:ascii="Calibri" w:hAnsi="Calibri"/>
              <w:sz w:val="22"/>
              <w:lang w:val="en-US"/>
            </w:rPr>
          </w:rPrChange>
        </w:rPr>
        <w:t xml:space="preserve">the SIARD table folder structure (i.e. outside the </w:t>
      </w:r>
      <w:r w:rsidRPr="00F65186">
        <w:rPr>
          <w:rFonts w:ascii="Calibri" w:hAnsi="Calibri"/>
          <w:color w:val="000000"/>
          <w:sz w:val="22"/>
          <w:rPrChange w:id="1735" w:author="Miguel Ferreira" w:date="2018-12-17T14:25:00Z">
            <w:rPr>
              <w:rFonts w:ascii="Calibri" w:hAnsi="Calibri"/>
              <w:color w:val="000000"/>
              <w:sz w:val="22"/>
              <w:lang w:val="en-US"/>
            </w:rPr>
          </w:rPrChange>
        </w:rPr>
        <w:t>SIARD ZIP package file</w:t>
      </w:r>
      <w:r w:rsidRPr="00F65186">
        <w:rPr>
          <w:rFonts w:ascii="Calibri" w:hAnsi="Calibri"/>
          <w:sz w:val="22"/>
          <w:rPrChange w:id="1736" w:author="Miguel Ferreira" w:date="2018-12-17T14:25:00Z">
            <w:rPr>
              <w:rFonts w:ascii="Calibri" w:hAnsi="Calibri"/>
              <w:sz w:val="22"/>
              <w:lang w:val="en-US"/>
            </w:rPr>
          </w:rPrChange>
        </w:rPr>
        <w:t xml:space="preserve">) </w:t>
      </w:r>
      <w:r w:rsidRPr="00F65186">
        <w:rPr>
          <w:rFonts w:ascii="Calibri" w:hAnsi="Calibri"/>
          <w:color w:val="000000"/>
          <w:sz w:val="22"/>
          <w:rPrChange w:id="1737" w:author="Miguel Ferreira" w:date="2018-12-17T14:25:00Z">
            <w:rPr>
              <w:rFonts w:ascii="Calibri" w:hAnsi="Calibri"/>
              <w:color w:val="000000"/>
              <w:sz w:val="22"/>
              <w:lang w:val="en-US"/>
            </w:rPr>
          </w:rPrChange>
        </w:rPr>
        <w:t>but it does not describe in detail how to handle BLOBs if this is the case. It is in this particular scenario that it is advisable to consult the</w:t>
      </w:r>
      <w:r w:rsidRPr="00581988">
        <w:rPr>
          <w:rFonts w:ascii="Calibri" w:hAnsi="Calibri"/>
          <w:sz w:val="22"/>
        </w:rPr>
        <w:t xml:space="preserve"> detailed recommendations in </w:t>
      </w:r>
      <w:r w:rsidR="007E0257" w:rsidRPr="00581988">
        <w:rPr>
          <w:rFonts w:ascii="Calibri" w:hAnsi="Calibri"/>
          <w:i/>
          <w:sz w:val="22"/>
        </w:rPr>
        <w:t>“RECOMMENDATION for storing large objects outside the SIARD file”</w:t>
      </w:r>
      <w:r w:rsidR="007E0257" w:rsidRPr="00581988">
        <w:rPr>
          <w:rFonts w:ascii="Calibri" w:hAnsi="Calibri"/>
          <w:sz w:val="22"/>
        </w:rPr>
        <w:t xml:space="preserve"> document</w:t>
      </w:r>
      <w:r w:rsidRPr="00581988">
        <w:rPr>
          <w:rFonts w:ascii="Calibri" w:hAnsi="Calibri"/>
          <w:sz w:val="22"/>
        </w:rPr>
        <w:t xml:space="preserve">.  </w:t>
      </w:r>
    </w:p>
    <w:p w14:paraId="1A1638E1" w14:textId="77777777" w:rsidR="007A0649" w:rsidRPr="00581988" w:rsidRDefault="007A0649" w:rsidP="007A0649">
      <w:pPr>
        <w:pStyle w:val="Textbody"/>
        <w:rPr>
          <w:rFonts w:ascii="Calibri" w:hAnsi="Calibri"/>
          <w:color w:val="000000"/>
          <w:sz w:val="22"/>
        </w:rPr>
      </w:pPr>
      <w:r w:rsidRPr="00581988">
        <w:rPr>
          <w:rFonts w:ascii="Calibri" w:hAnsi="Calibri"/>
          <w:color w:val="000000"/>
          <w:sz w:val="22"/>
        </w:rPr>
        <w:t xml:space="preserve">When a SIP creation includes BLOBs stored as external files outside the table folder structure this will have influence on the SIP package since in this case there is not only one SIARD-file containing data from the database, but a SIARD-file and one or several other folders containing the external BLOB files. </w:t>
      </w:r>
    </w:p>
    <w:p w14:paraId="6190D785" w14:textId="77777777" w:rsidR="0025079C" w:rsidRPr="00581988" w:rsidRDefault="007A0649" w:rsidP="00E33147">
      <w:pPr>
        <w:pStyle w:val="Textbody"/>
        <w:spacing w:after="240"/>
        <w:rPr>
          <w:rFonts w:ascii="Calibri" w:hAnsi="Calibri"/>
          <w:sz w:val="22"/>
        </w:rPr>
      </w:pPr>
      <w:r w:rsidRPr="00581988">
        <w:rPr>
          <w:rFonts w:ascii="Calibri" w:hAnsi="Calibri"/>
          <w:sz w:val="22"/>
        </w:rPr>
        <w:t xml:space="preserve">A diagram for external files </w:t>
      </w:r>
      <w:r w:rsidRPr="00F65186">
        <w:rPr>
          <w:rFonts w:ascii="Calibri" w:hAnsi="Calibri"/>
          <w:color w:val="000000"/>
          <w:sz w:val="22"/>
          <w:rPrChange w:id="1738" w:author="Miguel Ferreira" w:date="2018-12-17T14:25:00Z">
            <w:rPr>
              <w:rFonts w:ascii="Calibri" w:hAnsi="Calibri"/>
              <w:color w:val="000000"/>
              <w:sz w:val="22"/>
              <w:lang w:val="en-US"/>
            </w:rPr>
          </w:rPrChange>
        </w:rPr>
        <w:t xml:space="preserve">outside </w:t>
      </w:r>
      <w:r w:rsidRPr="00F65186">
        <w:rPr>
          <w:rFonts w:ascii="Calibri" w:hAnsi="Calibri"/>
          <w:sz w:val="22"/>
          <w:rPrChange w:id="1739" w:author="Miguel Ferreira" w:date="2018-12-17T14:25:00Z">
            <w:rPr>
              <w:rFonts w:ascii="Calibri" w:hAnsi="Calibri"/>
              <w:sz w:val="22"/>
              <w:lang w:val="en-US"/>
            </w:rPr>
          </w:rPrChange>
        </w:rPr>
        <w:t>the SIARD table folder structure</w:t>
      </w:r>
      <w:r w:rsidRPr="00581988">
        <w:rPr>
          <w:rFonts w:ascii="Calibri" w:hAnsi="Calibri"/>
          <w:sz w:val="22"/>
        </w:rPr>
        <w:t xml:space="preserve"> is presented in </w:t>
      </w:r>
      <w:r w:rsidR="0044343A" w:rsidRPr="00581988">
        <w:rPr>
          <w:rFonts w:ascii="Calibri" w:hAnsi="Calibri"/>
          <w:sz w:val="22"/>
        </w:rPr>
        <w:fldChar w:fldCharType="begin"/>
      </w:r>
      <w:r w:rsidR="0044343A" w:rsidRPr="00581988">
        <w:rPr>
          <w:rFonts w:ascii="Calibri" w:hAnsi="Calibri"/>
          <w:sz w:val="22"/>
        </w:rPr>
        <w:instrText xml:space="preserve"> REF _Ref441054824 \h  \* MERGEFORMAT </w:instrText>
      </w:r>
      <w:r w:rsidR="0044343A" w:rsidRPr="00581988">
        <w:rPr>
          <w:rFonts w:ascii="Calibri" w:hAnsi="Calibri"/>
          <w:sz w:val="22"/>
        </w:rPr>
      </w:r>
      <w:r w:rsidR="0044343A" w:rsidRPr="00581988">
        <w:rPr>
          <w:rFonts w:ascii="Calibri" w:hAnsi="Calibri"/>
          <w:sz w:val="22"/>
        </w:rPr>
        <w:fldChar w:fldCharType="separate"/>
      </w:r>
      <w:r w:rsidR="00AB4736" w:rsidRPr="003E74F1">
        <w:rPr>
          <w:rFonts w:ascii="Calibri" w:hAnsi="Calibri"/>
        </w:rPr>
        <w:t>Figure</w:t>
      </w:r>
      <w:r w:rsidR="00AB4736" w:rsidRPr="003E74F1">
        <w:rPr>
          <w:rFonts w:ascii="Calibri" w:hAnsi="Calibri"/>
          <w:sz w:val="22"/>
        </w:rPr>
        <w:t xml:space="preserve"> </w:t>
      </w:r>
      <w:r w:rsidR="00AB4736" w:rsidRPr="003E74F1">
        <w:rPr>
          <w:rFonts w:ascii="Calibri" w:hAnsi="Calibri"/>
          <w:noProof/>
          <w:sz w:val="22"/>
        </w:rPr>
        <w:t>15</w:t>
      </w:r>
      <w:r w:rsidR="0044343A" w:rsidRPr="00581988">
        <w:rPr>
          <w:rFonts w:ascii="Calibri" w:hAnsi="Calibri"/>
          <w:sz w:val="22"/>
        </w:rPr>
        <w:fldChar w:fldCharType="end"/>
      </w:r>
      <w:r w:rsidR="00CE619F" w:rsidRPr="00581988">
        <w:rPr>
          <w:rFonts w:ascii="Calibri" w:hAnsi="Calibri"/>
          <w:sz w:val="22"/>
        </w:rPr>
        <w:t>:</w:t>
      </w:r>
    </w:p>
    <w:p w14:paraId="0CA8E39C" w14:textId="77777777" w:rsidR="00CE619F" w:rsidRPr="00581988" w:rsidRDefault="00A431A8" w:rsidP="0044343A">
      <w:pPr>
        <w:pStyle w:val="Textbody"/>
        <w:spacing w:before="240"/>
        <w:jc w:val="center"/>
        <w:rPr>
          <w:rFonts w:ascii="Calibri" w:hAnsi="Calibri"/>
          <w:sz w:val="22"/>
        </w:rPr>
      </w:pPr>
      <w:r w:rsidRPr="003E74F1">
        <w:rPr>
          <w:noProof/>
        </w:rPr>
        <mc:AlternateContent>
          <mc:Choice Requires="wps">
            <w:drawing>
              <wp:anchor distT="0" distB="0" distL="114300" distR="114300" simplePos="0" relativeHeight="251656192" behindDoc="0" locked="0" layoutInCell="1" allowOverlap="1" wp14:anchorId="3D402FE9" wp14:editId="627ADE13">
                <wp:simplePos x="0" y="0"/>
                <wp:positionH relativeFrom="column">
                  <wp:posOffset>801370</wp:posOffset>
                </wp:positionH>
                <wp:positionV relativeFrom="paragraph">
                  <wp:posOffset>3735705</wp:posOffset>
                </wp:positionV>
                <wp:extent cx="4516755" cy="266700"/>
                <wp:effectExtent l="0" t="0" r="0" b="0"/>
                <wp:wrapNone/>
                <wp:docPr id="1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6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F68D8" w14:textId="574B7873" w:rsidR="00E6244F" w:rsidRPr="00347695" w:rsidRDefault="00E6244F" w:rsidP="0044343A">
                            <w:pPr>
                              <w:pStyle w:val="Caption"/>
                              <w:rPr>
                                <w:kern w:val="3"/>
                                <w:lang w:eastAsia="zh-CN"/>
                              </w:rPr>
                            </w:pPr>
                            <w:bookmarkStart w:id="1740" w:name="_Ref441054824"/>
                            <w:bookmarkStart w:id="1741" w:name="_Toc473623506"/>
                            <w:r>
                              <w:t xml:space="preserve">Figure </w:t>
                            </w:r>
                            <w:r>
                              <w:rPr>
                                <w:noProof/>
                              </w:rPr>
                              <w:fldChar w:fldCharType="begin"/>
                            </w:r>
                            <w:r>
                              <w:rPr>
                                <w:noProof/>
                              </w:rPr>
                              <w:instrText xml:space="preserve"> SEQ Figure \* ARABIC </w:instrText>
                            </w:r>
                            <w:r>
                              <w:rPr>
                                <w:noProof/>
                              </w:rPr>
                              <w:fldChar w:fldCharType="separate"/>
                            </w:r>
                            <w:ins w:id="1742" w:author="Miguel Ferreira" w:date="2018-12-17T14:46:00Z">
                              <w:r>
                                <w:rPr>
                                  <w:noProof/>
                                </w:rPr>
                                <w:t>19</w:t>
                              </w:r>
                            </w:ins>
                            <w:del w:id="1743" w:author="Miguel Ferreira" w:date="2018-12-17T14:39:00Z">
                              <w:r w:rsidDel="00363AC8">
                                <w:rPr>
                                  <w:noProof/>
                                </w:rPr>
                                <w:delText>15</w:delText>
                              </w:r>
                            </w:del>
                            <w:r>
                              <w:rPr>
                                <w:noProof/>
                              </w:rPr>
                              <w:fldChar w:fldCharType="end"/>
                            </w:r>
                            <w:bookmarkEnd w:id="1740"/>
                            <w:r>
                              <w:t xml:space="preserve">: </w:t>
                            </w:r>
                            <w:r w:rsidRPr="00000720">
                              <w:t>Relational databases with BLOBs/CLOBs stored as external files</w:t>
                            </w:r>
                            <w:bookmarkEnd w:id="17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402FE9" id="Text Box 138" o:spid="_x0000_s1036" type="#_x0000_t202" style="position:absolute;left:0;text-align:left;margin-left:63.1pt;margin-top:294.15pt;width:355.6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" stroked="f">
                <v:path arrowok="t"/>
                <v:textbox style="mso-fit-shape-to-text:t" inset="0,0,0,0">
                  <w:txbxContent>
                    <w:p w14:paraId="6F3F68D8" w14:textId="574B7873" w:rsidR="00E6244F" w:rsidRPr="00347695" w:rsidRDefault="00E6244F" w:rsidP="0044343A">
                      <w:pPr>
                        <w:pStyle w:val="Caption"/>
                        <w:rPr>
                          <w:kern w:val="3"/>
                          <w:lang w:eastAsia="zh-CN"/>
                        </w:rPr>
                      </w:pPr>
                      <w:bookmarkStart w:id="1744" w:name="_Ref441054824"/>
                      <w:bookmarkStart w:id="1745" w:name="_Toc473623506"/>
                      <w:r>
                        <w:t xml:space="preserve">Figure </w:t>
                      </w:r>
                      <w:r>
                        <w:rPr>
                          <w:noProof/>
                        </w:rPr>
                        <w:fldChar w:fldCharType="begin"/>
                      </w:r>
                      <w:r>
                        <w:rPr>
                          <w:noProof/>
                        </w:rPr>
                        <w:instrText xml:space="preserve"> SEQ Figure \* ARABIC </w:instrText>
                      </w:r>
                      <w:r>
                        <w:rPr>
                          <w:noProof/>
                        </w:rPr>
                        <w:fldChar w:fldCharType="separate"/>
                      </w:r>
                      <w:ins w:id="1746" w:author="Miguel Ferreira" w:date="2018-12-17T14:46:00Z">
                        <w:r>
                          <w:rPr>
                            <w:noProof/>
                          </w:rPr>
                          <w:t>19</w:t>
                        </w:r>
                      </w:ins>
                      <w:del w:id="1747" w:author="Miguel Ferreira" w:date="2018-12-17T14:39:00Z">
                        <w:r w:rsidDel="00363AC8">
                          <w:rPr>
                            <w:noProof/>
                          </w:rPr>
                          <w:delText>15</w:delText>
                        </w:r>
                      </w:del>
                      <w:r>
                        <w:rPr>
                          <w:noProof/>
                        </w:rPr>
                        <w:fldChar w:fldCharType="end"/>
                      </w:r>
                      <w:bookmarkEnd w:id="1744"/>
                      <w:r>
                        <w:t xml:space="preserve">: </w:t>
                      </w:r>
                      <w:r w:rsidRPr="00000720">
                        <w:t>Relational databases with BLOBs/CLOBs stored as external files</w:t>
                      </w:r>
                      <w:bookmarkEnd w:id="1745"/>
                    </w:p>
                  </w:txbxContent>
                </v:textbox>
              </v:shape>
            </w:pict>
          </mc:Fallback>
        </mc:AlternateContent>
      </w:r>
      <w:r w:rsidRPr="00581988">
        <w:rPr>
          <w:rFonts w:ascii="Calibri" w:hAnsi="Calibri"/>
          <w:noProof/>
          <w:sz w:val="22"/>
          <w:lang w:eastAsia="en-GB"/>
        </w:rPr>
        <w:drawing>
          <wp:anchor distT="0" distB="0" distL="114300" distR="114300" simplePos="0" relativeHeight="251650048" behindDoc="0" locked="0" layoutInCell="1" allowOverlap="1" wp14:anchorId="1EA67657" wp14:editId="7316AF9C">
            <wp:simplePos x="0" y="0"/>
            <wp:positionH relativeFrom="character">
              <wp:posOffset>0</wp:posOffset>
            </wp:positionH>
            <wp:positionV relativeFrom="line">
              <wp:posOffset>70485</wp:posOffset>
            </wp:positionV>
            <wp:extent cx="4422140" cy="3303270"/>
            <wp:effectExtent l="0" t="0" r="0" b="0"/>
            <wp:wrapNone/>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22140" cy="3303270"/>
                    </a:xfrm>
                    <a:prstGeom prst="rect">
                      <a:avLst/>
                    </a:prstGeom>
                    <a:noFill/>
                  </pic:spPr>
                </pic:pic>
              </a:graphicData>
            </a:graphic>
            <wp14:sizeRelH relativeFrom="page">
              <wp14:pctWidth>0</wp14:pctWidth>
            </wp14:sizeRelH>
            <wp14:sizeRelV relativeFrom="page">
              <wp14:pctHeight>0</wp14:pctHeight>
            </wp14:sizeRelV>
          </wp:anchor>
        </w:drawing>
      </w:r>
      <w:r w:rsidRPr="00581988">
        <w:rPr>
          <w:rFonts w:ascii="Calibri" w:hAnsi="Calibri"/>
          <w:noProof/>
          <w:sz w:val="22"/>
        </w:rPr>
        <mc:AlternateContent>
          <mc:Choice Requires="wps">
            <w:drawing>
              <wp:inline distT="0" distB="0" distL="0" distR="0" wp14:anchorId="485BE2DE" wp14:editId="081B2768">
                <wp:extent cx="4521200" cy="3378200"/>
                <wp:effectExtent l="0" t="0" r="0" b="0"/>
                <wp:docPr id="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0" cy="337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D3FF8" id="AutoShape 16" o:spid="_x0000_s1026" style="width:356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" filled="f" stroked="f">
                <v:path arrowok="t"/>
                <w10:anchorlock/>
              </v:rect>
            </w:pict>
          </mc:Fallback>
        </mc:AlternateContent>
      </w:r>
    </w:p>
    <w:p w14:paraId="4630866D" w14:textId="77777777" w:rsidR="0044343A" w:rsidRPr="00581988" w:rsidRDefault="0044343A" w:rsidP="00CE619F">
      <w:pPr>
        <w:pStyle w:val="Textbody"/>
        <w:spacing w:before="240"/>
        <w:rPr>
          <w:rFonts w:ascii="Calibri" w:hAnsi="Calibri"/>
          <w:sz w:val="22"/>
        </w:rPr>
      </w:pPr>
    </w:p>
    <w:p w14:paraId="4EA1EAA0" w14:textId="77777777" w:rsidR="00CE619F" w:rsidRPr="00F65186" w:rsidRDefault="00CE619F" w:rsidP="0044343A">
      <w:pPr>
        <w:pStyle w:val="Caption"/>
        <w:jc w:val="left"/>
        <w:rPr>
          <w:lang w:val="en-GB"/>
          <w:rPrChange w:id="1748" w:author="Miguel Ferreira" w:date="2018-12-17T14:25:00Z">
            <w:rPr/>
          </w:rPrChange>
        </w:rPr>
      </w:pPr>
    </w:p>
    <w:p w14:paraId="34B2CC99" w14:textId="77777777" w:rsidR="00CE619F" w:rsidRPr="00581988" w:rsidRDefault="00D370AC" w:rsidP="0044343A">
      <w:pPr>
        <w:numPr>
          <w:ilvl w:val="0"/>
          <w:numId w:val="37"/>
        </w:numPr>
        <w:spacing w:before="240"/>
        <w:ind w:left="714" w:hanging="357"/>
      </w:pPr>
      <w:r w:rsidRPr="00581988">
        <w:br w:type="page"/>
      </w:r>
      <w:r w:rsidR="00CE619F" w:rsidRPr="00581988">
        <w:lastRenderedPageBreak/>
        <w:t>Various relational databases (</w:t>
      </w:r>
      <w:r w:rsidR="0044343A" w:rsidRPr="00581988">
        <w:t xml:space="preserve">e.g. </w:t>
      </w:r>
      <w:r w:rsidR="00CE619F" w:rsidRPr="00581988">
        <w:t>Oracle, PostgreSQL, etc.).</w:t>
      </w:r>
    </w:p>
    <w:p w14:paraId="4A5FE691" w14:textId="77777777" w:rsidR="00CE619F" w:rsidRPr="00581988" w:rsidRDefault="00CE619F" w:rsidP="0044343A">
      <w:pPr>
        <w:numPr>
          <w:ilvl w:val="0"/>
          <w:numId w:val="37"/>
        </w:numPr>
      </w:pPr>
      <w:r w:rsidRPr="00581988">
        <w:t xml:space="preserve">The metadata and records in </w:t>
      </w:r>
      <w:r w:rsidR="0044343A" w:rsidRPr="00581988">
        <w:t xml:space="preserve">a relational </w:t>
      </w:r>
      <w:r w:rsidRPr="00581988">
        <w:t>database.</w:t>
      </w:r>
    </w:p>
    <w:p w14:paraId="5C1D3279" w14:textId="77777777" w:rsidR="00CE619F" w:rsidRPr="00581988" w:rsidRDefault="0044343A" w:rsidP="00CE619F">
      <w:pPr>
        <w:numPr>
          <w:ilvl w:val="0"/>
          <w:numId w:val="37"/>
        </w:numPr>
      </w:pPr>
      <w:r w:rsidRPr="00581988">
        <w:t xml:space="preserve">The </w:t>
      </w:r>
      <w:r w:rsidR="00CE619F" w:rsidRPr="00581988">
        <w:t>SIARD 2.0 specification.</w:t>
      </w:r>
    </w:p>
    <w:p w14:paraId="67263814" w14:textId="77777777" w:rsidR="00CE619F" w:rsidRPr="00581988" w:rsidRDefault="00CE619F" w:rsidP="00CE619F">
      <w:pPr>
        <w:numPr>
          <w:ilvl w:val="0"/>
          <w:numId w:val="37"/>
        </w:numPr>
      </w:pPr>
      <w:r w:rsidRPr="00581988">
        <w:t>The metadata and records in the SIARD 2.0 format.</w:t>
      </w:r>
    </w:p>
    <w:p w14:paraId="4042353A" w14:textId="77777777" w:rsidR="0044343A" w:rsidRPr="00581988" w:rsidRDefault="0044343A" w:rsidP="00CE619F">
      <w:pPr>
        <w:numPr>
          <w:ilvl w:val="0"/>
          <w:numId w:val="37"/>
        </w:numPr>
        <w:rPr>
          <w:lang w:val="da-DK"/>
        </w:rPr>
      </w:pPr>
      <w:r w:rsidRPr="00F65186">
        <w:rPr>
          <w:rPrChange w:id="1749" w:author="Miguel Ferreira" w:date="2018-12-17T14:25:00Z">
            <w:rPr>
              <w:lang w:val="en-US"/>
            </w:rPr>
          </w:rPrChange>
        </w:rPr>
        <w:t>Recommendations</w:t>
      </w:r>
      <w:r w:rsidR="00CE619F" w:rsidRPr="00F65186">
        <w:rPr>
          <w:lang w:val="en-GB"/>
          <w:rPrChange w:id="1750" w:author="Miguel Ferreira" w:date="2018-12-17T14:25:00Z">
            <w:rPr>
              <w:lang w:val="en-US"/>
            </w:rPr>
          </w:rPrChange>
        </w:rPr>
        <w:t xml:space="preserve"> for external file structure of binary data for the SIARD 2.0 format.</w:t>
      </w:r>
      <w:r w:rsidR="00CE619F" w:rsidRPr="00581988">
        <w:t xml:space="preserve"> </w:t>
      </w:r>
    </w:p>
    <w:p w14:paraId="4700C35E" w14:textId="77777777" w:rsidR="00CE619F" w:rsidRPr="00581988" w:rsidRDefault="00CE619F" w:rsidP="00CE619F">
      <w:pPr>
        <w:numPr>
          <w:ilvl w:val="0"/>
          <w:numId w:val="37"/>
        </w:numPr>
      </w:pPr>
      <w:r w:rsidRPr="00581988">
        <w:t>BLOBs and/or CLOBs stored as external files outside the table structure.</w:t>
      </w:r>
    </w:p>
    <w:bookmarkEnd w:id="1682"/>
    <w:p w14:paraId="0353CA10" w14:textId="77777777" w:rsidR="00800898" w:rsidRPr="00581988" w:rsidRDefault="00800898" w:rsidP="00800898">
      <w:pPr>
        <w:pStyle w:val="Textbody"/>
        <w:spacing w:before="360"/>
        <w:rPr>
          <w:rFonts w:ascii="Calibri" w:hAnsi="Calibri"/>
          <w:color w:val="000000"/>
          <w:szCs w:val="24"/>
          <w:u w:val="single"/>
        </w:rPr>
      </w:pPr>
      <w:r w:rsidRPr="00581988">
        <w:rPr>
          <w:rFonts w:ascii="Calibri" w:hAnsi="Calibri"/>
          <w:color w:val="000000"/>
          <w:szCs w:val="24"/>
          <w:u w:val="single"/>
        </w:rPr>
        <w:t>External BLOBs influence on METS file</w:t>
      </w:r>
    </w:p>
    <w:p w14:paraId="407B8448" w14:textId="77777777" w:rsidR="00F709A0" w:rsidRPr="00581988" w:rsidRDefault="00800898" w:rsidP="00E33147">
      <w:pPr>
        <w:pStyle w:val="Textbody"/>
        <w:spacing w:before="240" w:after="240"/>
        <w:rPr>
          <w:rFonts w:ascii="Calibri" w:hAnsi="Calibri"/>
          <w:sz w:val="22"/>
        </w:rPr>
      </w:pPr>
      <w:r w:rsidRPr="00581988">
        <w:rPr>
          <w:rFonts w:ascii="Calibri" w:hAnsi="Calibri"/>
          <w:color w:val="000000"/>
          <w:sz w:val="22"/>
        </w:rPr>
        <w:t xml:space="preserve">If there are several data files and folders in the SIP package, this consequently has influence on the IP metadata (METS file). Therefore, </w:t>
      </w:r>
      <w:r w:rsidRPr="00581988">
        <w:rPr>
          <w:rFonts w:ascii="Calibri" w:hAnsi="Calibri"/>
          <w:i/>
          <w:sz w:val="22"/>
        </w:rPr>
        <w:t>“</w:t>
      </w:r>
      <w:r w:rsidR="007E0257" w:rsidRPr="00581988">
        <w:rPr>
          <w:rFonts w:ascii="Calibri" w:hAnsi="Calibri"/>
          <w:i/>
          <w:sz w:val="22"/>
        </w:rPr>
        <w:t>REC</w:t>
      </w:r>
      <w:r w:rsidR="0043469F" w:rsidRPr="00581988">
        <w:rPr>
          <w:rFonts w:ascii="Calibri" w:hAnsi="Calibri"/>
          <w:i/>
          <w:sz w:val="22"/>
        </w:rPr>
        <w:t xml:space="preserve">OMMENDATION for </w:t>
      </w:r>
      <w:proofErr w:type="gramStart"/>
      <w:r w:rsidR="0043469F" w:rsidRPr="00581988">
        <w:rPr>
          <w:rFonts w:ascii="Calibri" w:hAnsi="Calibri"/>
          <w:i/>
          <w:sz w:val="22"/>
        </w:rPr>
        <w:t xml:space="preserve">segmenting </w:t>
      </w:r>
      <w:r w:rsidR="007E0257" w:rsidRPr="00581988">
        <w:rPr>
          <w:rFonts w:ascii="Calibri" w:hAnsi="Calibri"/>
          <w:i/>
          <w:sz w:val="22"/>
        </w:rPr>
        <w:t xml:space="preserve"> IP</w:t>
      </w:r>
      <w:proofErr w:type="gramEnd"/>
      <w:r w:rsidR="007E0257" w:rsidRPr="00581988">
        <w:rPr>
          <w:rFonts w:ascii="Calibri" w:hAnsi="Calibri"/>
          <w:i/>
          <w:sz w:val="22"/>
        </w:rPr>
        <w:t xml:space="preserve"> using METS</w:t>
      </w:r>
      <w:r w:rsidRPr="00581988">
        <w:rPr>
          <w:rFonts w:ascii="Calibri" w:hAnsi="Calibri"/>
          <w:i/>
          <w:sz w:val="22"/>
        </w:rPr>
        <w:t xml:space="preserve">” </w:t>
      </w:r>
      <w:r w:rsidRPr="00581988">
        <w:rPr>
          <w:rFonts w:ascii="Calibri" w:hAnsi="Calibri"/>
          <w:sz w:val="22"/>
        </w:rPr>
        <w:t xml:space="preserve">describes how to represent the files in METS. </w:t>
      </w:r>
      <w:r w:rsidR="00E33147" w:rsidRPr="00581988">
        <w:rPr>
          <w:rFonts w:ascii="Calibri" w:hAnsi="Calibri"/>
          <w:sz w:val="22"/>
        </w:rPr>
        <w:t xml:space="preserve"> </w:t>
      </w:r>
    </w:p>
    <w:p w14:paraId="5D8E8809" w14:textId="77777777" w:rsidR="004522EB" w:rsidRPr="00581988" w:rsidRDefault="006864E8" w:rsidP="00E33147">
      <w:pPr>
        <w:pStyle w:val="Textbody"/>
        <w:spacing w:before="240" w:after="240"/>
        <w:rPr>
          <w:rFonts w:ascii="Calibri" w:hAnsi="Calibri"/>
          <w:sz w:val="22"/>
        </w:rPr>
      </w:pPr>
      <w:r w:rsidRPr="00581988">
        <w:rPr>
          <w:rFonts w:ascii="Calibri" w:hAnsi="Calibri"/>
          <w:sz w:val="22"/>
        </w:rPr>
        <w:t>Further information can be found in the SIARD2.0 Profile document.</w:t>
      </w:r>
      <w:r w:rsidR="001B7468" w:rsidRPr="00581988">
        <w:rPr>
          <w:rStyle w:val="FootnoteReference"/>
          <w:rFonts w:ascii="Calibri" w:hAnsi="Calibri"/>
          <w:sz w:val="22"/>
        </w:rPr>
        <w:footnoteReference w:id="47"/>
      </w:r>
    </w:p>
    <w:p w14:paraId="4005B5DC" w14:textId="77777777" w:rsidR="00917164" w:rsidRPr="00581988" w:rsidRDefault="00917164" w:rsidP="00670A40">
      <w:pPr>
        <w:pStyle w:val="Heading1"/>
      </w:pPr>
      <w:r w:rsidRPr="00581988">
        <w:br w:type="page"/>
      </w:r>
      <w:bookmarkStart w:id="1751" w:name="_Toc532820067"/>
      <w:r w:rsidRPr="00581988">
        <w:lastRenderedPageBreak/>
        <w:t>SUBMISSION AGREEMENT</w:t>
      </w:r>
      <w:bookmarkEnd w:id="1751"/>
      <w:r w:rsidRPr="00581988">
        <w:t xml:space="preserve"> </w:t>
      </w:r>
    </w:p>
    <w:p w14:paraId="361E84AD" w14:textId="77777777" w:rsidR="007014A3" w:rsidRPr="00581988" w:rsidRDefault="0081200A" w:rsidP="0081200A">
      <w:r w:rsidRPr="00581988">
        <w:t xml:space="preserve">Interaction between the </w:t>
      </w:r>
      <w:r w:rsidR="00BA6A43" w:rsidRPr="00581988">
        <w:t>Archive</w:t>
      </w:r>
      <w:r w:rsidRPr="00581988">
        <w:t xml:space="preserve"> and Producers is often formalized and guided by a Submission Agreement, which establishes specific details of the interaction such as the type of information submitted, the metadata the Producer is expected to provide, the logistics of the actual transfer of custody from the Producer to the archive, and any access restrictions attached to the submitted material.</w:t>
      </w:r>
      <w:r w:rsidRPr="00581988">
        <w:rPr>
          <w:rStyle w:val="FootnoteReference"/>
        </w:rPr>
        <w:footnoteReference w:id="48"/>
      </w:r>
      <w:r w:rsidRPr="00581988">
        <w:t xml:space="preserve"> </w:t>
      </w:r>
      <w:r w:rsidR="007014A3" w:rsidRPr="00581988">
        <w:t xml:space="preserve">According to </w:t>
      </w:r>
      <w:r w:rsidR="00BE074F" w:rsidRPr="00581988">
        <w:t xml:space="preserve">the </w:t>
      </w:r>
      <w:r w:rsidR="007014A3" w:rsidRPr="00581988">
        <w:t xml:space="preserve">OAIS </w:t>
      </w:r>
      <w:r w:rsidR="002A32D3" w:rsidRPr="00581988">
        <w:t xml:space="preserve">model </w:t>
      </w:r>
      <w:r w:rsidR="007014A3" w:rsidRPr="00581988">
        <w:t xml:space="preserve">the submission agreement is an agreement reached between an </w:t>
      </w:r>
      <w:r w:rsidR="00BA6A43" w:rsidRPr="00581988">
        <w:t>Archive</w:t>
      </w:r>
      <w:r w:rsidR="007014A3" w:rsidRPr="00581988">
        <w:t xml:space="preserve"> and the Producer that specifies a data model, and any other arrangements needed, for the Data Submission Session. This data model identifies format/contents and the logical constructs used by the Producer and how they are represented on each media delivery or in a telecommunication session.</w:t>
      </w:r>
      <w:r w:rsidR="004261F6" w:rsidRPr="00581988">
        <w:rPr>
          <w:rStyle w:val="FootnoteReference"/>
        </w:rPr>
        <w:footnoteReference w:id="49"/>
      </w:r>
    </w:p>
    <w:p w14:paraId="4BD4ACD3" w14:textId="77777777" w:rsidR="002D3DA0" w:rsidRPr="00581988" w:rsidRDefault="002D3DA0" w:rsidP="00C0363C">
      <w:r w:rsidRPr="00581988">
        <w:t>The E-ARK project acknowledge</w:t>
      </w:r>
      <w:r w:rsidR="00C0272C" w:rsidRPr="00581988">
        <w:t>d</w:t>
      </w:r>
      <w:r w:rsidRPr="00581988">
        <w:t xml:space="preserve"> the importance of submission agreements and </w:t>
      </w:r>
      <w:r w:rsidR="002044A2" w:rsidRPr="00581988">
        <w:t>provide</w:t>
      </w:r>
      <w:r w:rsidR="00C0272C" w:rsidRPr="00581988">
        <w:t>d</w:t>
      </w:r>
      <w:r w:rsidR="002044A2" w:rsidRPr="00581988">
        <w:t xml:space="preserve"> a way for</w:t>
      </w:r>
      <w:r w:rsidRPr="00581988">
        <w:t xml:space="preserve"> referenc</w:t>
      </w:r>
      <w:r w:rsidR="002044A2" w:rsidRPr="00581988">
        <w:t>ing it</w:t>
      </w:r>
      <w:r w:rsidRPr="00581988">
        <w:t xml:space="preserve"> in a METS.xml</w:t>
      </w:r>
      <w:r w:rsidR="002044A2" w:rsidRPr="00581988">
        <w:t xml:space="preserve"> </w:t>
      </w:r>
      <w:r w:rsidRPr="00581988">
        <w:t>regardless of its form.</w:t>
      </w:r>
      <w:r w:rsidRPr="00581988">
        <w:rPr>
          <w:rStyle w:val="FootnoteReference"/>
        </w:rPr>
        <w:footnoteReference w:id="50"/>
      </w:r>
      <w:r w:rsidRPr="00581988">
        <w:t xml:space="preserve"> Th</w:t>
      </w:r>
      <w:r w:rsidR="00C0272C" w:rsidRPr="00581988">
        <w:t>is document</w:t>
      </w:r>
      <w:r w:rsidRPr="00581988">
        <w:t xml:space="preserve"> does describe a recommended format for a Submission Agreement (</w:t>
      </w:r>
      <w:r w:rsidRPr="00581988">
        <w:fldChar w:fldCharType="begin"/>
      </w:r>
      <w:r w:rsidRPr="00581988">
        <w:instrText xml:space="preserve"> REF _Ref440396447 \h </w:instrText>
      </w:r>
      <w:r w:rsidRPr="00581988">
        <w:fldChar w:fldCharType="separate"/>
      </w:r>
      <w:r w:rsidR="00AB4736" w:rsidRPr="00581988">
        <w:t>Appendix B: Submission Agreement</w:t>
      </w:r>
      <w:r w:rsidRPr="00581988">
        <w:fldChar w:fldCharType="end"/>
      </w:r>
      <w:r w:rsidRPr="00581988">
        <w:t xml:space="preserve">), but of course does not </w:t>
      </w:r>
      <w:r w:rsidR="00325243" w:rsidRPr="00581988">
        <w:t xml:space="preserve">forbid the </w:t>
      </w:r>
      <w:r w:rsidRPr="00581988">
        <w:t xml:space="preserve">use </w:t>
      </w:r>
      <w:r w:rsidR="00325243" w:rsidRPr="00581988">
        <w:t xml:space="preserve">of </w:t>
      </w:r>
      <w:r w:rsidRPr="00581988">
        <w:t>any other Submission Agreement</w:t>
      </w:r>
      <w:r w:rsidR="000620AE" w:rsidRPr="00581988">
        <w:t xml:space="preserve"> format</w:t>
      </w:r>
      <w:r w:rsidRPr="00581988">
        <w:t>.</w:t>
      </w:r>
    </w:p>
    <w:p w14:paraId="38F6FB89" w14:textId="77777777" w:rsidR="004C3BB3" w:rsidRPr="00581988" w:rsidRDefault="00813DCD" w:rsidP="004C3BB3">
      <w:r w:rsidRPr="00581988">
        <w:t>According to the PAIMAS standard the s</w:t>
      </w:r>
      <w:r w:rsidR="004C3BB3" w:rsidRPr="00581988">
        <w:t>ubmis</w:t>
      </w:r>
      <w:r w:rsidRPr="00581988">
        <w:t>sion a</w:t>
      </w:r>
      <w:r w:rsidR="004C3BB3" w:rsidRPr="00581988">
        <w:t>greement</w:t>
      </w:r>
      <w:r w:rsidRPr="00581988">
        <w:t xml:space="preserve"> should include</w:t>
      </w:r>
      <w:r w:rsidR="004C3BB3" w:rsidRPr="00581988">
        <w:t xml:space="preserve"> a complete and precise definition of:</w:t>
      </w:r>
      <w:r w:rsidR="004C3BB3" w:rsidRPr="00581988">
        <w:rPr>
          <w:rStyle w:val="FootnoteReference"/>
        </w:rPr>
        <w:footnoteReference w:id="51"/>
      </w:r>
    </w:p>
    <w:p w14:paraId="761C8B49" w14:textId="77777777" w:rsidR="000F6C26" w:rsidRPr="00581988" w:rsidRDefault="000F6C26" w:rsidP="000F6C26">
      <w:pPr>
        <w:numPr>
          <w:ilvl w:val="0"/>
          <w:numId w:val="26"/>
        </w:numPr>
        <w:spacing w:after="120"/>
      </w:pPr>
      <w:r w:rsidRPr="00581988">
        <w:t>information to be transferred (e.g., SIP contents, SIP packaging, data models, Designated Community, legal and contractual aspects);</w:t>
      </w:r>
    </w:p>
    <w:p w14:paraId="40186B87" w14:textId="77777777" w:rsidR="000F6C26" w:rsidRPr="00581988" w:rsidRDefault="000F6C26" w:rsidP="000F6C26">
      <w:pPr>
        <w:numPr>
          <w:ilvl w:val="0"/>
          <w:numId w:val="26"/>
        </w:numPr>
        <w:spacing w:after="120"/>
      </w:pPr>
      <w:r w:rsidRPr="00581988">
        <w:t>transfer definition (e.g. specification of the Data Submission Sessions);</w:t>
      </w:r>
    </w:p>
    <w:p w14:paraId="03E1E533" w14:textId="77777777" w:rsidR="000F6C26" w:rsidRPr="00581988" w:rsidRDefault="000F6C26" w:rsidP="000F6C26">
      <w:pPr>
        <w:numPr>
          <w:ilvl w:val="0"/>
          <w:numId w:val="26"/>
        </w:numPr>
        <w:spacing w:after="120"/>
      </w:pPr>
      <w:r w:rsidRPr="00581988">
        <w:t>validation definition;</w:t>
      </w:r>
    </w:p>
    <w:p w14:paraId="0C229020" w14:textId="77777777" w:rsidR="000F6C26" w:rsidRPr="00581988" w:rsidRDefault="000F6C26" w:rsidP="000F6C26">
      <w:pPr>
        <w:numPr>
          <w:ilvl w:val="0"/>
          <w:numId w:val="26"/>
        </w:numPr>
        <w:spacing w:after="120"/>
      </w:pPr>
      <w:r w:rsidRPr="00581988">
        <w:t>change management (e.g. conditions for modification of the agreement, for breaking the agreement);</w:t>
      </w:r>
    </w:p>
    <w:p w14:paraId="24FFD0C0" w14:textId="77777777" w:rsidR="000F6C26" w:rsidRPr="00581988" w:rsidRDefault="000F6C26" w:rsidP="000F6C26">
      <w:pPr>
        <w:numPr>
          <w:ilvl w:val="0"/>
          <w:numId w:val="26"/>
        </w:numPr>
        <w:spacing w:after="120"/>
      </w:pPr>
      <w:r w:rsidRPr="00581988">
        <w:t>schedule (submission timetable).</w:t>
      </w:r>
    </w:p>
    <w:p w14:paraId="04F82747" w14:textId="77777777" w:rsidR="00813DCD" w:rsidRPr="00581988" w:rsidRDefault="00EA382C" w:rsidP="00813DCD">
      <w:pPr>
        <w:spacing w:after="120"/>
      </w:pPr>
      <w:r w:rsidRPr="00581988">
        <w:t>The submission agreement is i</w:t>
      </w:r>
      <w:r w:rsidR="00813DCD" w:rsidRPr="00581988">
        <w:t>nspired by the PAIMAS requirements and the submission agreement template provided by the National Oceanic and Atmospheric Administration (NOAA)</w:t>
      </w:r>
      <w:r w:rsidRPr="00581988">
        <w:t>.</w:t>
      </w:r>
      <w:r w:rsidR="00813DCD" w:rsidRPr="00581988">
        <w:t xml:space="preserve"> </w:t>
      </w:r>
      <w:r w:rsidRPr="00581988">
        <w:t>T</w:t>
      </w:r>
      <w:r w:rsidR="00C0272C" w:rsidRPr="00581988">
        <w:t>his document</w:t>
      </w:r>
      <w:r w:rsidR="00BE074F" w:rsidRPr="00581988">
        <w:t xml:space="preserve"> </w:t>
      </w:r>
      <w:r w:rsidR="00813DCD" w:rsidRPr="00581988">
        <w:t xml:space="preserve">will propose a list of elements which are recommended to be recorded in the submission </w:t>
      </w:r>
      <w:r w:rsidR="006A5FEF" w:rsidRPr="00581988">
        <w:t xml:space="preserve">agreement </w:t>
      </w:r>
      <w:r w:rsidR="00EA24C4" w:rsidRPr="00581988">
        <w:t>(</w:t>
      </w:r>
      <w:r w:rsidR="00EA24C4" w:rsidRPr="00581988">
        <w:fldChar w:fldCharType="begin"/>
      </w:r>
      <w:r w:rsidR="00EA24C4" w:rsidRPr="00581988">
        <w:instrText xml:space="preserve"> REF _Ref440396447 \r \h </w:instrText>
      </w:r>
      <w:r w:rsidR="00EA24C4" w:rsidRPr="00581988">
        <w:fldChar w:fldCharType="separate"/>
      </w:r>
      <w:r w:rsidR="00AB4736" w:rsidRPr="00581988">
        <w:t>8.2</w:t>
      </w:r>
      <w:r w:rsidR="00EA24C4" w:rsidRPr="00581988">
        <w:fldChar w:fldCharType="end"/>
      </w:r>
      <w:r w:rsidR="00EA24C4" w:rsidRPr="00581988">
        <w:t>).</w:t>
      </w:r>
    </w:p>
    <w:p w14:paraId="3F0773E2" w14:textId="77777777" w:rsidR="00A64860" w:rsidRPr="00581988" w:rsidRDefault="00A64860" w:rsidP="00D64771">
      <w:pPr>
        <w:sectPr w:rsidR="00A64860" w:rsidRPr="00581988" w:rsidSect="00936E87">
          <w:headerReference w:type="default" r:id="rId47"/>
          <w:footerReference w:type="default" r:id="rId48"/>
          <w:pgSz w:w="11906" w:h="16838"/>
          <w:pgMar w:top="1701" w:right="1134" w:bottom="1701" w:left="1134" w:header="708" w:footer="708" w:gutter="0"/>
          <w:cols w:space="708"/>
          <w:docGrid w:linePitch="360"/>
        </w:sectPr>
      </w:pPr>
    </w:p>
    <w:p w14:paraId="1BF57B92" w14:textId="02E21B57" w:rsidR="00F91BEB" w:rsidRPr="00581988" w:rsidRDefault="00A91316" w:rsidP="00670A40">
      <w:pPr>
        <w:pStyle w:val="Heading1"/>
      </w:pPr>
      <w:bookmarkStart w:id="1759" w:name="_Toc532820068"/>
      <w:del w:id="1760" w:author="Miguel Ferreira" w:date="2018-12-17T15:05:00Z">
        <w:r w:rsidRPr="00581988" w:rsidDel="003E74F1">
          <w:lastRenderedPageBreak/>
          <w:delText>SUMMARY</w:delText>
        </w:r>
      </w:del>
      <w:bookmarkEnd w:id="1759"/>
      <w:ins w:id="1761" w:author="Miguel Ferreira" w:date="2018-12-17T15:05:00Z">
        <w:r w:rsidR="003E74F1">
          <w:t>Conclusions</w:t>
        </w:r>
      </w:ins>
    </w:p>
    <w:p w14:paraId="33925B0B" w14:textId="77777777" w:rsidR="00F91BEB" w:rsidRPr="00581988" w:rsidRDefault="00F91BEB" w:rsidP="00030735">
      <w:r w:rsidRPr="00581988">
        <w:t>This document describe</w:t>
      </w:r>
      <w:r w:rsidR="00A459E9" w:rsidRPr="00581988">
        <w:t>d</w:t>
      </w:r>
      <w:r w:rsidRPr="00581988">
        <w:t xml:space="preserve"> the proposed general structure for submission information packages by explaining how the SIP can be generally constructed by following the common rules developed for all (</w:t>
      </w:r>
      <w:r w:rsidR="00425F02" w:rsidRPr="00581988">
        <w:t xml:space="preserve">including </w:t>
      </w:r>
      <w:r w:rsidRPr="00581988">
        <w:t xml:space="preserve">archival, dissemination) information packages. </w:t>
      </w:r>
    </w:p>
    <w:p w14:paraId="10BB8805" w14:textId="77777777" w:rsidR="00F91BEB" w:rsidRPr="00581988" w:rsidRDefault="00F91BEB" w:rsidP="00030735">
      <w:r w:rsidRPr="00581988">
        <w:t>The central section describe</w:t>
      </w:r>
      <w:r w:rsidR="00A459E9" w:rsidRPr="00581988">
        <w:t>d</w:t>
      </w:r>
      <w:r w:rsidRPr="00581988">
        <w:t xml:space="preserve"> the metadata sections and elements in these sections. </w:t>
      </w:r>
    </w:p>
    <w:p w14:paraId="055DE530" w14:textId="77777777" w:rsidR="00F91BEB" w:rsidRPr="00581988" w:rsidRDefault="003512E2" w:rsidP="00247B02">
      <w:r w:rsidRPr="00581988">
        <w:t>It also introduce</w:t>
      </w:r>
      <w:r w:rsidR="00A459E9" w:rsidRPr="00581988">
        <w:t>d</w:t>
      </w:r>
      <w:r w:rsidRPr="00581988">
        <w:t xml:space="preserve"> the profiles </w:t>
      </w:r>
      <w:r w:rsidR="00F91BEB" w:rsidRPr="00581988">
        <w:t xml:space="preserve">for the SIP and shows how </w:t>
      </w:r>
      <w:r w:rsidRPr="00581988">
        <w:t>SIPs</w:t>
      </w:r>
      <w:r w:rsidR="00F91BEB" w:rsidRPr="00581988">
        <w:t xml:space="preserve"> can manage various content and metadata. </w:t>
      </w:r>
      <w:r w:rsidR="0025079C" w:rsidRPr="00581988">
        <w:t>The profiles itself can be found in separate documents.</w:t>
      </w:r>
    </w:p>
    <w:p w14:paraId="7E2E0CD8" w14:textId="77777777" w:rsidR="00F91BEB" w:rsidRPr="00581988" w:rsidRDefault="00F91BEB" w:rsidP="00247B02">
      <w:pPr>
        <w:sectPr w:rsidR="00F91BEB" w:rsidRPr="00581988" w:rsidSect="00936E87">
          <w:pgSz w:w="11906" w:h="16838"/>
          <w:pgMar w:top="1701" w:right="1134" w:bottom="1701" w:left="1134" w:header="708" w:footer="708" w:gutter="0"/>
          <w:cols w:space="708"/>
          <w:docGrid w:linePitch="360"/>
        </w:sectPr>
      </w:pPr>
    </w:p>
    <w:p w14:paraId="47AFB354" w14:textId="77777777" w:rsidR="00F91BEB" w:rsidRPr="00581988" w:rsidRDefault="00F91BEB" w:rsidP="00670A40">
      <w:pPr>
        <w:pStyle w:val="Heading1"/>
      </w:pPr>
      <w:bookmarkStart w:id="1762" w:name="_Ref410307377"/>
      <w:bookmarkStart w:id="1763" w:name="_Toc532820069"/>
      <w:r w:rsidRPr="00581988">
        <w:lastRenderedPageBreak/>
        <w:t>REFERENCES</w:t>
      </w:r>
      <w:bookmarkEnd w:id="1762"/>
      <w:bookmarkEnd w:id="1763"/>
    </w:p>
    <w:p w14:paraId="3A7F76E8" w14:textId="77777777" w:rsidR="00F91BEB" w:rsidRPr="00581988" w:rsidRDefault="00F91BEB" w:rsidP="00147CD6">
      <w:pPr>
        <w:pStyle w:val="FootnoteText"/>
        <w:numPr>
          <w:ilvl w:val="0"/>
          <w:numId w:val="10"/>
        </w:numPr>
        <w:spacing w:line="23" w:lineRule="atLeast"/>
        <w:rPr>
          <w:color w:val="000000"/>
          <w:sz w:val="22"/>
          <w:szCs w:val="22"/>
        </w:rPr>
      </w:pPr>
      <w:r w:rsidRPr="00581988">
        <w:rPr>
          <w:color w:val="000000"/>
          <w:sz w:val="22"/>
          <w:szCs w:val="22"/>
        </w:rPr>
        <w:t>A Checklist for Documenting PREMIS-METS Decisions in a METS Profile, 2010,</w:t>
      </w:r>
      <w:r w:rsidRPr="00581988">
        <w:rPr>
          <w:color w:val="000000"/>
          <w:sz w:val="22"/>
          <w:szCs w:val="22"/>
        </w:rPr>
        <w:br/>
        <w:t xml:space="preserve">URL: </w:t>
      </w:r>
      <w:hyperlink r:id="rId49" w:history="1">
        <w:r w:rsidRPr="00581988">
          <w:rPr>
            <w:color w:val="000000"/>
            <w:sz w:val="22"/>
            <w:szCs w:val="22"/>
          </w:rPr>
          <w:t>http://www.loc.gov/standards/premis/premis_mets_checklist.pdf</w:t>
        </w:r>
      </w:hyperlink>
    </w:p>
    <w:p w14:paraId="47017082" w14:textId="77777777" w:rsidR="00F91BEB" w:rsidRPr="00581988" w:rsidRDefault="00F91BEB" w:rsidP="00141919">
      <w:pPr>
        <w:pStyle w:val="FootnoteText"/>
        <w:numPr>
          <w:ilvl w:val="0"/>
          <w:numId w:val="10"/>
        </w:numPr>
        <w:spacing w:line="23" w:lineRule="atLeast"/>
        <w:rPr>
          <w:sz w:val="22"/>
          <w:szCs w:val="22"/>
        </w:rPr>
      </w:pPr>
      <w:r w:rsidRPr="00581988">
        <w:rPr>
          <w:color w:val="000000"/>
          <w:sz w:val="22"/>
          <w:szCs w:val="22"/>
        </w:rPr>
        <w:t xml:space="preserve">E-ARK Report on Available Best Practices, 2014, URL: </w:t>
      </w:r>
      <w:hyperlink r:id="rId50" w:history="1">
        <w:r w:rsidRPr="00581988">
          <w:rPr>
            <w:rStyle w:val="Hyperlink"/>
            <w:color w:val="000000"/>
            <w:sz w:val="22"/>
            <w:szCs w:val="22"/>
          </w:rPr>
          <w:t>http://eark-project.com/resources/project-deliverables/6-d31-e-ark-report-on-available-best-practices</w:t>
        </w:r>
      </w:hyperlink>
    </w:p>
    <w:p w14:paraId="1D45F6FB"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e-SENS (Electronic Simple European Networked Services) project, 2015,</w:t>
      </w:r>
      <w:r w:rsidRPr="00581988">
        <w:rPr>
          <w:color w:val="000000"/>
          <w:sz w:val="22"/>
          <w:szCs w:val="22"/>
        </w:rPr>
        <w:br/>
        <w:t xml:space="preserve">URL: </w:t>
      </w:r>
      <w:hyperlink r:id="rId51" w:history="1">
        <w:r w:rsidRPr="00581988">
          <w:rPr>
            <w:color w:val="000000"/>
            <w:sz w:val="22"/>
            <w:szCs w:val="22"/>
          </w:rPr>
          <w:t>http://www.esens.eu/</w:t>
        </w:r>
      </w:hyperlink>
      <w:r w:rsidRPr="00581988">
        <w:rPr>
          <w:color w:val="000000"/>
          <w:sz w:val="22"/>
          <w:szCs w:val="22"/>
        </w:rPr>
        <w:t xml:space="preserve">   </w:t>
      </w:r>
    </w:p>
    <w:p w14:paraId="2020C72A"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Encoded Archival Context for Corporate Bodies, Persons, and Families, 2015, URL: http://eac.staatsbibliothek-berlin.de/</w:t>
      </w:r>
    </w:p>
    <w:p w14:paraId="248550C7"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FGS packet </w:t>
      </w:r>
      <w:proofErr w:type="gramStart"/>
      <w:r w:rsidRPr="00581988">
        <w:rPr>
          <w:color w:val="000000"/>
          <w:sz w:val="22"/>
          <w:szCs w:val="22"/>
        </w:rPr>
        <w:t>structure,  2013</w:t>
      </w:r>
      <w:proofErr w:type="gramEnd"/>
      <w:r w:rsidRPr="00581988">
        <w:rPr>
          <w:color w:val="000000"/>
          <w:sz w:val="22"/>
          <w:szCs w:val="22"/>
        </w:rPr>
        <w:t xml:space="preserve">, </w:t>
      </w:r>
      <w:r w:rsidRPr="00581988">
        <w:rPr>
          <w:color w:val="000000"/>
          <w:sz w:val="22"/>
          <w:szCs w:val="22"/>
        </w:rPr>
        <w:br/>
        <w:t>URL:</w:t>
      </w:r>
      <w:hyperlink r:id="rId52" w:history="1">
        <w:r w:rsidRPr="00581988">
          <w:rPr>
            <w:color w:val="000000"/>
            <w:sz w:val="22"/>
            <w:szCs w:val="22"/>
          </w:rPr>
          <w:t>https://riksarkivet.se/Media/pdf-filer/Projekt/FGS_Earkiv_Paket.pdf</w:t>
        </w:r>
      </w:hyperlink>
      <w:r w:rsidRPr="00581988">
        <w:rPr>
          <w:color w:val="000000"/>
          <w:sz w:val="22"/>
          <w:szCs w:val="22"/>
        </w:rPr>
        <w:t xml:space="preserve"> </w:t>
      </w:r>
    </w:p>
    <w:p w14:paraId="2978B6D0"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Guidelines for using PREMIS with METS for exchange, Revised September 17, 2008</w:t>
      </w:r>
      <w:r w:rsidRPr="00581988">
        <w:rPr>
          <w:color w:val="000000"/>
          <w:sz w:val="22"/>
          <w:szCs w:val="22"/>
        </w:rPr>
        <w:br/>
        <w:t xml:space="preserve">URL: </w:t>
      </w:r>
      <w:hyperlink r:id="rId53" w:history="1">
        <w:r w:rsidRPr="00581988">
          <w:rPr>
            <w:color w:val="000000"/>
            <w:sz w:val="22"/>
            <w:szCs w:val="22"/>
          </w:rPr>
          <w:t>http://www.loc.gov/standards/premis/guidelines-premismets.pdf</w:t>
        </w:r>
      </w:hyperlink>
      <w:r w:rsidRPr="00581988">
        <w:rPr>
          <w:color w:val="000000"/>
          <w:sz w:val="22"/>
          <w:szCs w:val="22"/>
        </w:rPr>
        <w:t>.</w:t>
      </w:r>
    </w:p>
    <w:p w14:paraId="170A1F35" w14:textId="77777777" w:rsidR="00F91BEB" w:rsidRPr="00F65186" w:rsidRDefault="00F91BEB" w:rsidP="00141919">
      <w:pPr>
        <w:pStyle w:val="FootnoteText"/>
        <w:numPr>
          <w:ilvl w:val="0"/>
          <w:numId w:val="10"/>
        </w:numPr>
        <w:spacing w:line="23" w:lineRule="atLeast"/>
        <w:rPr>
          <w:rStyle w:val="Hyperlink"/>
          <w:color w:val="000000"/>
          <w:sz w:val="22"/>
          <w:szCs w:val="22"/>
          <w:u w:val="none"/>
          <w:rPrChange w:id="1764" w:author="Miguel Ferreira" w:date="2018-12-17T14:25:00Z">
            <w:rPr>
              <w:rStyle w:val="Hyperlink"/>
              <w:color w:val="000000"/>
              <w:sz w:val="22"/>
              <w:szCs w:val="22"/>
              <w:u w:val="none"/>
              <w:lang w:val="es-ES_tradnl"/>
            </w:rPr>
          </w:rPrChange>
        </w:rPr>
      </w:pPr>
      <w:r w:rsidRPr="00F65186">
        <w:rPr>
          <w:color w:val="000000"/>
          <w:sz w:val="22"/>
          <w:szCs w:val="22"/>
          <w:rPrChange w:id="1765" w:author="Miguel Ferreira" w:date="2018-12-17T14:25:00Z">
            <w:rPr>
              <w:color w:val="000000"/>
              <w:sz w:val="22"/>
              <w:szCs w:val="22"/>
              <w:lang w:val="es-ES_tradnl"/>
            </w:rPr>
          </w:rPrChange>
        </w:rPr>
        <w:t xml:space="preserve">Media Types, 2015, URL: </w:t>
      </w:r>
      <w:r w:rsidR="00581988" w:rsidRPr="00F65186">
        <w:rPr>
          <w:rStyle w:val="Hyperlink"/>
          <w:sz w:val="22"/>
          <w:szCs w:val="22"/>
          <w:rPrChange w:id="1766" w:author="Miguel Ferreira" w:date="2018-12-17T14:25:00Z">
            <w:rPr>
              <w:rStyle w:val="Hyperlink"/>
              <w:sz w:val="22"/>
              <w:szCs w:val="22"/>
              <w:lang w:val="es-ES_tradnl"/>
            </w:rPr>
          </w:rPrChange>
        </w:rPr>
        <w:fldChar w:fldCharType="begin"/>
      </w:r>
      <w:r w:rsidR="00581988" w:rsidRPr="00F65186">
        <w:rPr>
          <w:rStyle w:val="Hyperlink"/>
          <w:sz w:val="22"/>
          <w:szCs w:val="22"/>
          <w:rPrChange w:id="1767" w:author="Miguel Ferreira" w:date="2018-12-17T14:25:00Z">
            <w:rPr>
              <w:rStyle w:val="Hyperlink"/>
              <w:sz w:val="22"/>
              <w:szCs w:val="22"/>
              <w:lang w:val="es-ES_tradnl"/>
            </w:rPr>
          </w:rPrChange>
        </w:rPr>
        <w:instrText xml:space="preserve"> HYPERLINK "https://www.iana.org/assignments/media-types/media-types.xhtml" </w:instrText>
      </w:r>
      <w:r w:rsidR="00581988" w:rsidRPr="00F65186">
        <w:rPr>
          <w:rStyle w:val="Hyperlink"/>
          <w:sz w:val="22"/>
          <w:szCs w:val="22"/>
          <w:rPrChange w:id="1768" w:author="Miguel Ferreira" w:date="2018-12-17T14:25:00Z">
            <w:rPr>
              <w:rStyle w:val="Hyperlink"/>
              <w:sz w:val="22"/>
              <w:szCs w:val="22"/>
              <w:lang w:val="es-ES_tradnl"/>
            </w:rPr>
          </w:rPrChange>
        </w:rPr>
        <w:fldChar w:fldCharType="separate"/>
      </w:r>
      <w:r w:rsidRPr="00F65186">
        <w:rPr>
          <w:rStyle w:val="Hyperlink"/>
          <w:sz w:val="22"/>
          <w:szCs w:val="22"/>
          <w:rPrChange w:id="1769" w:author="Miguel Ferreira" w:date="2018-12-17T14:25:00Z">
            <w:rPr>
              <w:rStyle w:val="Hyperlink"/>
              <w:sz w:val="22"/>
              <w:szCs w:val="22"/>
              <w:lang w:val="es-ES_tradnl"/>
            </w:rPr>
          </w:rPrChange>
        </w:rPr>
        <w:t>https://www.iana.org/assignments/media-types/media-types.xhtml</w:t>
      </w:r>
      <w:r w:rsidR="00581988" w:rsidRPr="00F65186">
        <w:rPr>
          <w:rStyle w:val="Hyperlink"/>
          <w:sz w:val="22"/>
          <w:szCs w:val="22"/>
          <w:rPrChange w:id="1770" w:author="Miguel Ferreira" w:date="2018-12-17T14:25:00Z">
            <w:rPr>
              <w:rStyle w:val="Hyperlink"/>
              <w:sz w:val="22"/>
              <w:szCs w:val="22"/>
              <w:lang w:val="es-ES_tradnl"/>
            </w:rPr>
          </w:rPrChange>
        </w:rPr>
        <w:fldChar w:fldCharType="end"/>
      </w:r>
    </w:p>
    <w:p w14:paraId="7A5BFF54" w14:textId="77777777" w:rsidR="00F91BEB" w:rsidRPr="00F65186" w:rsidRDefault="00F91BEB" w:rsidP="00141919">
      <w:pPr>
        <w:pStyle w:val="FootnoteText"/>
        <w:numPr>
          <w:ilvl w:val="0"/>
          <w:numId w:val="10"/>
        </w:numPr>
        <w:spacing w:line="23" w:lineRule="atLeast"/>
        <w:rPr>
          <w:color w:val="000000"/>
          <w:sz w:val="22"/>
          <w:szCs w:val="22"/>
          <w:rPrChange w:id="1771" w:author="Miguel Ferreira" w:date="2018-12-17T14:25:00Z">
            <w:rPr>
              <w:color w:val="000000"/>
              <w:sz w:val="22"/>
              <w:szCs w:val="22"/>
              <w:lang w:val="de-DE"/>
            </w:rPr>
          </w:rPrChange>
        </w:rPr>
      </w:pPr>
      <w:r w:rsidRPr="00F65186">
        <w:rPr>
          <w:color w:val="000000"/>
          <w:sz w:val="22"/>
          <w:szCs w:val="22"/>
          <w:rPrChange w:id="1772" w:author="Miguel Ferreira" w:date="2018-12-17T14:25:00Z">
            <w:rPr>
              <w:color w:val="000000"/>
              <w:sz w:val="22"/>
              <w:szCs w:val="22"/>
              <w:lang w:val="de-DE"/>
            </w:rPr>
          </w:rPrChange>
        </w:rPr>
        <w:t>METS, 2015, URL: http://www.loc.gov/standards/mets/</w:t>
      </w:r>
    </w:p>
    <w:p w14:paraId="365F39DE"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METS Profile Components, 2011, URL: </w:t>
      </w:r>
      <w:hyperlink r:id="rId54" w:history="1">
        <w:r w:rsidRPr="00581988">
          <w:rPr>
            <w:rStyle w:val="Hyperlink"/>
            <w:sz w:val="22"/>
            <w:szCs w:val="22"/>
          </w:rPr>
          <w:t>http://www.loc.gov/standards/mets/profile_docs/components.html</w:t>
        </w:r>
      </w:hyperlink>
    </w:p>
    <w:p w14:paraId="7E3BD954"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METS Profiles, 2012, URL: </w:t>
      </w:r>
      <w:hyperlink r:id="rId55" w:history="1">
        <w:r w:rsidRPr="00581988">
          <w:rPr>
            <w:rStyle w:val="Hyperlink"/>
            <w:color w:val="000000"/>
            <w:sz w:val="22"/>
            <w:szCs w:val="22"/>
          </w:rPr>
          <w:t>http://www.loc.gov/standards/mets/mets-profiles.html</w:t>
        </w:r>
      </w:hyperlink>
    </w:p>
    <w:p w14:paraId="590D69FE"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Producer, Submission Agreements: Glossary of Terms, 2015, URL: </w:t>
      </w:r>
      <w:hyperlink r:id="rId56" w:history="1">
        <w:r w:rsidRPr="00581988">
          <w:rPr>
            <w:rStyle w:val="Hyperlink"/>
            <w:sz w:val="22"/>
            <w:szCs w:val="22"/>
          </w:rPr>
          <w:t>http://sites.tufts.edu/dca/about-us/research-initiatives/taper-tufts-accessioning-program-for-electronic-records/project-documentation/submission-agreements-glossary-of-terms/</w:t>
        </w:r>
      </w:hyperlink>
    </w:p>
    <w:p w14:paraId="72A8267D"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Producer-Archive Interface Methodology Abstract Standard (PAIMAS), 2004,  </w:t>
      </w:r>
      <w:r w:rsidRPr="00581988">
        <w:rPr>
          <w:color w:val="000000"/>
          <w:sz w:val="22"/>
          <w:szCs w:val="22"/>
        </w:rPr>
        <w:br/>
        <w:t xml:space="preserve">URL: </w:t>
      </w:r>
      <w:hyperlink r:id="rId57" w:history="1">
        <w:r w:rsidRPr="00581988">
          <w:rPr>
            <w:rStyle w:val="Hyperlink"/>
            <w:sz w:val="22"/>
            <w:szCs w:val="22"/>
          </w:rPr>
          <w:t>public.ccsds.org/publications/archive/651x0m1.pdf</w:t>
        </w:r>
      </w:hyperlink>
    </w:p>
    <w:p w14:paraId="37D974DC"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Producer-Archive Interface Specification (PAIS) – CCSDS, 2014,</w:t>
      </w:r>
      <w:r w:rsidRPr="00581988">
        <w:rPr>
          <w:color w:val="000000"/>
          <w:sz w:val="22"/>
          <w:szCs w:val="22"/>
        </w:rPr>
        <w:br/>
        <w:t xml:space="preserve">URL: </w:t>
      </w:r>
      <w:r w:rsidRPr="00581988">
        <w:rPr>
          <w:sz w:val="22"/>
          <w:szCs w:val="22"/>
        </w:rPr>
        <w:t>public.ccsds.org/publications/archive/651x1b1.pdf</w:t>
      </w:r>
      <w:r w:rsidRPr="00581988">
        <w:rPr>
          <w:color w:val="000000"/>
          <w:sz w:val="22"/>
          <w:szCs w:val="22"/>
        </w:rPr>
        <w:t xml:space="preserve"> </w:t>
      </w:r>
    </w:p>
    <w:p w14:paraId="2C64E1AE"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Records Creator, Submission Agreements: Glossary of Terms, 2015, URL: </w:t>
      </w:r>
      <w:hyperlink r:id="rId58" w:history="1">
        <w:r w:rsidRPr="00581988">
          <w:rPr>
            <w:rStyle w:val="Hyperlink"/>
            <w:sz w:val="22"/>
            <w:szCs w:val="22"/>
          </w:rPr>
          <w:t>http://sites.tufts.edu/dca/about-us/research-initiatives/taper-tufts-accessioning-program-for-electronic-records/project-documentation/submission-agreements-glossary-of-terms/</w:t>
        </w:r>
      </w:hyperlink>
    </w:p>
    <w:p w14:paraId="3532AE2C" w14:textId="77777777" w:rsidR="00F91BEB" w:rsidRPr="00581988" w:rsidRDefault="00F91BEB" w:rsidP="00141919">
      <w:pPr>
        <w:pStyle w:val="FootnoteText"/>
        <w:numPr>
          <w:ilvl w:val="0"/>
          <w:numId w:val="10"/>
        </w:numPr>
        <w:spacing w:line="23" w:lineRule="atLeast"/>
        <w:rPr>
          <w:color w:val="000000"/>
          <w:sz w:val="22"/>
          <w:szCs w:val="22"/>
        </w:rPr>
      </w:pPr>
      <w:r w:rsidRPr="00581988">
        <w:rPr>
          <w:color w:val="000000"/>
          <w:sz w:val="22"/>
          <w:szCs w:val="22"/>
        </w:rPr>
        <w:t xml:space="preserve">Reference Model for an Open Archival Information System (OAIS), 2012, </w:t>
      </w:r>
      <w:r w:rsidRPr="00581988">
        <w:rPr>
          <w:color w:val="000000"/>
          <w:sz w:val="22"/>
          <w:szCs w:val="22"/>
        </w:rPr>
        <w:br/>
        <w:t xml:space="preserve">URL: </w:t>
      </w:r>
      <w:r w:rsidRPr="00581988">
        <w:rPr>
          <w:sz w:val="22"/>
          <w:szCs w:val="22"/>
        </w:rPr>
        <w:t xml:space="preserve">public.ccsds.org/publications/archive/650x0m2.pdf </w:t>
      </w:r>
      <w:r w:rsidRPr="00581988">
        <w:rPr>
          <w:color w:val="000000"/>
          <w:sz w:val="22"/>
          <w:szCs w:val="22"/>
        </w:rPr>
        <w:t xml:space="preserve"> </w:t>
      </w:r>
    </w:p>
    <w:p w14:paraId="74509F47" w14:textId="77777777" w:rsidR="00F91BEB" w:rsidRPr="00581988" w:rsidRDefault="00F91BEB" w:rsidP="00030735">
      <w:pPr>
        <w:pStyle w:val="FootnoteText"/>
        <w:spacing w:line="23" w:lineRule="atLeast"/>
        <w:ind w:left="720"/>
        <w:rPr>
          <w:color w:val="000000"/>
          <w:sz w:val="22"/>
          <w:szCs w:val="22"/>
        </w:rPr>
      </w:pPr>
      <w:r w:rsidRPr="00581988">
        <w:rPr>
          <w:color w:val="000000"/>
          <w:sz w:val="22"/>
          <w:szCs w:val="22"/>
        </w:rPr>
        <w:t xml:space="preserve">  </w:t>
      </w:r>
    </w:p>
    <w:p w14:paraId="53FB6A11" w14:textId="77777777" w:rsidR="00F91BEB" w:rsidRPr="00581988" w:rsidRDefault="00F91BEB" w:rsidP="00030735">
      <w:pPr>
        <w:pStyle w:val="FootnoteText"/>
        <w:spacing w:line="23" w:lineRule="atLeast"/>
        <w:ind w:left="720"/>
        <w:rPr>
          <w:color w:val="000000"/>
          <w:sz w:val="22"/>
          <w:szCs w:val="22"/>
        </w:rPr>
      </w:pPr>
    </w:p>
    <w:p w14:paraId="6F20F101" w14:textId="77777777" w:rsidR="00F91BEB" w:rsidRPr="00581988" w:rsidRDefault="00F91BEB" w:rsidP="00EA2CAE">
      <w:pPr>
        <w:spacing w:after="0"/>
      </w:pPr>
    </w:p>
    <w:p w14:paraId="5DCAA39B" w14:textId="77777777" w:rsidR="00F91BEB" w:rsidRPr="00581988" w:rsidRDefault="00F91BEB" w:rsidP="00EA2CAE">
      <w:pPr>
        <w:spacing w:after="0"/>
      </w:pPr>
    </w:p>
    <w:p w14:paraId="41F34F0B" w14:textId="77777777" w:rsidR="00F91BEB" w:rsidRPr="00581988" w:rsidRDefault="00F91BEB" w:rsidP="00EA2CAE">
      <w:pPr>
        <w:spacing w:after="0"/>
      </w:pPr>
    </w:p>
    <w:p w14:paraId="2E2C3BC1" w14:textId="77777777" w:rsidR="00F91BEB" w:rsidRPr="00581988" w:rsidRDefault="00F91BEB" w:rsidP="00BB7D08">
      <w:pPr>
        <w:spacing w:after="0"/>
      </w:pPr>
    </w:p>
    <w:p w14:paraId="71FD1E06" w14:textId="77777777" w:rsidR="00F91BEB" w:rsidRPr="00581988" w:rsidRDefault="00F84D74" w:rsidP="00670A40">
      <w:pPr>
        <w:pStyle w:val="Heading1"/>
      </w:pPr>
      <w:r w:rsidRPr="00581988">
        <w:br w:type="page"/>
      </w:r>
      <w:bookmarkStart w:id="1773" w:name="_Toc532820070"/>
      <w:r w:rsidR="00F91BEB" w:rsidRPr="00581988">
        <w:lastRenderedPageBreak/>
        <w:t>APPENDICIES</w:t>
      </w:r>
      <w:bookmarkEnd w:id="1773"/>
    </w:p>
    <w:p w14:paraId="1675ADE4" w14:textId="77777777" w:rsidR="00F91BEB" w:rsidRPr="00581988" w:rsidRDefault="00F91BEB" w:rsidP="00856784">
      <w:pPr>
        <w:pStyle w:val="Heading2"/>
        <w:rPr>
          <w:lang w:val="en-GB"/>
        </w:rPr>
      </w:pPr>
      <w:bookmarkStart w:id="1774" w:name="_Ref410315342"/>
      <w:bookmarkStart w:id="1775" w:name="_Ref409569195"/>
      <w:bookmarkStart w:id="1776" w:name="_Toc532820071"/>
      <w:r w:rsidRPr="00581988">
        <w:rPr>
          <w:lang w:val="en-GB"/>
        </w:rPr>
        <w:t xml:space="preserve">Appendix A: </w:t>
      </w:r>
      <w:r w:rsidR="00EA382C" w:rsidRPr="00581988">
        <w:rPr>
          <w:lang w:val="en-GB"/>
        </w:rPr>
        <w:t>Quality requirements</w:t>
      </w:r>
      <w:r w:rsidRPr="00581988">
        <w:rPr>
          <w:lang w:val="en-GB"/>
        </w:rPr>
        <w:t xml:space="preserve"> for a submission information package</w:t>
      </w:r>
      <w:bookmarkEnd w:id="1774"/>
      <w:bookmarkEnd w:id="1776"/>
    </w:p>
    <w:p w14:paraId="3B9CB1E9" w14:textId="77777777" w:rsidR="00F91BEB" w:rsidRPr="00581988" w:rsidRDefault="00F91BEB" w:rsidP="00D05138">
      <w:r w:rsidRPr="00581988">
        <w:t xml:space="preserve">Every SIP should follow </w:t>
      </w:r>
      <w:r w:rsidR="00EA382C" w:rsidRPr="00581988">
        <w:t>the requirements set</w:t>
      </w:r>
      <w:r w:rsidR="000620AE" w:rsidRPr="00581988">
        <w:t xml:space="preserve"> out</w:t>
      </w:r>
      <w:r w:rsidR="00EA382C" w:rsidRPr="00581988">
        <w:t xml:space="preserve"> in the common</w:t>
      </w:r>
      <w:r w:rsidR="00D83203" w:rsidRPr="00581988">
        <w:t xml:space="preserve"> specification for information packages.</w:t>
      </w:r>
    </w:p>
    <w:p w14:paraId="05620653" w14:textId="77777777" w:rsidR="002A73E7" w:rsidRPr="00581988" w:rsidRDefault="002A73E7" w:rsidP="00D83203">
      <w:pPr>
        <w:pStyle w:val="Heading3"/>
        <w:spacing w:before="240" w:after="240"/>
        <w:ind w:left="284" w:hanging="284"/>
        <w:rPr>
          <w:sz w:val="24"/>
        </w:rPr>
      </w:pPr>
      <w:bookmarkStart w:id="1777" w:name="_Toc439858800"/>
      <w:bookmarkStart w:id="1778" w:name="_Toc532820072"/>
      <w:r w:rsidRPr="00581988">
        <w:rPr>
          <w:sz w:val="24"/>
        </w:rPr>
        <w:t>General requirements</w:t>
      </w:r>
      <w:bookmarkEnd w:id="1777"/>
      <w:bookmarkEnd w:id="1778"/>
    </w:p>
    <w:p w14:paraId="1C9946FE" w14:textId="77777777" w:rsidR="000D27A9" w:rsidRPr="003E74F1" w:rsidRDefault="000D27A9" w:rsidP="000D27A9">
      <w:pPr>
        <w:rPr>
          <w:i/>
        </w:rPr>
      </w:pPr>
      <w:r w:rsidRPr="003E74F1">
        <w:rPr>
          <w:b/>
          <w:i/>
          <w:u w:val="single"/>
        </w:rPr>
        <w:t>Requirement 1.1:</w:t>
      </w:r>
      <w:r w:rsidRPr="003E74F1">
        <w:rPr>
          <w:i/>
        </w:rPr>
        <w:t xml:space="preserve"> It MUST be possible to include any data or metadata, regardless of its type or format, in a Submission Information Package.</w:t>
      </w:r>
    </w:p>
    <w:p w14:paraId="3F453186" w14:textId="77777777" w:rsidR="000D27A9" w:rsidRPr="003E74F1" w:rsidRDefault="000D27A9" w:rsidP="000D27A9">
      <w:pPr>
        <w:rPr>
          <w:i/>
        </w:rPr>
      </w:pPr>
      <w:r w:rsidRPr="003E74F1">
        <w:rPr>
          <w:b/>
          <w:i/>
          <w:u w:val="single"/>
        </w:rPr>
        <w:t>Requirement 1.2:</w:t>
      </w:r>
      <w:r w:rsidRPr="003E74F1">
        <w:rPr>
          <w:i/>
        </w:rPr>
        <w:t xml:space="preserve"> A Submission Information Package Specification MUST NOT restrict the means, methods or tools for exchanging it.</w:t>
      </w:r>
    </w:p>
    <w:p w14:paraId="5C89C4CF" w14:textId="77777777" w:rsidR="000D27A9" w:rsidRPr="00581988" w:rsidRDefault="000D27A9" w:rsidP="000D27A9">
      <w:pPr>
        <w:pStyle w:val="NormalIndent"/>
        <w:spacing w:after="120" w:line="23" w:lineRule="atLeast"/>
        <w:rPr>
          <w:rFonts w:ascii="Calibri" w:hAnsi="Calibri"/>
          <w:i/>
          <w:sz w:val="21"/>
          <w:lang w:val="en-GB"/>
        </w:rPr>
      </w:pPr>
      <w:r w:rsidRPr="00581988">
        <w:rPr>
          <w:rFonts w:ascii="Calibri" w:hAnsi="Calibri"/>
          <w:b/>
          <w:i/>
          <w:sz w:val="22"/>
          <w:u w:val="single"/>
          <w:lang w:val="en-GB"/>
        </w:rPr>
        <w:t>Requirement 1.3:</w:t>
      </w:r>
      <w:r w:rsidRPr="00581988">
        <w:rPr>
          <w:rFonts w:ascii="Calibri" w:hAnsi="Calibri"/>
          <w:b/>
          <w:i/>
          <w:sz w:val="22"/>
          <w:lang w:val="en-GB"/>
        </w:rPr>
        <w:t xml:space="preserve"> </w:t>
      </w:r>
      <w:r w:rsidRPr="00581988">
        <w:rPr>
          <w:rFonts w:ascii="Calibri" w:hAnsi="Calibri"/>
          <w:i/>
          <w:sz w:val="22"/>
          <w:lang w:val="en-GB"/>
        </w:rPr>
        <w:t xml:space="preserve">The Submission Information Package Specification MUST NOT define the scope of data and metadata which constitutes an Information Package. </w:t>
      </w:r>
    </w:p>
    <w:p w14:paraId="2C501EF4" w14:textId="77777777" w:rsidR="000D27A9" w:rsidRPr="003E74F1" w:rsidRDefault="000D27A9" w:rsidP="000D27A9">
      <w:pPr>
        <w:spacing w:line="23" w:lineRule="atLeast"/>
        <w:rPr>
          <w:rFonts w:cs="Calibri"/>
          <w:i/>
        </w:rPr>
      </w:pPr>
      <w:r w:rsidRPr="003E74F1">
        <w:rPr>
          <w:rFonts w:cs="Calibri"/>
          <w:b/>
          <w:i/>
          <w:u w:val="single"/>
        </w:rPr>
        <w:t>Requirement 1.4:</w:t>
      </w:r>
      <w:r w:rsidRPr="003E74F1">
        <w:rPr>
          <w:rFonts w:cs="Calibri"/>
          <w:i/>
        </w:rPr>
        <w:t xml:space="preserve"> A Submission Information Package SHOULD be highly scalable.</w:t>
      </w:r>
    </w:p>
    <w:p w14:paraId="18C043BF" w14:textId="77777777" w:rsidR="000D27A9" w:rsidRPr="003E74F1" w:rsidRDefault="000D27A9" w:rsidP="000D27A9">
      <w:pPr>
        <w:keepNext/>
        <w:rPr>
          <w:i/>
        </w:rPr>
      </w:pPr>
      <w:r w:rsidRPr="003E74F1">
        <w:rPr>
          <w:b/>
          <w:i/>
          <w:u w:val="single"/>
        </w:rPr>
        <w:t>Requirement 1.5:</w:t>
      </w:r>
      <w:r w:rsidRPr="003E74F1">
        <w:rPr>
          <w:i/>
        </w:rPr>
        <w:t xml:space="preserve"> A Submission Information Package MUST be machine-readable</w:t>
      </w:r>
    </w:p>
    <w:p w14:paraId="22F3A658" w14:textId="77777777" w:rsidR="000D27A9" w:rsidRPr="003E74F1" w:rsidRDefault="000D27A9" w:rsidP="000D27A9">
      <w:pPr>
        <w:rPr>
          <w:i/>
        </w:rPr>
      </w:pPr>
      <w:r w:rsidRPr="003E74F1">
        <w:rPr>
          <w:b/>
          <w:i/>
          <w:u w:val="single"/>
        </w:rPr>
        <w:t>Requirement 1.6:</w:t>
      </w:r>
      <w:r w:rsidRPr="003E74F1">
        <w:rPr>
          <w:i/>
        </w:rPr>
        <w:t xml:space="preserve"> A Submission Information Package SHOULD be human-readable</w:t>
      </w:r>
    </w:p>
    <w:p w14:paraId="78413B08" w14:textId="77777777" w:rsidR="000D27A9" w:rsidRPr="00581988" w:rsidRDefault="000D27A9" w:rsidP="000D27A9">
      <w:pPr>
        <w:rPr>
          <w:i/>
        </w:rPr>
      </w:pPr>
      <w:r w:rsidRPr="003E74F1">
        <w:rPr>
          <w:b/>
          <w:i/>
          <w:u w:val="single"/>
        </w:rPr>
        <w:t xml:space="preserve">Requirement 1.7: </w:t>
      </w:r>
      <w:r w:rsidRPr="003E74F1">
        <w:rPr>
          <w:i/>
        </w:rPr>
        <w:t>A Submission Information Package MUST support the preservation method best suited for the data.</w:t>
      </w:r>
    </w:p>
    <w:p w14:paraId="7982A387" w14:textId="77777777" w:rsidR="000D27A9" w:rsidRPr="00581988" w:rsidRDefault="000D27A9" w:rsidP="000D27A9">
      <w:pPr>
        <w:pStyle w:val="Heading3"/>
        <w:spacing w:before="240" w:after="240"/>
        <w:ind w:left="284" w:hanging="284"/>
        <w:rPr>
          <w:rFonts w:ascii="Liberation Sans" w:eastAsia="Microsoft YaHei" w:hAnsi="Liberation Sans" w:cs="Mangal"/>
          <w:i w:val="0"/>
          <w:sz w:val="24"/>
          <w:szCs w:val="28"/>
        </w:rPr>
      </w:pPr>
      <w:bookmarkStart w:id="1779" w:name="_Toc469572980"/>
      <w:bookmarkStart w:id="1780" w:name="_Toc532820073"/>
      <w:r w:rsidRPr="00581988">
        <w:rPr>
          <w:sz w:val="24"/>
        </w:rPr>
        <w:t>Identification of the Information Package</w:t>
      </w:r>
      <w:bookmarkEnd w:id="1779"/>
      <w:bookmarkEnd w:id="1780"/>
      <w:r w:rsidRPr="00581988">
        <w:rPr>
          <w:sz w:val="24"/>
        </w:rPr>
        <w:t xml:space="preserve"> </w:t>
      </w:r>
    </w:p>
    <w:p w14:paraId="23C87B8A" w14:textId="77777777" w:rsidR="000D27A9" w:rsidRPr="003E74F1" w:rsidRDefault="000D27A9" w:rsidP="000D27A9">
      <w:pPr>
        <w:rPr>
          <w:i/>
        </w:rPr>
      </w:pPr>
      <w:r w:rsidRPr="003E74F1">
        <w:rPr>
          <w:b/>
          <w:i/>
          <w:u w:val="single"/>
        </w:rPr>
        <w:t>Requirement 2.1:</w:t>
      </w:r>
      <w:r w:rsidRPr="003E74F1">
        <w:rPr>
          <w:b/>
          <w:i/>
        </w:rPr>
        <w:t xml:space="preserve"> </w:t>
      </w:r>
      <w:r w:rsidRPr="003E74F1">
        <w:rPr>
          <w:i/>
        </w:rPr>
        <w:t>The Information Package type (SIP, AIP or DIP) MUST be clearly indicated.</w:t>
      </w:r>
    </w:p>
    <w:p w14:paraId="5D381C98" w14:textId="77777777" w:rsidR="000D27A9" w:rsidRPr="003E74F1" w:rsidRDefault="000D27A9" w:rsidP="000D27A9">
      <w:pPr>
        <w:rPr>
          <w:i/>
        </w:rPr>
      </w:pPr>
      <w:r w:rsidRPr="003E74F1">
        <w:rPr>
          <w:b/>
          <w:i/>
          <w:u w:val="single"/>
        </w:rPr>
        <w:t>Requirement 2.2:</w:t>
      </w:r>
      <w:r w:rsidRPr="003E74F1">
        <w:rPr>
          <w:b/>
          <w:i/>
        </w:rPr>
        <w:t xml:space="preserve"> </w:t>
      </w:r>
      <w:r w:rsidRPr="003E74F1">
        <w:rPr>
          <w:i/>
        </w:rPr>
        <w:t xml:space="preserve">The </w:t>
      </w:r>
      <w:r w:rsidR="003A6643" w:rsidRPr="003E74F1">
        <w:rPr>
          <w:i/>
        </w:rPr>
        <w:t xml:space="preserve">Submission </w:t>
      </w:r>
      <w:r w:rsidRPr="003E74F1">
        <w:rPr>
          <w:i/>
        </w:rPr>
        <w:t>Information Package MUST clearly indicate the Content Information Type(s) of its data and metadata.</w:t>
      </w:r>
    </w:p>
    <w:p w14:paraId="4CADEDA7" w14:textId="77777777" w:rsidR="000D27A9" w:rsidRPr="003E74F1" w:rsidRDefault="000D27A9" w:rsidP="000D27A9">
      <w:pPr>
        <w:rPr>
          <w:i/>
        </w:rPr>
      </w:pPr>
      <w:r w:rsidRPr="003E74F1">
        <w:rPr>
          <w:b/>
          <w:i/>
          <w:u w:val="single"/>
        </w:rPr>
        <w:t>Requirement 2.3:</w:t>
      </w:r>
      <w:r w:rsidRPr="003E74F1">
        <w:rPr>
          <w:i/>
        </w:rPr>
        <w:t xml:space="preserve"> A Submission Information Package MUST bear an identifier which is unique and persistent in the scope of the repository.</w:t>
      </w:r>
    </w:p>
    <w:p w14:paraId="4782F1DD" w14:textId="77777777" w:rsidR="000D27A9" w:rsidRPr="003E74F1" w:rsidRDefault="000D27A9" w:rsidP="000D27A9">
      <w:pPr>
        <w:rPr>
          <w:i/>
        </w:rPr>
      </w:pPr>
      <w:r w:rsidRPr="003E74F1">
        <w:rPr>
          <w:b/>
          <w:i/>
          <w:u w:val="single"/>
        </w:rPr>
        <w:t>Requirement 2.4:</w:t>
      </w:r>
      <w:r w:rsidRPr="003E74F1">
        <w:rPr>
          <w:i/>
        </w:rPr>
        <w:t xml:space="preserve"> A Submission Information Package SHOULD bear an identifier which is globally unique and persistent.</w:t>
      </w:r>
    </w:p>
    <w:p w14:paraId="05858F18" w14:textId="77777777" w:rsidR="000D27A9" w:rsidRPr="003E74F1" w:rsidRDefault="000D27A9" w:rsidP="000D27A9">
      <w:pPr>
        <w:keepNext/>
        <w:rPr>
          <w:i/>
        </w:rPr>
      </w:pPr>
      <w:r w:rsidRPr="003E74F1">
        <w:rPr>
          <w:b/>
          <w:i/>
          <w:u w:val="single"/>
        </w:rPr>
        <w:t xml:space="preserve">Requirement 2.5: </w:t>
      </w:r>
      <w:r w:rsidRPr="003E74F1">
        <w:rPr>
          <w:i/>
        </w:rPr>
        <w:t xml:space="preserve">All components of a Submission Information Package MUST bear an identifier which is unique and persistent </w:t>
      </w:r>
      <w:r w:rsidRPr="003E74F1">
        <w:rPr>
          <w:i/>
          <w:u w:val="single"/>
        </w:rPr>
        <w:t>within the repository</w:t>
      </w:r>
      <w:r w:rsidRPr="003E74F1">
        <w:rPr>
          <w:i/>
        </w:rPr>
        <w:t>.</w:t>
      </w:r>
    </w:p>
    <w:p w14:paraId="6FCF3D18" w14:textId="77777777" w:rsidR="000D27A9" w:rsidRPr="00581988" w:rsidRDefault="000D27A9" w:rsidP="000D27A9">
      <w:pPr>
        <w:pStyle w:val="Heading3"/>
        <w:spacing w:before="240" w:after="240"/>
        <w:ind w:left="284" w:hanging="284"/>
        <w:rPr>
          <w:rFonts w:ascii="Liberation Sans" w:eastAsia="Microsoft YaHei" w:hAnsi="Liberation Sans" w:cs="Mangal"/>
          <w:i w:val="0"/>
          <w:sz w:val="24"/>
          <w:szCs w:val="28"/>
        </w:rPr>
      </w:pPr>
      <w:bookmarkStart w:id="1781" w:name="_Ref435691798"/>
      <w:bookmarkStart w:id="1782" w:name="_Toc469572981"/>
      <w:bookmarkStart w:id="1783" w:name="_Toc532820074"/>
      <w:r w:rsidRPr="00581988">
        <w:rPr>
          <w:sz w:val="24"/>
        </w:rPr>
        <w:t>Structure of the Information Package</w:t>
      </w:r>
      <w:bookmarkEnd w:id="1781"/>
      <w:bookmarkEnd w:id="1782"/>
      <w:bookmarkEnd w:id="1783"/>
      <w:r w:rsidRPr="00581988">
        <w:rPr>
          <w:sz w:val="24"/>
        </w:rPr>
        <w:t xml:space="preserve"> </w:t>
      </w:r>
    </w:p>
    <w:p w14:paraId="7C67B674" w14:textId="77777777" w:rsidR="000D27A9" w:rsidRPr="003E74F1" w:rsidRDefault="000D27A9" w:rsidP="000D27A9">
      <w:pPr>
        <w:rPr>
          <w:i/>
        </w:rPr>
      </w:pPr>
      <w:r w:rsidRPr="003E74F1">
        <w:rPr>
          <w:b/>
          <w:i/>
          <w:u w:val="single"/>
        </w:rPr>
        <w:t>Requirement 3.1:</w:t>
      </w:r>
      <w:r w:rsidRPr="003E74F1">
        <w:rPr>
          <w:i/>
        </w:rPr>
        <w:t xml:space="preserve"> A Submission Information Package MUST be built in such a way that its data and metadata can be logically and physically separated from one another.</w:t>
      </w:r>
    </w:p>
    <w:p w14:paraId="31CF8058" w14:textId="77777777" w:rsidR="000D27A9" w:rsidRPr="003E74F1" w:rsidRDefault="000D27A9" w:rsidP="000D27A9">
      <w:pPr>
        <w:rPr>
          <w:i/>
        </w:rPr>
      </w:pPr>
      <w:r w:rsidRPr="003E74F1">
        <w:rPr>
          <w:b/>
          <w:i/>
          <w:u w:val="single"/>
        </w:rPr>
        <w:lastRenderedPageBreak/>
        <w:t xml:space="preserve">Requirement 3.2: </w:t>
      </w:r>
      <w:r w:rsidRPr="003E74F1">
        <w:rPr>
          <w:i/>
        </w:rPr>
        <w:t xml:space="preserve">The structure of the </w:t>
      </w:r>
      <w:r w:rsidR="003A6643" w:rsidRPr="003E74F1">
        <w:rPr>
          <w:i/>
        </w:rPr>
        <w:t xml:space="preserve">Submission </w:t>
      </w:r>
      <w:r w:rsidRPr="003E74F1">
        <w:rPr>
          <w:i/>
        </w:rPr>
        <w:t>Information Package SHOULD allow for the separation of different types of metadata</w:t>
      </w:r>
    </w:p>
    <w:p w14:paraId="007B81B8" w14:textId="77777777" w:rsidR="000D27A9" w:rsidRPr="003E74F1" w:rsidRDefault="000D27A9" w:rsidP="000D27A9">
      <w:pPr>
        <w:keepNext/>
        <w:rPr>
          <w:i/>
        </w:rPr>
      </w:pPr>
      <w:r w:rsidRPr="003E74F1">
        <w:rPr>
          <w:b/>
          <w:i/>
          <w:u w:val="single"/>
        </w:rPr>
        <w:t xml:space="preserve">Requirement 3.3: </w:t>
      </w:r>
      <w:r w:rsidRPr="003E74F1">
        <w:rPr>
          <w:i/>
        </w:rPr>
        <w:t xml:space="preserve">The structure of the </w:t>
      </w:r>
      <w:r w:rsidR="003A6643" w:rsidRPr="003E74F1">
        <w:rPr>
          <w:i/>
        </w:rPr>
        <w:t xml:space="preserve">Submission </w:t>
      </w:r>
      <w:r w:rsidRPr="003E74F1">
        <w:rPr>
          <w:i/>
        </w:rPr>
        <w:t>Information Package MUST allow for the separation of data and metadata representations.</w:t>
      </w:r>
    </w:p>
    <w:p w14:paraId="1D2C29D7" w14:textId="77777777" w:rsidR="000D27A9" w:rsidRPr="003E74F1" w:rsidRDefault="000D27A9" w:rsidP="000D27A9">
      <w:pPr>
        <w:rPr>
          <w:i/>
        </w:rPr>
      </w:pPr>
      <w:r w:rsidRPr="003E74F1">
        <w:rPr>
          <w:b/>
          <w:i/>
          <w:u w:val="single"/>
        </w:rPr>
        <w:t>Requirement 3.4:</w:t>
      </w:r>
      <w:r w:rsidRPr="003E74F1">
        <w:rPr>
          <w:i/>
        </w:rPr>
        <w:t xml:space="preserve"> The structure of a Submission Information Package MUST explicitly define the possibilities for adding additional logical components into the Information Package.</w:t>
      </w:r>
    </w:p>
    <w:p w14:paraId="424DE736" w14:textId="77777777" w:rsidR="000D27A9" w:rsidRPr="003E74F1" w:rsidRDefault="000D27A9" w:rsidP="000D27A9">
      <w:pPr>
        <w:rPr>
          <w:i/>
        </w:rPr>
      </w:pPr>
      <w:r w:rsidRPr="003E74F1">
        <w:rPr>
          <w:b/>
          <w:i/>
          <w:u w:val="single"/>
        </w:rPr>
        <w:t>Requirement 3.5:</w:t>
      </w:r>
      <w:r w:rsidRPr="003E74F1">
        <w:rPr>
          <w:i/>
        </w:rPr>
        <w:t xml:space="preserve"> A Submission Information Package MUST follow a common conceptual structure regardless of its technical implementation.  </w:t>
      </w:r>
    </w:p>
    <w:p w14:paraId="41ABDA3F" w14:textId="77777777" w:rsidR="000D27A9" w:rsidRPr="003E74F1" w:rsidRDefault="000D27A9" w:rsidP="000D27A9">
      <w:pPr>
        <w:rPr>
          <w:i/>
        </w:rPr>
      </w:pPr>
      <w:r w:rsidRPr="003E74F1">
        <w:rPr>
          <w:b/>
          <w:i/>
          <w:u w:val="single"/>
        </w:rPr>
        <w:t>Requirement 3.6:</w:t>
      </w:r>
      <w:r w:rsidRPr="003E74F1">
        <w:rPr>
          <w:i/>
        </w:rPr>
        <w:t xml:space="preserve"> A Submission Information Package MUST be implemented by one and only one implementation at any point in time. </w:t>
      </w:r>
    </w:p>
    <w:p w14:paraId="78E079F3" w14:textId="77777777" w:rsidR="000D27A9" w:rsidRPr="00581988" w:rsidRDefault="000D27A9" w:rsidP="000D27A9">
      <w:pPr>
        <w:pStyle w:val="Heading3"/>
        <w:spacing w:before="240" w:after="240"/>
        <w:ind w:left="284" w:hanging="284"/>
        <w:rPr>
          <w:rFonts w:ascii="Liberation Sans" w:eastAsia="Microsoft YaHei" w:hAnsi="Liberation Sans" w:cs="Mangal"/>
          <w:i w:val="0"/>
          <w:sz w:val="24"/>
          <w:szCs w:val="28"/>
        </w:rPr>
      </w:pPr>
      <w:bookmarkStart w:id="1784" w:name="_Toc469572982"/>
      <w:bookmarkStart w:id="1785" w:name="_Toc532820075"/>
      <w:r w:rsidRPr="00581988">
        <w:rPr>
          <w:sz w:val="24"/>
        </w:rPr>
        <w:t>Information Package Metadata</w:t>
      </w:r>
      <w:bookmarkEnd w:id="1784"/>
      <w:bookmarkEnd w:id="1785"/>
    </w:p>
    <w:p w14:paraId="56B36207" w14:textId="77777777" w:rsidR="000D27A9" w:rsidRPr="003E74F1" w:rsidRDefault="000D27A9" w:rsidP="000D27A9">
      <w:pPr>
        <w:rPr>
          <w:i/>
        </w:rPr>
      </w:pPr>
      <w:r w:rsidRPr="003E74F1">
        <w:rPr>
          <w:b/>
          <w:i/>
          <w:u w:val="single"/>
        </w:rPr>
        <w:t>Requirement 4.1:</w:t>
      </w:r>
      <w:r w:rsidRPr="003E74F1">
        <w:rPr>
          <w:i/>
        </w:rPr>
        <w:t xml:space="preserve"> Metadata in a Submission Information Package MUST be based on standards. </w:t>
      </w:r>
    </w:p>
    <w:p w14:paraId="3AC47F09" w14:textId="77777777" w:rsidR="000D27A9" w:rsidRPr="003E74F1" w:rsidRDefault="000D27A9" w:rsidP="000D27A9">
      <w:pPr>
        <w:keepNext/>
        <w:rPr>
          <w:i/>
        </w:rPr>
      </w:pPr>
      <w:r w:rsidRPr="003E74F1">
        <w:rPr>
          <w:b/>
          <w:i/>
          <w:u w:val="single"/>
        </w:rPr>
        <w:t>Requirement 4.2:</w:t>
      </w:r>
      <w:r w:rsidRPr="003E74F1">
        <w:rPr>
          <w:i/>
        </w:rPr>
        <w:t xml:space="preserve"> Metadata in a Submission Information Package MUST allow for unambiguous use. </w:t>
      </w:r>
    </w:p>
    <w:p w14:paraId="1F4A439B" w14:textId="77777777" w:rsidR="000D27A9" w:rsidRPr="003E74F1" w:rsidRDefault="000D27A9" w:rsidP="000D27A9">
      <w:pPr>
        <w:rPr>
          <w:i/>
        </w:rPr>
      </w:pPr>
      <w:r w:rsidRPr="003E74F1">
        <w:rPr>
          <w:b/>
          <w:i/>
          <w:u w:val="single"/>
        </w:rPr>
        <w:t>Requirement 4.3:</w:t>
      </w:r>
      <w:r w:rsidRPr="003E74F1">
        <w:rPr>
          <w:i/>
        </w:rPr>
        <w:t xml:space="preserve"> A Submission Information Package MUST NOT restrict the addition of any additional metadata.</w:t>
      </w:r>
    </w:p>
    <w:p w14:paraId="7F1041C9" w14:textId="77777777" w:rsidR="00F91BEB" w:rsidRPr="003E74F1" w:rsidRDefault="00F91BEB" w:rsidP="002A73E7">
      <w:pPr>
        <w:pStyle w:val="ListParagraph1"/>
        <w:spacing w:before="120" w:after="120"/>
        <w:ind w:left="0"/>
        <w:contextualSpacing w:val="0"/>
      </w:pPr>
    </w:p>
    <w:p w14:paraId="2DB8A9DE" w14:textId="77777777" w:rsidR="00F91BEB" w:rsidRPr="00581988" w:rsidRDefault="00F91BEB" w:rsidP="0046677C"/>
    <w:p w14:paraId="20596837" w14:textId="77777777" w:rsidR="00F91BEB" w:rsidRPr="00581988" w:rsidRDefault="00F91BEB">
      <w:pPr>
        <w:rPr>
          <w:b/>
        </w:rPr>
      </w:pPr>
      <w:r w:rsidRPr="00581988">
        <w:br w:type="page"/>
      </w:r>
    </w:p>
    <w:p w14:paraId="20FFD329" w14:textId="77777777" w:rsidR="00F91BEB" w:rsidRPr="00581988" w:rsidRDefault="00F91BEB" w:rsidP="00856784">
      <w:pPr>
        <w:pStyle w:val="Heading2"/>
        <w:rPr>
          <w:lang w:val="en-GB"/>
        </w:rPr>
      </w:pPr>
      <w:bookmarkStart w:id="1786" w:name="_Ref410371553"/>
      <w:bookmarkStart w:id="1787" w:name="_Ref440396447"/>
      <w:bookmarkStart w:id="1788" w:name="_Toc532820076"/>
      <w:r w:rsidRPr="00581988">
        <w:rPr>
          <w:lang w:val="en-GB"/>
        </w:rPr>
        <w:lastRenderedPageBreak/>
        <w:t xml:space="preserve">Appendix B: </w:t>
      </w:r>
      <w:bookmarkEnd w:id="1775"/>
      <w:bookmarkEnd w:id="1786"/>
      <w:r w:rsidR="00425F02" w:rsidRPr="00581988">
        <w:rPr>
          <w:lang w:val="en-GB"/>
        </w:rPr>
        <w:t>Submission Agreement</w:t>
      </w:r>
      <w:bookmarkEnd w:id="1787"/>
      <w:bookmarkEnd w:id="1788"/>
    </w:p>
    <w:p w14:paraId="115482D2" w14:textId="77777777" w:rsidR="00EA24C4" w:rsidRPr="00F65186" w:rsidRDefault="00EA24C4" w:rsidP="00EA24C4">
      <w:pPr>
        <w:pStyle w:val="Caption"/>
        <w:rPr>
          <w:lang w:val="en-GB"/>
          <w:rPrChange w:id="1789" w:author="Miguel Ferreira" w:date="2018-12-17T14:25:00Z">
            <w:rPr/>
          </w:rPrChange>
        </w:rPr>
      </w:pPr>
      <w:bookmarkStart w:id="1790" w:name="_Ref436987462"/>
      <w:bookmarkStart w:id="1791" w:name="_Toc473623491"/>
      <w:r w:rsidRPr="00F65186">
        <w:rPr>
          <w:lang w:val="en-GB"/>
          <w:rPrChange w:id="1792" w:author="Miguel Ferreira" w:date="2018-12-17T14:25:00Z">
            <w:rPr/>
          </w:rPrChange>
        </w:rPr>
        <w:t xml:space="preserve">Table </w:t>
      </w:r>
      <w:r w:rsidR="00581988" w:rsidRPr="00F65186">
        <w:rPr>
          <w:noProof/>
          <w:lang w:val="en-GB"/>
          <w:rPrChange w:id="1793" w:author="Miguel Ferreira" w:date="2018-12-17T14:25:00Z">
            <w:rPr>
              <w:noProof/>
            </w:rPr>
          </w:rPrChange>
        </w:rPr>
        <w:fldChar w:fldCharType="begin"/>
      </w:r>
      <w:r w:rsidR="00581988" w:rsidRPr="00F65186">
        <w:rPr>
          <w:noProof/>
          <w:lang w:val="en-GB"/>
          <w:rPrChange w:id="1794" w:author="Miguel Ferreira" w:date="2018-12-17T14:25:00Z">
            <w:rPr>
              <w:noProof/>
            </w:rPr>
          </w:rPrChange>
        </w:rPr>
        <w:instrText xml:space="preserve"> SEQ Table \* ARABIC </w:instrText>
      </w:r>
      <w:r w:rsidR="00581988" w:rsidRPr="00F65186">
        <w:rPr>
          <w:noProof/>
          <w:lang w:val="en-GB"/>
          <w:rPrChange w:id="1795" w:author="Miguel Ferreira" w:date="2018-12-17T14:25:00Z">
            <w:rPr>
              <w:noProof/>
            </w:rPr>
          </w:rPrChange>
        </w:rPr>
        <w:fldChar w:fldCharType="separate"/>
      </w:r>
      <w:r w:rsidR="00AB4736" w:rsidRPr="00F65186">
        <w:rPr>
          <w:noProof/>
          <w:lang w:val="en-GB"/>
          <w:rPrChange w:id="1796" w:author="Miguel Ferreira" w:date="2018-12-17T14:25:00Z">
            <w:rPr>
              <w:noProof/>
            </w:rPr>
          </w:rPrChange>
        </w:rPr>
        <w:t>6</w:t>
      </w:r>
      <w:r w:rsidR="00581988" w:rsidRPr="00F65186">
        <w:rPr>
          <w:noProof/>
          <w:lang w:val="en-GB"/>
          <w:rPrChange w:id="1797" w:author="Miguel Ferreira" w:date="2018-12-17T14:25:00Z">
            <w:rPr>
              <w:noProof/>
            </w:rPr>
          </w:rPrChange>
        </w:rPr>
        <w:fldChar w:fldCharType="end"/>
      </w:r>
      <w:bookmarkEnd w:id="1790"/>
      <w:r w:rsidRPr="00F65186">
        <w:rPr>
          <w:lang w:val="en-GB"/>
          <w:rPrChange w:id="1798" w:author="Miguel Ferreira" w:date="2018-12-17T14:25:00Z">
            <w:rPr/>
          </w:rPrChange>
        </w:rPr>
        <w:t>: Submission agreement</w:t>
      </w:r>
      <w:bookmarkEnd w:id="1791"/>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23"/>
        <w:gridCol w:w="1624"/>
        <w:gridCol w:w="1641"/>
        <w:gridCol w:w="4832"/>
      </w:tblGrid>
      <w:tr w:rsidR="00EA24C4" w:rsidRPr="003E74F1" w14:paraId="375959DC" w14:textId="77777777" w:rsidTr="00AA6F02">
        <w:trPr>
          <w:cantSplit/>
          <w:trHeight w:val="255"/>
          <w:tblHeader/>
        </w:trPr>
        <w:tc>
          <w:tcPr>
            <w:tcW w:w="2491" w:type="pct"/>
            <w:gridSpan w:val="4"/>
            <w:shd w:val="clear" w:color="auto" w:fill="92D050"/>
            <w:noWrap/>
            <w:vAlign w:val="bottom"/>
          </w:tcPr>
          <w:p w14:paraId="722B6B3B" w14:textId="77777777" w:rsidR="00EA24C4" w:rsidRPr="00581988" w:rsidRDefault="00EA24C4" w:rsidP="00AA6F02">
            <w:pPr>
              <w:spacing w:before="120" w:after="120" w:line="240" w:lineRule="auto"/>
              <w:ind w:right="57"/>
              <w:rPr>
                <w:b/>
                <w:color w:val="FFFFFF"/>
              </w:rPr>
            </w:pPr>
            <w:r w:rsidRPr="00581988">
              <w:rPr>
                <w:b/>
                <w:color w:val="FFFFFF"/>
              </w:rPr>
              <w:t>Elements</w:t>
            </w:r>
          </w:p>
        </w:tc>
        <w:tc>
          <w:tcPr>
            <w:tcW w:w="2509" w:type="pct"/>
            <w:shd w:val="clear" w:color="auto" w:fill="92D050"/>
            <w:noWrap/>
            <w:vAlign w:val="bottom"/>
          </w:tcPr>
          <w:p w14:paraId="06BDB870" w14:textId="77777777" w:rsidR="00EA24C4" w:rsidRPr="00581988" w:rsidRDefault="00EA24C4" w:rsidP="00AA6F02">
            <w:pPr>
              <w:spacing w:before="120" w:after="120" w:line="240" w:lineRule="auto"/>
              <w:ind w:right="57"/>
              <w:rPr>
                <w:b/>
                <w:color w:val="FFFFFF"/>
              </w:rPr>
            </w:pPr>
            <w:r w:rsidRPr="00581988">
              <w:rPr>
                <w:b/>
                <w:color w:val="FFFFFF"/>
              </w:rPr>
              <w:t>Explanations</w:t>
            </w:r>
          </w:p>
        </w:tc>
      </w:tr>
      <w:tr w:rsidR="00EA24C4" w:rsidRPr="003E74F1" w14:paraId="1858138B" w14:textId="77777777" w:rsidTr="00AA6F02">
        <w:trPr>
          <w:cantSplit/>
          <w:trHeight w:val="429"/>
        </w:trPr>
        <w:tc>
          <w:tcPr>
            <w:tcW w:w="5000" w:type="pct"/>
            <w:gridSpan w:val="5"/>
          </w:tcPr>
          <w:p w14:paraId="79D91719" w14:textId="77777777" w:rsidR="00EA24C4" w:rsidRPr="00581988" w:rsidRDefault="00EA24C4" w:rsidP="00AB5190">
            <w:pPr>
              <w:spacing w:before="240"/>
              <w:jc w:val="center"/>
              <w:rPr>
                <w:b/>
              </w:rPr>
            </w:pPr>
            <w:r w:rsidRPr="00581988">
              <w:rPr>
                <w:b/>
              </w:rPr>
              <w:t>PROJECT INFORMATION</w:t>
            </w:r>
          </w:p>
        </w:tc>
      </w:tr>
      <w:tr w:rsidR="00EA24C4" w:rsidRPr="003E74F1" w14:paraId="000BFEAC" w14:textId="77777777" w:rsidTr="00AA6F02">
        <w:trPr>
          <w:cantSplit/>
          <w:trHeight w:val="429"/>
        </w:trPr>
        <w:tc>
          <w:tcPr>
            <w:tcW w:w="2491" w:type="pct"/>
            <w:gridSpan w:val="4"/>
            <w:tcBorders>
              <w:bottom w:val="nil"/>
            </w:tcBorders>
          </w:tcPr>
          <w:p w14:paraId="05F27FE9" w14:textId="77777777" w:rsidR="00EA24C4" w:rsidRPr="00581988" w:rsidRDefault="00EA24C4" w:rsidP="00AA6F02">
            <w:r w:rsidRPr="00581988">
              <w:t>Project</w:t>
            </w:r>
          </w:p>
        </w:tc>
        <w:tc>
          <w:tcPr>
            <w:tcW w:w="2509" w:type="pct"/>
            <w:tcBorders>
              <w:bottom w:val="nil"/>
            </w:tcBorders>
          </w:tcPr>
          <w:p w14:paraId="4321BAE7" w14:textId="77777777" w:rsidR="00EA24C4" w:rsidRPr="00581988" w:rsidRDefault="00EA24C4" w:rsidP="00AA6F02">
            <w:r w:rsidRPr="00581988">
              <w:t>Elements of a transfer project.</w:t>
            </w:r>
          </w:p>
        </w:tc>
      </w:tr>
      <w:tr w:rsidR="00EA24C4" w:rsidRPr="003E74F1" w14:paraId="7863F9EE" w14:textId="77777777" w:rsidTr="00AA6F02">
        <w:trPr>
          <w:cantSplit/>
          <w:trHeight w:val="429"/>
        </w:trPr>
        <w:tc>
          <w:tcPr>
            <w:tcW w:w="796" w:type="pct"/>
            <w:gridSpan w:val="2"/>
            <w:vMerge w:val="restart"/>
            <w:tcBorders>
              <w:top w:val="nil"/>
            </w:tcBorders>
          </w:tcPr>
          <w:p w14:paraId="6735BC49" w14:textId="77777777" w:rsidR="00EA24C4" w:rsidRPr="00581988" w:rsidRDefault="00EA24C4" w:rsidP="00AA6F02"/>
        </w:tc>
        <w:tc>
          <w:tcPr>
            <w:tcW w:w="1695" w:type="pct"/>
            <w:gridSpan w:val="2"/>
          </w:tcPr>
          <w:p w14:paraId="13853861" w14:textId="77777777" w:rsidR="00EA24C4" w:rsidRPr="00581988" w:rsidRDefault="00EA24C4" w:rsidP="00AA6F02">
            <w:r w:rsidRPr="00581988">
              <w:t>Project Name</w:t>
            </w:r>
          </w:p>
        </w:tc>
        <w:tc>
          <w:tcPr>
            <w:tcW w:w="2509" w:type="pct"/>
          </w:tcPr>
          <w:p w14:paraId="78D0AC03" w14:textId="77777777" w:rsidR="00EA24C4" w:rsidRPr="00581988" w:rsidRDefault="00EA24C4" w:rsidP="00AA6F02">
            <w:r w:rsidRPr="00581988">
              <w:t>Name of the transfer project (e.g. Transfer I, 2016).</w:t>
            </w:r>
          </w:p>
        </w:tc>
      </w:tr>
      <w:tr w:rsidR="00EA24C4" w:rsidRPr="003E74F1" w14:paraId="54DC086B" w14:textId="77777777" w:rsidTr="00AA6F02">
        <w:trPr>
          <w:cantSplit/>
          <w:trHeight w:val="429"/>
        </w:trPr>
        <w:tc>
          <w:tcPr>
            <w:tcW w:w="796" w:type="pct"/>
            <w:gridSpan w:val="2"/>
            <w:vMerge/>
            <w:tcBorders>
              <w:top w:val="nil"/>
            </w:tcBorders>
          </w:tcPr>
          <w:p w14:paraId="2E780FA1" w14:textId="77777777" w:rsidR="00EA24C4" w:rsidRPr="00581988" w:rsidRDefault="00EA24C4" w:rsidP="00AA6F02"/>
        </w:tc>
        <w:tc>
          <w:tcPr>
            <w:tcW w:w="1695" w:type="pct"/>
            <w:gridSpan w:val="2"/>
          </w:tcPr>
          <w:p w14:paraId="4EFC6A2E" w14:textId="77777777" w:rsidR="00EA24C4" w:rsidRPr="00581988" w:rsidRDefault="00EA24C4" w:rsidP="00AA6F02">
            <w:r w:rsidRPr="00581988">
              <w:t>Project ID</w:t>
            </w:r>
          </w:p>
        </w:tc>
        <w:tc>
          <w:tcPr>
            <w:tcW w:w="2509" w:type="pct"/>
          </w:tcPr>
          <w:p w14:paraId="4482469F" w14:textId="77777777" w:rsidR="00EA24C4" w:rsidRPr="00581988" w:rsidRDefault="00EA24C4" w:rsidP="00AA6F02">
            <w:r w:rsidRPr="00581988">
              <w:t>Identification code of the transfer project (e.g. 201601122044).</w:t>
            </w:r>
          </w:p>
        </w:tc>
      </w:tr>
      <w:tr w:rsidR="00EA24C4" w:rsidRPr="003E74F1" w14:paraId="4A8306C7" w14:textId="77777777" w:rsidTr="00AA6F02">
        <w:trPr>
          <w:cantSplit/>
          <w:trHeight w:val="429"/>
        </w:trPr>
        <w:tc>
          <w:tcPr>
            <w:tcW w:w="5000" w:type="pct"/>
            <w:gridSpan w:val="5"/>
          </w:tcPr>
          <w:p w14:paraId="183BD5BA" w14:textId="77777777" w:rsidR="00EA24C4" w:rsidRPr="00581988" w:rsidRDefault="00EA24C4" w:rsidP="00AB5190">
            <w:pPr>
              <w:spacing w:before="240"/>
              <w:jc w:val="center"/>
            </w:pPr>
            <w:r w:rsidRPr="00581988">
              <w:rPr>
                <w:b/>
              </w:rPr>
              <w:t>CHANGE MANAGEMENT</w:t>
            </w:r>
          </w:p>
        </w:tc>
      </w:tr>
      <w:tr w:rsidR="00EA24C4" w:rsidRPr="003E74F1" w14:paraId="07CFB288" w14:textId="77777777" w:rsidTr="00AA6F02">
        <w:trPr>
          <w:cantSplit/>
          <w:trHeight w:val="429"/>
        </w:trPr>
        <w:tc>
          <w:tcPr>
            <w:tcW w:w="2491" w:type="pct"/>
            <w:gridSpan w:val="4"/>
            <w:tcBorders>
              <w:bottom w:val="nil"/>
            </w:tcBorders>
          </w:tcPr>
          <w:p w14:paraId="1FA7E1B4" w14:textId="77777777" w:rsidR="00EA24C4" w:rsidRPr="00581988" w:rsidRDefault="00EA24C4" w:rsidP="008A6E8C">
            <w:r w:rsidRPr="00581988">
              <w:t>V</w:t>
            </w:r>
            <w:r w:rsidR="008A6E8C" w:rsidRPr="00581988">
              <w:t>ersion</w:t>
            </w:r>
            <w:r w:rsidRPr="00581988">
              <w:t xml:space="preserve"> / R</w:t>
            </w:r>
            <w:r w:rsidR="008A6E8C" w:rsidRPr="00581988">
              <w:t>evision</w:t>
            </w:r>
          </w:p>
        </w:tc>
        <w:tc>
          <w:tcPr>
            <w:tcW w:w="2509" w:type="pct"/>
          </w:tcPr>
          <w:p w14:paraId="068A6EF7" w14:textId="77777777" w:rsidR="00EA24C4" w:rsidRPr="00581988" w:rsidRDefault="00EA24C4" w:rsidP="00AA6F02">
            <w:r w:rsidRPr="00581988">
              <w:t>Elements for tracking the changes in versions of the submission agreement.</w:t>
            </w:r>
          </w:p>
        </w:tc>
      </w:tr>
      <w:tr w:rsidR="00EA24C4" w:rsidRPr="003E74F1" w14:paraId="1F4CC52B" w14:textId="77777777" w:rsidTr="00AA6F02">
        <w:trPr>
          <w:cantSplit/>
          <w:trHeight w:val="429"/>
        </w:trPr>
        <w:tc>
          <w:tcPr>
            <w:tcW w:w="1639" w:type="pct"/>
            <w:gridSpan w:val="3"/>
            <w:vMerge w:val="restart"/>
            <w:tcBorders>
              <w:top w:val="nil"/>
            </w:tcBorders>
          </w:tcPr>
          <w:p w14:paraId="4600B2BE" w14:textId="77777777" w:rsidR="00EA24C4" w:rsidRPr="00581988" w:rsidRDefault="00EA24C4" w:rsidP="00AA6F02"/>
        </w:tc>
        <w:tc>
          <w:tcPr>
            <w:tcW w:w="852" w:type="pct"/>
          </w:tcPr>
          <w:p w14:paraId="23D60ABA" w14:textId="77777777" w:rsidR="00EA24C4" w:rsidRPr="00581988" w:rsidRDefault="00EA24C4" w:rsidP="008A6E8C">
            <w:r w:rsidRPr="00581988">
              <w:t>R</w:t>
            </w:r>
            <w:r w:rsidR="008A6E8C" w:rsidRPr="00581988">
              <w:t>elease date</w:t>
            </w:r>
          </w:p>
        </w:tc>
        <w:tc>
          <w:tcPr>
            <w:tcW w:w="2509" w:type="pct"/>
          </w:tcPr>
          <w:p w14:paraId="65664408" w14:textId="77777777" w:rsidR="00EA24C4" w:rsidRPr="00581988" w:rsidRDefault="00EA24C4" w:rsidP="00AA6F02">
            <w:r w:rsidRPr="00581988">
              <w:t>The date of the version.</w:t>
            </w:r>
          </w:p>
        </w:tc>
      </w:tr>
      <w:tr w:rsidR="00EA24C4" w:rsidRPr="003E74F1" w14:paraId="75FC2666" w14:textId="77777777" w:rsidTr="00AA6F02">
        <w:trPr>
          <w:cantSplit/>
          <w:trHeight w:val="429"/>
        </w:trPr>
        <w:tc>
          <w:tcPr>
            <w:tcW w:w="1639" w:type="pct"/>
            <w:gridSpan w:val="3"/>
            <w:vMerge/>
          </w:tcPr>
          <w:p w14:paraId="5F34C96D" w14:textId="77777777" w:rsidR="00EA24C4" w:rsidRPr="00581988" w:rsidRDefault="00EA24C4" w:rsidP="00AA6F02"/>
        </w:tc>
        <w:tc>
          <w:tcPr>
            <w:tcW w:w="852" w:type="pct"/>
          </w:tcPr>
          <w:p w14:paraId="07204D64" w14:textId="77777777" w:rsidR="00EA24C4" w:rsidRPr="00581988" w:rsidRDefault="00EA24C4" w:rsidP="008A6E8C">
            <w:r w:rsidRPr="00581988">
              <w:t>C</w:t>
            </w:r>
            <w:r w:rsidR="008A6E8C" w:rsidRPr="00581988">
              <w:t>hange authority</w:t>
            </w:r>
          </w:p>
        </w:tc>
        <w:tc>
          <w:tcPr>
            <w:tcW w:w="2509" w:type="pct"/>
          </w:tcPr>
          <w:p w14:paraId="7D45B34A" w14:textId="77777777" w:rsidR="00EA24C4" w:rsidRPr="00581988" w:rsidRDefault="00EA24C4" w:rsidP="00AA6F02">
            <w:r w:rsidRPr="00581988">
              <w:t>The information about the person who changed the submission agreement (e.g. John Smith (The National Archives of Estonia)).</w:t>
            </w:r>
          </w:p>
        </w:tc>
      </w:tr>
      <w:tr w:rsidR="00EA24C4" w:rsidRPr="003E74F1" w14:paraId="15A024EB" w14:textId="77777777" w:rsidTr="00AA6F02">
        <w:trPr>
          <w:cantSplit/>
          <w:trHeight w:val="429"/>
        </w:trPr>
        <w:tc>
          <w:tcPr>
            <w:tcW w:w="1639" w:type="pct"/>
            <w:gridSpan w:val="3"/>
            <w:vMerge/>
          </w:tcPr>
          <w:p w14:paraId="655A1575" w14:textId="77777777" w:rsidR="00EA24C4" w:rsidRPr="00581988" w:rsidRDefault="00EA24C4" w:rsidP="00AA6F02"/>
        </w:tc>
        <w:tc>
          <w:tcPr>
            <w:tcW w:w="852" w:type="pct"/>
          </w:tcPr>
          <w:p w14:paraId="4BF613D4" w14:textId="77777777" w:rsidR="00EA24C4" w:rsidRPr="00581988" w:rsidRDefault="00EA24C4" w:rsidP="008A6E8C">
            <w:r w:rsidRPr="00581988">
              <w:t>C</w:t>
            </w:r>
            <w:r w:rsidR="008A6E8C" w:rsidRPr="00581988">
              <w:t>hange description</w:t>
            </w:r>
          </w:p>
        </w:tc>
        <w:tc>
          <w:tcPr>
            <w:tcW w:w="2509" w:type="pct"/>
          </w:tcPr>
          <w:p w14:paraId="3A637C31" w14:textId="77777777" w:rsidR="00EA24C4" w:rsidRPr="00581988" w:rsidRDefault="004F73EE" w:rsidP="00AA6F02">
            <w:r w:rsidRPr="00581988">
              <w:t>A short</w:t>
            </w:r>
            <w:r w:rsidR="00EA24C4" w:rsidRPr="00581988">
              <w:t xml:space="preserve"> textual description of the change.</w:t>
            </w:r>
          </w:p>
        </w:tc>
      </w:tr>
      <w:tr w:rsidR="00EA24C4" w:rsidRPr="003E74F1" w14:paraId="1C1DFDD3" w14:textId="77777777" w:rsidTr="00AA6F02">
        <w:trPr>
          <w:cantSplit/>
          <w:trHeight w:val="429"/>
        </w:trPr>
        <w:tc>
          <w:tcPr>
            <w:tcW w:w="1639" w:type="pct"/>
            <w:gridSpan w:val="3"/>
            <w:vMerge/>
          </w:tcPr>
          <w:p w14:paraId="3BB4F8EE" w14:textId="77777777" w:rsidR="00EA24C4" w:rsidRPr="00581988" w:rsidRDefault="00EA24C4" w:rsidP="00AA6F02"/>
        </w:tc>
        <w:tc>
          <w:tcPr>
            <w:tcW w:w="852" w:type="pct"/>
          </w:tcPr>
          <w:p w14:paraId="28BE86B9" w14:textId="77777777" w:rsidR="00EA24C4" w:rsidRPr="00581988" w:rsidRDefault="00EA24C4" w:rsidP="008A6E8C">
            <w:r w:rsidRPr="00581988">
              <w:t>S</w:t>
            </w:r>
            <w:r w:rsidR="008A6E8C" w:rsidRPr="00581988">
              <w:t>ection(s) affected</w:t>
            </w:r>
          </w:p>
        </w:tc>
        <w:tc>
          <w:tcPr>
            <w:tcW w:w="2509" w:type="pct"/>
          </w:tcPr>
          <w:p w14:paraId="30432CE4" w14:textId="77777777" w:rsidR="00EA24C4" w:rsidRPr="00581988" w:rsidRDefault="004F73EE" w:rsidP="004F73EE">
            <w:r w:rsidRPr="00581988">
              <w:t>This element i</w:t>
            </w:r>
            <w:r w:rsidR="00EA24C4" w:rsidRPr="00581988">
              <w:t>s meant for recording more detailed information about changes.</w:t>
            </w:r>
          </w:p>
        </w:tc>
      </w:tr>
      <w:tr w:rsidR="00EA24C4" w:rsidRPr="003E74F1" w14:paraId="08029A4B" w14:textId="77777777" w:rsidTr="00AA6F02">
        <w:trPr>
          <w:cantSplit/>
          <w:trHeight w:val="429"/>
        </w:trPr>
        <w:tc>
          <w:tcPr>
            <w:tcW w:w="5000" w:type="pct"/>
            <w:gridSpan w:val="5"/>
          </w:tcPr>
          <w:p w14:paraId="459F36B5" w14:textId="77777777" w:rsidR="00EA24C4" w:rsidRPr="00581988" w:rsidRDefault="00EA24C4" w:rsidP="00AB5190">
            <w:pPr>
              <w:spacing w:before="240"/>
              <w:jc w:val="center"/>
              <w:rPr>
                <w:b/>
              </w:rPr>
            </w:pPr>
            <w:r w:rsidRPr="00581988">
              <w:rPr>
                <w:b/>
              </w:rPr>
              <w:t>PRODUCER, ARCHIVE, DESIGNATED COMMUNITY</w:t>
            </w:r>
          </w:p>
        </w:tc>
      </w:tr>
      <w:tr w:rsidR="00EA24C4" w:rsidRPr="003E74F1" w14:paraId="0DAC38DF" w14:textId="77777777" w:rsidTr="00AA6F02">
        <w:trPr>
          <w:cantSplit/>
          <w:trHeight w:val="429"/>
        </w:trPr>
        <w:tc>
          <w:tcPr>
            <w:tcW w:w="2491" w:type="pct"/>
            <w:gridSpan w:val="4"/>
            <w:tcBorders>
              <w:bottom w:val="nil"/>
            </w:tcBorders>
          </w:tcPr>
          <w:p w14:paraId="66E5EF3C" w14:textId="77777777" w:rsidR="00EA24C4" w:rsidRPr="00581988" w:rsidRDefault="00EA24C4" w:rsidP="00AA6F02">
            <w:pPr>
              <w:rPr>
                <w:color w:val="000000"/>
              </w:rPr>
            </w:pPr>
            <w:r w:rsidRPr="00581988">
              <w:t>Producer Organization</w:t>
            </w:r>
          </w:p>
        </w:tc>
        <w:tc>
          <w:tcPr>
            <w:tcW w:w="2509" w:type="pct"/>
          </w:tcPr>
          <w:p w14:paraId="1E17AF49" w14:textId="77777777" w:rsidR="00EA24C4" w:rsidRPr="00581988" w:rsidRDefault="00EA24C4" w:rsidP="00AA6F02">
            <w:pPr>
              <w:rPr>
                <w:color w:val="000000"/>
              </w:rPr>
            </w:pPr>
            <w:r w:rsidRPr="00581988">
              <w:rPr>
                <w:color w:val="000000"/>
              </w:rPr>
              <w:t>Elements describing the Producer.</w:t>
            </w:r>
          </w:p>
        </w:tc>
      </w:tr>
      <w:tr w:rsidR="00EA24C4" w:rsidRPr="003E74F1" w14:paraId="307F8B9D" w14:textId="77777777" w:rsidTr="00AA6F02">
        <w:trPr>
          <w:cantSplit/>
          <w:trHeight w:val="429"/>
        </w:trPr>
        <w:tc>
          <w:tcPr>
            <w:tcW w:w="784" w:type="pct"/>
            <w:vMerge w:val="restart"/>
            <w:tcBorders>
              <w:top w:val="nil"/>
            </w:tcBorders>
          </w:tcPr>
          <w:p w14:paraId="230E8314" w14:textId="77777777" w:rsidR="00EA24C4" w:rsidRPr="00581988" w:rsidRDefault="00EA24C4" w:rsidP="00AA6F02"/>
        </w:tc>
        <w:tc>
          <w:tcPr>
            <w:tcW w:w="855" w:type="pct"/>
            <w:gridSpan w:val="2"/>
          </w:tcPr>
          <w:p w14:paraId="7EC7555A" w14:textId="77777777" w:rsidR="00EA24C4" w:rsidRPr="00581988" w:rsidRDefault="00EA24C4" w:rsidP="00AA6F02">
            <w:r w:rsidRPr="00581988">
              <w:t>Organization name</w:t>
            </w:r>
          </w:p>
        </w:tc>
        <w:tc>
          <w:tcPr>
            <w:tcW w:w="852" w:type="pct"/>
          </w:tcPr>
          <w:p w14:paraId="40225BA6" w14:textId="77777777" w:rsidR="00EA24C4" w:rsidRPr="00581988" w:rsidRDefault="00EA24C4" w:rsidP="00AA6F02">
            <w:r w:rsidRPr="00581988">
              <w:t>Organization name</w:t>
            </w:r>
          </w:p>
        </w:tc>
        <w:tc>
          <w:tcPr>
            <w:tcW w:w="2509" w:type="pct"/>
          </w:tcPr>
          <w:p w14:paraId="0122D62F" w14:textId="77777777" w:rsidR="00EA24C4" w:rsidRPr="00581988" w:rsidRDefault="00EA24C4" w:rsidP="00AA6F02">
            <w:r w:rsidRPr="00581988">
              <w:t>The official name of the organization</w:t>
            </w:r>
          </w:p>
        </w:tc>
      </w:tr>
      <w:tr w:rsidR="00EA24C4" w:rsidRPr="003E74F1" w14:paraId="6727503B" w14:textId="77777777" w:rsidTr="00AA6F02">
        <w:trPr>
          <w:cantSplit/>
          <w:trHeight w:val="429"/>
        </w:trPr>
        <w:tc>
          <w:tcPr>
            <w:tcW w:w="784" w:type="pct"/>
            <w:vMerge/>
          </w:tcPr>
          <w:p w14:paraId="281BC4E7" w14:textId="77777777" w:rsidR="00EA24C4" w:rsidRPr="00581988" w:rsidRDefault="00EA24C4" w:rsidP="00AA6F02"/>
        </w:tc>
        <w:tc>
          <w:tcPr>
            <w:tcW w:w="1707" w:type="pct"/>
            <w:gridSpan w:val="3"/>
            <w:tcBorders>
              <w:bottom w:val="nil"/>
            </w:tcBorders>
          </w:tcPr>
          <w:p w14:paraId="4C5DA01B" w14:textId="77777777" w:rsidR="00EA24C4" w:rsidRPr="00581988" w:rsidRDefault="00EA24C4" w:rsidP="00AA6F02">
            <w:pPr>
              <w:rPr>
                <w:color w:val="000000"/>
              </w:rPr>
            </w:pPr>
            <w:r w:rsidRPr="00581988">
              <w:rPr>
                <w:color w:val="000000"/>
              </w:rPr>
              <w:t>Main Contact</w:t>
            </w:r>
          </w:p>
        </w:tc>
        <w:tc>
          <w:tcPr>
            <w:tcW w:w="2509" w:type="pct"/>
          </w:tcPr>
          <w:p w14:paraId="3ED40742" w14:textId="77777777" w:rsidR="00EA24C4" w:rsidRPr="00581988" w:rsidRDefault="00EA24C4" w:rsidP="00AA6F02">
            <w:r w:rsidRPr="00581988">
              <w:t>Elements describing the main contact of the transfer project.</w:t>
            </w:r>
          </w:p>
        </w:tc>
      </w:tr>
      <w:tr w:rsidR="00EA24C4" w:rsidRPr="003E74F1" w14:paraId="44CDBA3B" w14:textId="77777777" w:rsidTr="00AA6F02">
        <w:trPr>
          <w:cantSplit/>
          <w:trHeight w:val="429"/>
        </w:trPr>
        <w:tc>
          <w:tcPr>
            <w:tcW w:w="784" w:type="pct"/>
            <w:vMerge/>
          </w:tcPr>
          <w:p w14:paraId="6A3DDECB" w14:textId="77777777" w:rsidR="00EA24C4" w:rsidRPr="00581988" w:rsidRDefault="00EA24C4" w:rsidP="00AA6F02"/>
        </w:tc>
        <w:tc>
          <w:tcPr>
            <w:tcW w:w="855" w:type="pct"/>
            <w:gridSpan w:val="2"/>
            <w:vMerge w:val="restart"/>
            <w:tcBorders>
              <w:top w:val="nil"/>
            </w:tcBorders>
          </w:tcPr>
          <w:p w14:paraId="6298F925" w14:textId="77777777" w:rsidR="00EA24C4" w:rsidRPr="00581988" w:rsidRDefault="00EA24C4" w:rsidP="00AA6F02"/>
        </w:tc>
        <w:tc>
          <w:tcPr>
            <w:tcW w:w="852" w:type="pct"/>
          </w:tcPr>
          <w:p w14:paraId="219AF3C2" w14:textId="77777777" w:rsidR="00EA24C4" w:rsidRPr="00581988" w:rsidRDefault="00EA24C4" w:rsidP="00AA6F02">
            <w:r w:rsidRPr="00581988">
              <w:t>Address</w:t>
            </w:r>
          </w:p>
        </w:tc>
        <w:tc>
          <w:tcPr>
            <w:tcW w:w="2509" w:type="pct"/>
          </w:tcPr>
          <w:p w14:paraId="508621DB" w14:textId="77777777" w:rsidR="00EA24C4" w:rsidRPr="00581988" w:rsidRDefault="00EA24C4" w:rsidP="00AA6F02">
            <w:r w:rsidRPr="00581988">
              <w:t>The address of the main contact.</w:t>
            </w:r>
          </w:p>
        </w:tc>
      </w:tr>
      <w:tr w:rsidR="00EA24C4" w:rsidRPr="003E74F1" w14:paraId="41D1F73E" w14:textId="77777777" w:rsidTr="00AA6F02">
        <w:trPr>
          <w:cantSplit/>
          <w:trHeight w:val="429"/>
        </w:trPr>
        <w:tc>
          <w:tcPr>
            <w:tcW w:w="784" w:type="pct"/>
            <w:vMerge/>
          </w:tcPr>
          <w:p w14:paraId="236E43F3" w14:textId="77777777" w:rsidR="00EA24C4" w:rsidRPr="00581988" w:rsidRDefault="00EA24C4" w:rsidP="00AA6F02"/>
        </w:tc>
        <w:tc>
          <w:tcPr>
            <w:tcW w:w="855" w:type="pct"/>
            <w:gridSpan w:val="2"/>
            <w:vMerge/>
          </w:tcPr>
          <w:p w14:paraId="583184F0" w14:textId="77777777" w:rsidR="00EA24C4" w:rsidRPr="00581988" w:rsidRDefault="00EA24C4" w:rsidP="00AA6F02"/>
        </w:tc>
        <w:tc>
          <w:tcPr>
            <w:tcW w:w="852" w:type="pct"/>
          </w:tcPr>
          <w:p w14:paraId="7EC5C5D9" w14:textId="77777777" w:rsidR="00EA24C4" w:rsidRPr="00581988" w:rsidRDefault="00EA24C4" w:rsidP="00AA6F02">
            <w:r w:rsidRPr="00581988">
              <w:t>Telephone</w:t>
            </w:r>
          </w:p>
        </w:tc>
        <w:tc>
          <w:tcPr>
            <w:tcW w:w="2509" w:type="pct"/>
          </w:tcPr>
          <w:p w14:paraId="04440DCC" w14:textId="77777777" w:rsidR="00EA24C4" w:rsidRPr="00581988" w:rsidRDefault="00EA24C4" w:rsidP="00AA6F02">
            <w:r w:rsidRPr="00581988">
              <w:t>The telephone number of the main contact.</w:t>
            </w:r>
          </w:p>
        </w:tc>
      </w:tr>
      <w:tr w:rsidR="00EA24C4" w:rsidRPr="003E74F1" w14:paraId="6C89310A" w14:textId="77777777" w:rsidTr="00AA6F02">
        <w:trPr>
          <w:cantSplit/>
          <w:trHeight w:val="429"/>
        </w:trPr>
        <w:tc>
          <w:tcPr>
            <w:tcW w:w="784" w:type="pct"/>
            <w:vMerge/>
          </w:tcPr>
          <w:p w14:paraId="2F06DED7" w14:textId="77777777" w:rsidR="00EA24C4" w:rsidRPr="00581988" w:rsidRDefault="00EA24C4" w:rsidP="00AA6F02"/>
        </w:tc>
        <w:tc>
          <w:tcPr>
            <w:tcW w:w="855" w:type="pct"/>
            <w:gridSpan w:val="2"/>
            <w:vMerge/>
          </w:tcPr>
          <w:p w14:paraId="359FA55D" w14:textId="77777777" w:rsidR="00EA24C4" w:rsidRPr="00581988" w:rsidRDefault="00EA24C4" w:rsidP="00AA6F02">
            <w:pPr>
              <w:rPr>
                <w:b/>
              </w:rPr>
            </w:pPr>
          </w:p>
        </w:tc>
        <w:tc>
          <w:tcPr>
            <w:tcW w:w="852" w:type="pct"/>
          </w:tcPr>
          <w:p w14:paraId="4897B0A9" w14:textId="77777777" w:rsidR="00EA24C4" w:rsidRPr="00581988" w:rsidRDefault="00EA24C4" w:rsidP="00AA6F02">
            <w:r w:rsidRPr="00581988">
              <w:t>E-mail</w:t>
            </w:r>
          </w:p>
        </w:tc>
        <w:tc>
          <w:tcPr>
            <w:tcW w:w="2509" w:type="pct"/>
          </w:tcPr>
          <w:p w14:paraId="7E610EFE" w14:textId="77777777" w:rsidR="00EA24C4" w:rsidRPr="00581988" w:rsidRDefault="00EA24C4" w:rsidP="00AA6F02">
            <w:r w:rsidRPr="00581988">
              <w:t>The e-mail of the main contact.</w:t>
            </w:r>
          </w:p>
        </w:tc>
      </w:tr>
      <w:tr w:rsidR="00EA24C4" w:rsidRPr="003E74F1" w14:paraId="152155F7" w14:textId="77777777" w:rsidTr="00AA6F02">
        <w:trPr>
          <w:cantSplit/>
          <w:trHeight w:val="429"/>
        </w:trPr>
        <w:tc>
          <w:tcPr>
            <w:tcW w:w="784" w:type="pct"/>
            <w:vMerge/>
          </w:tcPr>
          <w:p w14:paraId="662B35C1" w14:textId="77777777" w:rsidR="00EA24C4" w:rsidRPr="00581988" w:rsidRDefault="00EA24C4" w:rsidP="00AA6F02"/>
        </w:tc>
        <w:tc>
          <w:tcPr>
            <w:tcW w:w="855" w:type="pct"/>
            <w:gridSpan w:val="2"/>
            <w:vMerge/>
          </w:tcPr>
          <w:p w14:paraId="22BA2753" w14:textId="77777777" w:rsidR="00EA24C4" w:rsidRPr="00581988" w:rsidRDefault="00EA24C4" w:rsidP="00AA6F02">
            <w:pPr>
              <w:rPr>
                <w:b/>
              </w:rPr>
            </w:pPr>
          </w:p>
        </w:tc>
        <w:tc>
          <w:tcPr>
            <w:tcW w:w="852" w:type="pct"/>
          </w:tcPr>
          <w:p w14:paraId="5A835871" w14:textId="77777777" w:rsidR="00EA24C4" w:rsidRPr="00581988" w:rsidRDefault="00EA24C4" w:rsidP="00AA6F02">
            <w:r w:rsidRPr="00581988">
              <w:t>Additional Information</w:t>
            </w:r>
          </w:p>
        </w:tc>
        <w:tc>
          <w:tcPr>
            <w:tcW w:w="2509" w:type="pct"/>
          </w:tcPr>
          <w:p w14:paraId="7BE4D737" w14:textId="77777777" w:rsidR="00EA24C4" w:rsidRPr="00581988" w:rsidRDefault="00EA24C4" w:rsidP="00AA6F02">
            <w:pPr>
              <w:rPr>
                <w:b/>
              </w:rPr>
            </w:pPr>
            <w:r w:rsidRPr="00581988">
              <w:t>Meant for recording any additional information needed to describe the contact.</w:t>
            </w:r>
          </w:p>
        </w:tc>
      </w:tr>
      <w:tr w:rsidR="00EA24C4" w:rsidRPr="003E74F1" w14:paraId="53CBDA47" w14:textId="77777777" w:rsidTr="00AA6F02">
        <w:trPr>
          <w:cantSplit/>
          <w:trHeight w:val="429"/>
        </w:trPr>
        <w:tc>
          <w:tcPr>
            <w:tcW w:w="784" w:type="pct"/>
            <w:vMerge/>
          </w:tcPr>
          <w:p w14:paraId="3AEB974F" w14:textId="77777777" w:rsidR="00EA24C4" w:rsidRPr="00581988" w:rsidRDefault="00EA24C4" w:rsidP="00AA6F02"/>
        </w:tc>
        <w:tc>
          <w:tcPr>
            <w:tcW w:w="1707" w:type="pct"/>
            <w:gridSpan w:val="3"/>
            <w:tcBorders>
              <w:bottom w:val="nil"/>
            </w:tcBorders>
          </w:tcPr>
          <w:p w14:paraId="7B187C79" w14:textId="77777777" w:rsidR="00EA24C4" w:rsidRPr="00581988" w:rsidRDefault="00EA24C4" w:rsidP="00AA6F02">
            <w:r w:rsidRPr="00581988">
              <w:t>Individual Contacts</w:t>
            </w:r>
          </w:p>
        </w:tc>
        <w:tc>
          <w:tcPr>
            <w:tcW w:w="2509" w:type="pct"/>
          </w:tcPr>
          <w:p w14:paraId="756C38CC" w14:textId="77777777" w:rsidR="00EA24C4" w:rsidRPr="00581988" w:rsidRDefault="00EA24C4" w:rsidP="00AA6F02">
            <w:pPr>
              <w:rPr>
                <w:b/>
              </w:rPr>
            </w:pPr>
            <w:r w:rsidRPr="00581988">
              <w:t>Elements describing other individual contacts of the organization.</w:t>
            </w:r>
          </w:p>
        </w:tc>
      </w:tr>
      <w:tr w:rsidR="00EA24C4" w:rsidRPr="003E74F1" w14:paraId="44BB8A75" w14:textId="77777777" w:rsidTr="00AA6F02">
        <w:trPr>
          <w:cantSplit/>
          <w:trHeight w:val="429"/>
        </w:trPr>
        <w:tc>
          <w:tcPr>
            <w:tcW w:w="784" w:type="pct"/>
            <w:vMerge/>
          </w:tcPr>
          <w:p w14:paraId="4E81AC7C" w14:textId="77777777" w:rsidR="00EA24C4" w:rsidRPr="00581988" w:rsidRDefault="00EA24C4" w:rsidP="00AA6F02"/>
        </w:tc>
        <w:tc>
          <w:tcPr>
            <w:tcW w:w="855" w:type="pct"/>
            <w:gridSpan w:val="2"/>
            <w:vMerge w:val="restart"/>
            <w:tcBorders>
              <w:top w:val="nil"/>
            </w:tcBorders>
          </w:tcPr>
          <w:p w14:paraId="5FC2F0F4" w14:textId="77777777" w:rsidR="00EA24C4" w:rsidRPr="00581988" w:rsidRDefault="00EA24C4" w:rsidP="00AA6F02"/>
        </w:tc>
        <w:tc>
          <w:tcPr>
            <w:tcW w:w="852" w:type="pct"/>
          </w:tcPr>
          <w:p w14:paraId="54A2ADA9" w14:textId="77777777" w:rsidR="00EA24C4" w:rsidRPr="00581988" w:rsidRDefault="00EA24C4" w:rsidP="00AA6F02">
            <w:r w:rsidRPr="00581988">
              <w:t>Name</w:t>
            </w:r>
          </w:p>
        </w:tc>
        <w:tc>
          <w:tcPr>
            <w:tcW w:w="2509" w:type="pct"/>
          </w:tcPr>
          <w:p w14:paraId="7FED113F" w14:textId="77777777" w:rsidR="00EA24C4" w:rsidRPr="00581988" w:rsidRDefault="00EA24C4" w:rsidP="00AA6F02">
            <w:pPr>
              <w:rPr>
                <w:b/>
              </w:rPr>
            </w:pPr>
            <w:r w:rsidRPr="00581988">
              <w:t>The full name of the contact person.</w:t>
            </w:r>
          </w:p>
        </w:tc>
      </w:tr>
      <w:tr w:rsidR="00EA24C4" w:rsidRPr="003E74F1" w14:paraId="7FC0922D" w14:textId="77777777" w:rsidTr="00AA6F02">
        <w:trPr>
          <w:cantSplit/>
          <w:trHeight w:val="429"/>
        </w:trPr>
        <w:tc>
          <w:tcPr>
            <w:tcW w:w="784" w:type="pct"/>
            <w:vMerge/>
          </w:tcPr>
          <w:p w14:paraId="69BB8BFC" w14:textId="77777777" w:rsidR="00EA24C4" w:rsidRPr="00581988" w:rsidRDefault="00EA24C4" w:rsidP="00AA6F02"/>
        </w:tc>
        <w:tc>
          <w:tcPr>
            <w:tcW w:w="855" w:type="pct"/>
            <w:gridSpan w:val="2"/>
            <w:vMerge/>
          </w:tcPr>
          <w:p w14:paraId="5AF62873" w14:textId="77777777" w:rsidR="00EA24C4" w:rsidRPr="00581988" w:rsidRDefault="00EA24C4" w:rsidP="00AA6F02"/>
        </w:tc>
        <w:tc>
          <w:tcPr>
            <w:tcW w:w="852" w:type="pct"/>
          </w:tcPr>
          <w:p w14:paraId="307A9ED1" w14:textId="77777777" w:rsidR="00EA24C4" w:rsidRPr="00581988" w:rsidRDefault="00EA24C4" w:rsidP="00AA6F02">
            <w:r w:rsidRPr="00581988">
              <w:t>Role</w:t>
            </w:r>
          </w:p>
        </w:tc>
        <w:tc>
          <w:tcPr>
            <w:tcW w:w="2509" w:type="pct"/>
          </w:tcPr>
          <w:p w14:paraId="6B2B8600" w14:textId="77777777" w:rsidR="00EA24C4" w:rsidRPr="00581988" w:rsidRDefault="00EA24C4" w:rsidP="00AA6F02">
            <w:r w:rsidRPr="00581988">
              <w:t>The role of the contact person.</w:t>
            </w:r>
          </w:p>
        </w:tc>
      </w:tr>
      <w:tr w:rsidR="00EA24C4" w:rsidRPr="003E74F1" w14:paraId="028AD3CA" w14:textId="77777777" w:rsidTr="00AA6F02">
        <w:trPr>
          <w:cantSplit/>
          <w:trHeight w:val="429"/>
        </w:trPr>
        <w:tc>
          <w:tcPr>
            <w:tcW w:w="784" w:type="pct"/>
            <w:vMerge/>
          </w:tcPr>
          <w:p w14:paraId="19B4C302" w14:textId="77777777" w:rsidR="00EA24C4" w:rsidRPr="00581988" w:rsidRDefault="00EA24C4" w:rsidP="00AA6F02"/>
        </w:tc>
        <w:tc>
          <w:tcPr>
            <w:tcW w:w="855" w:type="pct"/>
            <w:gridSpan w:val="2"/>
            <w:vMerge/>
          </w:tcPr>
          <w:p w14:paraId="46A9E48A" w14:textId="77777777" w:rsidR="00EA24C4" w:rsidRPr="00581988" w:rsidRDefault="00EA24C4" w:rsidP="00AA6F02"/>
        </w:tc>
        <w:tc>
          <w:tcPr>
            <w:tcW w:w="852" w:type="pct"/>
          </w:tcPr>
          <w:p w14:paraId="7EB1608A" w14:textId="77777777" w:rsidR="00EA24C4" w:rsidRPr="00581988" w:rsidRDefault="00EA24C4" w:rsidP="00AA6F02">
            <w:r w:rsidRPr="00581988">
              <w:t>Telephone</w:t>
            </w:r>
          </w:p>
        </w:tc>
        <w:tc>
          <w:tcPr>
            <w:tcW w:w="2509" w:type="pct"/>
          </w:tcPr>
          <w:p w14:paraId="75D1893D" w14:textId="77777777" w:rsidR="00EA24C4" w:rsidRPr="00581988" w:rsidRDefault="00EA24C4" w:rsidP="00AA6F02">
            <w:r w:rsidRPr="00581988">
              <w:t>The telephone number of the contact person.</w:t>
            </w:r>
          </w:p>
        </w:tc>
      </w:tr>
      <w:tr w:rsidR="00EA24C4" w:rsidRPr="003E74F1" w14:paraId="4792DADA" w14:textId="77777777" w:rsidTr="00AA6F02">
        <w:trPr>
          <w:cantSplit/>
          <w:trHeight w:val="429"/>
        </w:trPr>
        <w:tc>
          <w:tcPr>
            <w:tcW w:w="784" w:type="pct"/>
            <w:vMerge/>
          </w:tcPr>
          <w:p w14:paraId="22EB8BC8" w14:textId="77777777" w:rsidR="00EA24C4" w:rsidRPr="00581988" w:rsidRDefault="00EA24C4" w:rsidP="00AA6F02"/>
        </w:tc>
        <w:tc>
          <w:tcPr>
            <w:tcW w:w="855" w:type="pct"/>
            <w:gridSpan w:val="2"/>
            <w:vMerge/>
          </w:tcPr>
          <w:p w14:paraId="415E2F41" w14:textId="77777777" w:rsidR="00EA24C4" w:rsidRPr="00581988" w:rsidRDefault="00EA24C4" w:rsidP="00AA6F02"/>
        </w:tc>
        <w:tc>
          <w:tcPr>
            <w:tcW w:w="852" w:type="pct"/>
          </w:tcPr>
          <w:p w14:paraId="5547B8EA" w14:textId="77777777" w:rsidR="00EA24C4" w:rsidRPr="00581988" w:rsidRDefault="00EA24C4" w:rsidP="00AA6F02">
            <w:r w:rsidRPr="00581988">
              <w:t>E-mail</w:t>
            </w:r>
          </w:p>
        </w:tc>
        <w:tc>
          <w:tcPr>
            <w:tcW w:w="2509" w:type="pct"/>
          </w:tcPr>
          <w:p w14:paraId="3B8DBCDA" w14:textId="77777777" w:rsidR="00EA24C4" w:rsidRPr="00581988" w:rsidRDefault="00EA24C4" w:rsidP="00AA6F02">
            <w:r w:rsidRPr="00581988">
              <w:t>The e-mail of the contact person.</w:t>
            </w:r>
          </w:p>
        </w:tc>
      </w:tr>
      <w:tr w:rsidR="00EA24C4" w:rsidRPr="003E74F1" w14:paraId="5B3F32F3" w14:textId="77777777" w:rsidTr="00AA6F02">
        <w:trPr>
          <w:cantSplit/>
          <w:trHeight w:val="429"/>
        </w:trPr>
        <w:tc>
          <w:tcPr>
            <w:tcW w:w="784" w:type="pct"/>
            <w:vMerge/>
          </w:tcPr>
          <w:p w14:paraId="67E2A6FF" w14:textId="77777777" w:rsidR="00EA24C4" w:rsidRPr="00581988" w:rsidRDefault="00EA24C4" w:rsidP="00AA6F02"/>
        </w:tc>
        <w:tc>
          <w:tcPr>
            <w:tcW w:w="855" w:type="pct"/>
            <w:gridSpan w:val="2"/>
            <w:vMerge/>
          </w:tcPr>
          <w:p w14:paraId="7D2D819D" w14:textId="77777777" w:rsidR="00EA24C4" w:rsidRPr="00581988" w:rsidRDefault="00EA24C4" w:rsidP="00AA6F02"/>
        </w:tc>
        <w:tc>
          <w:tcPr>
            <w:tcW w:w="852" w:type="pct"/>
          </w:tcPr>
          <w:p w14:paraId="55D26356" w14:textId="77777777" w:rsidR="00EA24C4" w:rsidRPr="00581988" w:rsidRDefault="00EA24C4" w:rsidP="00AA6F02">
            <w:r w:rsidRPr="00581988">
              <w:t>Additional Information</w:t>
            </w:r>
          </w:p>
        </w:tc>
        <w:tc>
          <w:tcPr>
            <w:tcW w:w="2509" w:type="pct"/>
          </w:tcPr>
          <w:p w14:paraId="0339CB76" w14:textId="77777777" w:rsidR="00EA24C4" w:rsidRPr="00581988" w:rsidRDefault="00EA24C4" w:rsidP="00AA6F02">
            <w:r w:rsidRPr="00581988">
              <w:t>Meant for recording any additional information needed to describe the contact.</w:t>
            </w:r>
          </w:p>
        </w:tc>
      </w:tr>
      <w:tr w:rsidR="00EA24C4" w:rsidRPr="003E74F1" w14:paraId="167DBA45" w14:textId="77777777" w:rsidTr="00AA6F02">
        <w:trPr>
          <w:cantSplit/>
          <w:trHeight w:val="429"/>
        </w:trPr>
        <w:tc>
          <w:tcPr>
            <w:tcW w:w="2491" w:type="pct"/>
            <w:gridSpan w:val="4"/>
            <w:tcBorders>
              <w:bottom w:val="nil"/>
            </w:tcBorders>
          </w:tcPr>
          <w:p w14:paraId="22928041" w14:textId="77777777" w:rsidR="00EA24C4" w:rsidRPr="00581988" w:rsidRDefault="00EA24C4" w:rsidP="00AA6F02">
            <w:pPr>
              <w:rPr>
                <w:color w:val="000000"/>
              </w:rPr>
            </w:pPr>
            <w:r w:rsidRPr="00581988">
              <w:t>Archive Organization</w:t>
            </w:r>
          </w:p>
        </w:tc>
        <w:tc>
          <w:tcPr>
            <w:tcW w:w="2509" w:type="pct"/>
          </w:tcPr>
          <w:p w14:paraId="694EFE46" w14:textId="77777777" w:rsidR="00EA24C4" w:rsidRPr="00581988" w:rsidRDefault="00EA24C4" w:rsidP="00AA6F02">
            <w:r w:rsidRPr="00581988">
              <w:t>Elements describing the Archive.</w:t>
            </w:r>
          </w:p>
        </w:tc>
      </w:tr>
      <w:tr w:rsidR="00EA24C4" w:rsidRPr="003E74F1" w14:paraId="4F6E0AD5" w14:textId="77777777" w:rsidTr="00AA6F02">
        <w:trPr>
          <w:cantSplit/>
          <w:trHeight w:val="429"/>
        </w:trPr>
        <w:tc>
          <w:tcPr>
            <w:tcW w:w="784" w:type="pct"/>
            <w:vMerge w:val="restart"/>
            <w:tcBorders>
              <w:top w:val="nil"/>
            </w:tcBorders>
          </w:tcPr>
          <w:p w14:paraId="705F9FB0" w14:textId="77777777" w:rsidR="00EA24C4" w:rsidRPr="00581988" w:rsidRDefault="00EA24C4" w:rsidP="00AA6F02"/>
        </w:tc>
        <w:tc>
          <w:tcPr>
            <w:tcW w:w="1707" w:type="pct"/>
            <w:gridSpan w:val="3"/>
          </w:tcPr>
          <w:p w14:paraId="1F7E0CBD" w14:textId="77777777" w:rsidR="00EA24C4" w:rsidRPr="00581988" w:rsidRDefault="00EA24C4" w:rsidP="00AA6F02">
            <w:r w:rsidRPr="00581988">
              <w:t>Organization name</w:t>
            </w:r>
          </w:p>
        </w:tc>
        <w:tc>
          <w:tcPr>
            <w:tcW w:w="2509" w:type="pct"/>
          </w:tcPr>
          <w:p w14:paraId="41BB746B" w14:textId="77777777" w:rsidR="00EA24C4" w:rsidRPr="00581988" w:rsidRDefault="00EA24C4" w:rsidP="00AA6F02">
            <w:r w:rsidRPr="00581988">
              <w:t>The official name of the organization</w:t>
            </w:r>
          </w:p>
        </w:tc>
      </w:tr>
      <w:tr w:rsidR="00EA24C4" w:rsidRPr="003E74F1" w14:paraId="6C294893" w14:textId="77777777" w:rsidTr="00AA6F02">
        <w:trPr>
          <w:cantSplit/>
          <w:trHeight w:val="429"/>
        </w:trPr>
        <w:tc>
          <w:tcPr>
            <w:tcW w:w="784" w:type="pct"/>
            <w:vMerge/>
          </w:tcPr>
          <w:p w14:paraId="4BA25EAD" w14:textId="77777777" w:rsidR="00EA24C4" w:rsidRPr="00581988" w:rsidRDefault="00EA24C4" w:rsidP="00AA6F02"/>
        </w:tc>
        <w:tc>
          <w:tcPr>
            <w:tcW w:w="1707" w:type="pct"/>
            <w:gridSpan w:val="3"/>
            <w:tcBorders>
              <w:bottom w:val="nil"/>
            </w:tcBorders>
          </w:tcPr>
          <w:p w14:paraId="2F16EFC3" w14:textId="77777777" w:rsidR="00EA24C4" w:rsidRPr="00581988" w:rsidRDefault="00EA24C4" w:rsidP="00AA6F02">
            <w:pPr>
              <w:rPr>
                <w:color w:val="000000"/>
              </w:rPr>
            </w:pPr>
            <w:r w:rsidRPr="00581988">
              <w:rPr>
                <w:color w:val="000000"/>
              </w:rPr>
              <w:t>Main Contact</w:t>
            </w:r>
          </w:p>
        </w:tc>
        <w:tc>
          <w:tcPr>
            <w:tcW w:w="2509" w:type="pct"/>
          </w:tcPr>
          <w:p w14:paraId="1DF8C84F" w14:textId="77777777" w:rsidR="00EA24C4" w:rsidRPr="00581988" w:rsidRDefault="00EA24C4" w:rsidP="00AA6F02">
            <w:r w:rsidRPr="00581988">
              <w:t>Elements describing the main contact of the transfer project.</w:t>
            </w:r>
          </w:p>
        </w:tc>
      </w:tr>
      <w:tr w:rsidR="00EA24C4" w:rsidRPr="003E74F1" w14:paraId="5AAAE9F8" w14:textId="77777777" w:rsidTr="00AA6F02">
        <w:trPr>
          <w:cantSplit/>
          <w:trHeight w:val="429"/>
        </w:trPr>
        <w:tc>
          <w:tcPr>
            <w:tcW w:w="784" w:type="pct"/>
            <w:vMerge/>
          </w:tcPr>
          <w:p w14:paraId="06D2335B" w14:textId="77777777" w:rsidR="00EA24C4" w:rsidRPr="00581988" w:rsidRDefault="00EA24C4" w:rsidP="00AA6F02"/>
        </w:tc>
        <w:tc>
          <w:tcPr>
            <w:tcW w:w="855" w:type="pct"/>
            <w:gridSpan w:val="2"/>
            <w:vMerge w:val="restart"/>
            <w:tcBorders>
              <w:top w:val="nil"/>
            </w:tcBorders>
          </w:tcPr>
          <w:p w14:paraId="4908D897" w14:textId="77777777" w:rsidR="00EA24C4" w:rsidRPr="00581988" w:rsidRDefault="00EA24C4" w:rsidP="00AA6F02"/>
        </w:tc>
        <w:tc>
          <w:tcPr>
            <w:tcW w:w="852" w:type="pct"/>
          </w:tcPr>
          <w:p w14:paraId="7369EAF9" w14:textId="77777777" w:rsidR="00EA24C4" w:rsidRPr="00581988" w:rsidRDefault="00EA24C4" w:rsidP="00AA6F02">
            <w:r w:rsidRPr="00581988">
              <w:t>Address</w:t>
            </w:r>
          </w:p>
        </w:tc>
        <w:tc>
          <w:tcPr>
            <w:tcW w:w="2509" w:type="pct"/>
          </w:tcPr>
          <w:p w14:paraId="416855A8" w14:textId="77777777" w:rsidR="00EA24C4" w:rsidRPr="00581988" w:rsidRDefault="00EA24C4" w:rsidP="00AA6F02">
            <w:r w:rsidRPr="00581988">
              <w:t>The address of the main contact.</w:t>
            </w:r>
          </w:p>
        </w:tc>
      </w:tr>
      <w:tr w:rsidR="00EA24C4" w:rsidRPr="003E74F1" w14:paraId="739DB3D5" w14:textId="77777777" w:rsidTr="00AA6F02">
        <w:trPr>
          <w:cantSplit/>
          <w:trHeight w:val="429"/>
        </w:trPr>
        <w:tc>
          <w:tcPr>
            <w:tcW w:w="784" w:type="pct"/>
            <w:vMerge/>
          </w:tcPr>
          <w:p w14:paraId="69DEA40F" w14:textId="77777777" w:rsidR="00EA24C4" w:rsidRPr="00581988" w:rsidRDefault="00EA24C4" w:rsidP="00AA6F02"/>
        </w:tc>
        <w:tc>
          <w:tcPr>
            <w:tcW w:w="855" w:type="pct"/>
            <w:gridSpan w:val="2"/>
            <w:vMerge/>
          </w:tcPr>
          <w:p w14:paraId="1D48D2E8" w14:textId="77777777" w:rsidR="00EA24C4" w:rsidRPr="00581988" w:rsidRDefault="00EA24C4" w:rsidP="00AA6F02"/>
        </w:tc>
        <w:tc>
          <w:tcPr>
            <w:tcW w:w="852" w:type="pct"/>
          </w:tcPr>
          <w:p w14:paraId="0DCFC0A3" w14:textId="77777777" w:rsidR="00EA24C4" w:rsidRPr="00581988" w:rsidRDefault="00EA24C4" w:rsidP="00AA6F02">
            <w:r w:rsidRPr="00581988">
              <w:t>Telephone</w:t>
            </w:r>
          </w:p>
        </w:tc>
        <w:tc>
          <w:tcPr>
            <w:tcW w:w="2509" w:type="pct"/>
          </w:tcPr>
          <w:p w14:paraId="761DE316" w14:textId="77777777" w:rsidR="00EA24C4" w:rsidRPr="00581988" w:rsidRDefault="00EA24C4" w:rsidP="00AA6F02">
            <w:r w:rsidRPr="00581988">
              <w:t>The telephone number of the main contact.</w:t>
            </w:r>
          </w:p>
        </w:tc>
      </w:tr>
      <w:tr w:rsidR="00EA24C4" w:rsidRPr="003E74F1" w14:paraId="3668CD6A" w14:textId="77777777" w:rsidTr="00AA6F02">
        <w:trPr>
          <w:cantSplit/>
          <w:trHeight w:val="429"/>
        </w:trPr>
        <w:tc>
          <w:tcPr>
            <w:tcW w:w="784" w:type="pct"/>
            <w:vMerge/>
          </w:tcPr>
          <w:p w14:paraId="0408E180" w14:textId="77777777" w:rsidR="00EA24C4" w:rsidRPr="00581988" w:rsidRDefault="00EA24C4" w:rsidP="00AA6F02"/>
        </w:tc>
        <w:tc>
          <w:tcPr>
            <w:tcW w:w="855" w:type="pct"/>
            <w:gridSpan w:val="2"/>
            <w:vMerge/>
          </w:tcPr>
          <w:p w14:paraId="63BFAD5C" w14:textId="77777777" w:rsidR="00EA24C4" w:rsidRPr="00581988" w:rsidRDefault="00EA24C4" w:rsidP="00AA6F02">
            <w:pPr>
              <w:rPr>
                <w:b/>
              </w:rPr>
            </w:pPr>
          </w:p>
        </w:tc>
        <w:tc>
          <w:tcPr>
            <w:tcW w:w="852" w:type="pct"/>
          </w:tcPr>
          <w:p w14:paraId="4B6A95A9" w14:textId="77777777" w:rsidR="00EA24C4" w:rsidRPr="00581988" w:rsidRDefault="00EA24C4" w:rsidP="00AA6F02">
            <w:r w:rsidRPr="00581988">
              <w:t>E-mail</w:t>
            </w:r>
          </w:p>
        </w:tc>
        <w:tc>
          <w:tcPr>
            <w:tcW w:w="2509" w:type="pct"/>
          </w:tcPr>
          <w:p w14:paraId="52FC5C2B" w14:textId="77777777" w:rsidR="00EA24C4" w:rsidRPr="00581988" w:rsidRDefault="00EA24C4" w:rsidP="00AA6F02">
            <w:r w:rsidRPr="00581988">
              <w:t>The e-mail of the main contact.</w:t>
            </w:r>
          </w:p>
        </w:tc>
      </w:tr>
      <w:tr w:rsidR="00EA24C4" w:rsidRPr="003E74F1" w14:paraId="04D3DC9F" w14:textId="77777777" w:rsidTr="00AA6F02">
        <w:trPr>
          <w:cantSplit/>
          <w:trHeight w:val="429"/>
        </w:trPr>
        <w:tc>
          <w:tcPr>
            <w:tcW w:w="784" w:type="pct"/>
            <w:vMerge/>
          </w:tcPr>
          <w:p w14:paraId="6D9D35A5" w14:textId="77777777" w:rsidR="00EA24C4" w:rsidRPr="00581988" w:rsidRDefault="00EA24C4" w:rsidP="00AA6F02"/>
        </w:tc>
        <w:tc>
          <w:tcPr>
            <w:tcW w:w="855" w:type="pct"/>
            <w:gridSpan w:val="2"/>
            <w:vMerge/>
          </w:tcPr>
          <w:p w14:paraId="431FE87D" w14:textId="77777777" w:rsidR="00EA24C4" w:rsidRPr="00581988" w:rsidRDefault="00EA24C4" w:rsidP="00AA6F02">
            <w:pPr>
              <w:rPr>
                <w:b/>
              </w:rPr>
            </w:pPr>
          </w:p>
        </w:tc>
        <w:tc>
          <w:tcPr>
            <w:tcW w:w="852" w:type="pct"/>
          </w:tcPr>
          <w:p w14:paraId="3A26CC77" w14:textId="77777777" w:rsidR="00EA24C4" w:rsidRPr="00581988" w:rsidRDefault="00EA24C4" w:rsidP="00AA6F02">
            <w:r w:rsidRPr="00581988">
              <w:t>Additional Information</w:t>
            </w:r>
          </w:p>
        </w:tc>
        <w:tc>
          <w:tcPr>
            <w:tcW w:w="2509" w:type="pct"/>
          </w:tcPr>
          <w:p w14:paraId="7D7ECEE3" w14:textId="77777777" w:rsidR="00EA24C4" w:rsidRPr="00581988" w:rsidRDefault="00EA24C4" w:rsidP="00AA6F02">
            <w:r w:rsidRPr="00581988">
              <w:t>Meant for recording any additional information needed to describe the contact.</w:t>
            </w:r>
          </w:p>
        </w:tc>
      </w:tr>
      <w:tr w:rsidR="00EA24C4" w:rsidRPr="003E74F1" w14:paraId="30C6D11A" w14:textId="77777777" w:rsidTr="00AA6F02">
        <w:trPr>
          <w:cantSplit/>
          <w:trHeight w:val="429"/>
        </w:trPr>
        <w:tc>
          <w:tcPr>
            <w:tcW w:w="784" w:type="pct"/>
            <w:vMerge/>
          </w:tcPr>
          <w:p w14:paraId="4EC36081" w14:textId="77777777" w:rsidR="00EA24C4" w:rsidRPr="00581988" w:rsidRDefault="00EA24C4" w:rsidP="00AA6F02"/>
        </w:tc>
        <w:tc>
          <w:tcPr>
            <w:tcW w:w="1707" w:type="pct"/>
            <w:gridSpan w:val="3"/>
            <w:tcBorders>
              <w:bottom w:val="nil"/>
            </w:tcBorders>
          </w:tcPr>
          <w:p w14:paraId="385A1D2A" w14:textId="77777777" w:rsidR="00EA24C4" w:rsidRPr="00581988" w:rsidRDefault="00EA24C4" w:rsidP="00AA6F02">
            <w:r w:rsidRPr="00581988">
              <w:t>Individual Contacts</w:t>
            </w:r>
          </w:p>
        </w:tc>
        <w:tc>
          <w:tcPr>
            <w:tcW w:w="2509" w:type="pct"/>
          </w:tcPr>
          <w:p w14:paraId="741DA81A" w14:textId="77777777" w:rsidR="00EA24C4" w:rsidRPr="00581988" w:rsidRDefault="00EA24C4" w:rsidP="00AA6F02">
            <w:r w:rsidRPr="00581988">
              <w:t>Elements describing other individual contacts of the organization.</w:t>
            </w:r>
          </w:p>
        </w:tc>
      </w:tr>
      <w:tr w:rsidR="00EA24C4" w:rsidRPr="003E74F1" w14:paraId="15F2DAF1" w14:textId="77777777" w:rsidTr="00AA6F02">
        <w:trPr>
          <w:cantSplit/>
          <w:trHeight w:val="429"/>
        </w:trPr>
        <w:tc>
          <w:tcPr>
            <w:tcW w:w="784" w:type="pct"/>
            <w:vMerge/>
          </w:tcPr>
          <w:p w14:paraId="56509C66" w14:textId="77777777" w:rsidR="00EA24C4" w:rsidRPr="00581988" w:rsidRDefault="00EA24C4" w:rsidP="00AA6F02"/>
        </w:tc>
        <w:tc>
          <w:tcPr>
            <w:tcW w:w="855" w:type="pct"/>
            <w:gridSpan w:val="2"/>
            <w:vMerge w:val="restart"/>
            <w:tcBorders>
              <w:top w:val="nil"/>
            </w:tcBorders>
          </w:tcPr>
          <w:p w14:paraId="6D8CD99B" w14:textId="77777777" w:rsidR="00EA24C4" w:rsidRPr="00581988" w:rsidRDefault="00EA24C4" w:rsidP="00AA6F02"/>
        </w:tc>
        <w:tc>
          <w:tcPr>
            <w:tcW w:w="852" w:type="pct"/>
          </w:tcPr>
          <w:p w14:paraId="4F85065E" w14:textId="77777777" w:rsidR="00EA24C4" w:rsidRPr="00581988" w:rsidRDefault="00EA24C4" w:rsidP="00AA6F02">
            <w:r w:rsidRPr="00581988">
              <w:t>Name</w:t>
            </w:r>
          </w:p>
        </w:tc>
        <w:tc>
          <w:tcPr>
            <w:tcW w:w="2509" w:type="pct"/>
          </w:tcPr>
          <w:p w14:paraId="3D52361D" w14:textId="77777777" w:rsidR="00EA24C4" w:rsidRPr="00581988" w:rsidRDefault="00EA24C4" w:rsidP="00AA6F02">
            <w:r w:rsidRPr="00581988">
              <w:t>The full name of the contact person.</w:t>
            </w:r>
          </w:p>
        </w:tc>
      </w:tr>
      <w:tr w:rsidR="00EA24C4" w:rsidRPr="003E74F1" w14:paraId="61C037B0" w14:textId="77777777" w:rsidTr="00AA6F02">
        <w:trPr>
          <w:cantSplit/>
          <w:trHeight w:val="429"/>
        </w:trPr>
        <w:tc>
          <w:tcPr>
            <w:tcW w:w="784" w:type="pct"/>
            <w:vMerge/>
          </w:tcPr>
          <w:p w14:paraId="20C61250" w14:textId="77777777" w:rsidR="00EA24C4" w:rsidRPr="00581988" w:rsidRDefault="00EA24C4" w:rsidP="00AA6F02"/>
        </w:tc>
        <w:tc>
          <w:tcPr>
            <w:tcW w:w="855" w:type="pct"/>
            <w:gridSpan w:val="2"/>
            <w:vMerge/>
          </w:tcPr>
          <w:p w14:paraId="69B95AD5" w14:textId="77777777" w:rsidR="00EA24C4" w:rsidRPr="00581988" w:rsidRDefault="00EA24C4" w:rsidP="00AA6F02"/>
        </w:tc>
        <w:tc>
          <w:tcPr>
            <w:tcW w:w="852" w:type="pct"/>
          </w:tcPr>
          <w:p w14:paraId="06DE7A12" w14:textId="77777777" w:rsidR="00EA24C4" w:rsidRPr="00581988" w:rsidRDefault="00EA24C4" w:rsidP="00AA6F02">
            <w:r w:rsidRPr="00581988">
              <w:t>Role</w:t>
            </w:r>
          </w:p>
        </w:tc>
        <w:tc>
          <w:tcPr>
            <w:tcW w:w="2509" w:type="pct"/>
          </w:tcPr>
          <w:p w14:paraId="1FFDAC1A" w14:textId="77777777" w:rsidR="00EA24C4" w:rsidRPr="00581988" w:rsidRDefault="00EA24C4" w:rsidP="00AA6F02">
            <w:r w:rsidRPr="00581988">
              <w:t>The role of the contact person.</w:t>
            </w:r>
          </w:p>
        </w:tc>
      </w:tr>
      <w:tr w:rsidR="00EA24C4" w:rsidRPr="003E74F1" w14:paraId="494DE814" w14:textId="77777777" w:rsidTr="00AA6F02">
        <w:trPr>
          <w:cantSplit/>
          <w:trHeight w:val="429"/>
        </w:trPr>
        <w:tc>
          <w:tcPr>
            <w:tcW w:w="784" w:type="pct"/>
            <w:vMerge/>
          </w:tcPr>
          <w:p w14:paraId="26253767" w14:textId="77777777" w:rsidR="00EA24C4" w:rsidRPr="00581988" w:rsidRDefault="00EA24C4" w:rsidP="00AA6F02"/>
        </w:tc>
        <w:tc>
          <w:tcPr>
            <w:tcW w:w="855" w:type="pct"/>
            <w:gridSpan w:val="2"/>
            <w:vMerge/>
          </w:tcPr>
          <w:p w14:paraId="7CCB236F" w14:textId="77777777" w:rsidR="00EA24C4" w:rsidRPr="00581988" w:rsidRDefault="00EA24C4" w:rsidP="00AA6F02"/>
        </w:tc>
        <w:tc>
          <w:tcPr>
            <w:tcW w:w="852" w:type="pct"/>
          </w:tcPr>
          <w:p w14:paraId="181B624C" w14:textId="77777777" w:rsidR="00EA24C4" w:rsidRPr="00581988" w:rsidRDefault="00EA24C4" w:rsidP="00AA6F02">
            <w:r w:rsidRPr="00581988">
              <w:t>Telephone</w:t>
            </w:r>
          </w:p>
        </w:tc>
        <w:tc>
          <w:tcPr>
            <w:tcW w:w="2509" w:type="pct"/>
          </w:tcPr>
          <w:p w14:paraId="6D96B295" w14:textId="77777777" w:rsidR="00EA24C4" w:rsidRPr="00581988" w:rsidRDefault="00EA24C4" w:rsidP="00AA6F02">
            <w:r w:rsidRPr="00581988">
              <w:t>The telephone number of the contact person.</w:t>
            </w:r>
          </w:p>
        </w:tc>
      </w:tr>
      <w:tr w:rsidR="00EA24C4" w:rsidRPr="003E74F1" w14:paraId="02BDC519" w14:textId="77777777" w:rsidTr="00AA6F02">
        <w:trPr>
          <w:cantSplit/>
          <w:trHeight w:val="429"/>
        </w:trPr>
        <w:tc>
          <w:tcPr>
            <w:tcW w:w="784" w:type="pct"/>
            <w:vMerge/>
          </w:tcPr>
          <w:p w14:paraId="4CCD1B1C" w14:textId="77777777" w:rsidR="00EA24C4" w:rsidRPr="00581988" w:rsidRDefault="00EA24C4" w:rsidP="00AA6F02"/>
        </w:tc>
        <w:tc>
          <w:tcPr>
            <w:tcW w:w="855" w:type="pct"/>
            <w:gridSpan w:val="2"/>
            <w:vMerge/>
          </w:tcPr>
          <w:p w14:paraId="7395E4D3" w14:textId="77777777" w:rsidR="00EA24C4" w:rsidRPr="00581988" w:rsidRDefault="00EA24C4" w:rsidP="00AA6F02"/>
        </w:tc>
        <w:tc>
          <w:tcPr>
            <w:tcW w:w="852" w:type="pct"/>
          </w:tcPr>
          <w:p w14:paraId="587862D2" w14:textId="77777777" w:rsidR="00EA24C4" w:rsidRPr="00581988" w:rsidRDefault="00EA24C4" w:rsidP="00AA6F02">
            <w:r w:rsidRPr="00581988">
              <w:t>E-mail</w:t>
            </w:r>
          </w:p>
        </w:tc>
        <w:tc>
          <w:tcPr>
            <w:tcW w:w="2509" w:type="pct"/>
          </w:tcPr>
          <w:p w14:paraId="1D73E8FC" w14:textId="77777777" w:rsidR="00EA24C4" w:rsidRPr="00581988" w:rsidRDefault="00EA24C4" w:rsidP="00AA6F02">
            <w:r w:rsidRPr="00581988">
              <w:t>The e-mail of the contact person.</w:t>
            </w:r>
          </w:p>
        </w:tc>
      </w:tr>
      <w:tr w:rsidR="00EA24C4" w:rsidRPr="003E74F1" w14:paraId="422E5D6A" w14:textId="77777777" w:rsidTr="00AA6F02">
        <w:trPr>
          <w:cantSplit/>
          <w:trHeight w:val="429"/>
        </w:trPr>
        <w:tc>
          <w:tcPr>
            <w:tcW w:w="784" w:type="pct"/>
            <w:vMerge/>
          </w:tcPr>
          <w:p w14:paraId="453EF060" w14:textId="77777777" w:rsidR="00EA24C4" w:rsidRPr="00581988" w:rsidRDefault="00EA24C4" w:rsidP="00AA6F02"/>
        </w:tc>
        <w:tc>
          <w:tcPr>
            <w:tcW w:w="855" w:type="pct"/>
            <w:gridSpan w:val="2"/>
            <w:vMerge/>
          </w:tcPr>
          <w:p w14:paraId="1A9877BC" w14:textId="77777777" w:rsidR="00EA24C4" w:rsidRPr="00581988" w:rsidRDefault="00EA24C4" w:rsidP="00AA6F02"/>
        </w:tc>
        <w:tc>
          <w:tcPr>
            <w:tcW w:w="852" w:type="pct"/>
          </w:tcPr>
          <w:p w14:paraId="66361E24" w14:textId="77777777" w:rsidR="00EA24C4" w:rsidRPr="00581988" w:rsidRDefault="00EA24C4" w:rsidP="00AA6F02">
            <w:r w:rsidRPr="00581988">
              <w:t>Additional Information</w:t>
            </w:r>
          </w:p>
        </w:tc>
        <w:tc>
          <w:tcPr>
            <w:tcW w:w="2509" w:type="pct"/>
          </w:tcPr>
          <w:p w14:paraId="452F49C8" w14:textId="77777777" w:rsidR="00EA24C4" w:rsidRPr="00581988" w:rsidRDefault="00F26098" w:rsidP="00AA6F02">
            <w:r w:rsidRPr="00581988">
              <w:t>Element</w:t>
            </w:r>
            <w:r w:rsidR="00EA24C4" w:rsidRPr="00581988">
              <w:t xml:space="preserve"> for recording any additional information needed to describe the contact.</w:t>
            </w:r>
          </w:p>
        </w:tc>
      </w:tr>
      <w:tr w:rsidR="00EA24C4" w:rsidRPr="003E74F1" w14:paraId="6BA9E919" w14:textId="77777777" w:rsidTr="00AA6F02">
        <w:trPr>
          <w:cantSplit/>
          <w:trHeight w:val="429"/>
        </w:trPr>
        <w:tc>
          <w:tcPr>
            <w:tcW w:w="2491" w:type="pct"/>
            <w:gridSpan w:val="4"/>
            <w:tcBorders>
              <w:bottom w:val="nil"/>
            </w:tcBorders>
          </w:tcPr>
          <w:p w14:paraId="07C28A98" w14:textId="77777777" w:rsidR="00EA24C4" w:rsidRPr="00581988" w:rsidRDefault="00EA24C4" w:rsidP="00AA6F02">
            <w:r w:rsidRPr="00581988">
              <w:t>Designated Community</w:t>
            </w:r>
          </w:p>
        </w:tc>
        <w:tc>
          <w:tcPr>
            <w:tcW w:w="2509" w:type="pct"/>
          </w:tcPr>
          <w:p w14:paraId="4D4BAFF3" w14:textId="77777777" w:rsidR="00EA24C4" w:rsidRPr="00581988" w:rsidRDefault="00EA24C4" w:rsidP="00AA6F02">
            <w:r w:rsidRPr="00581988">
              <w:t>Elements describing the Designated Community.</w:t>
            </w:r>
          </w:p>
        </w:tc>
      </w:tr>
      <w:tr w:rsidR="00AB5190" w:rsidRPr="003E74F1" w14:paraId="31A39C67" w14:textId="77777777" w:rsidTr="00AB5190">
        <w:trPr>
          <w:cantSplit/>
          <w:trHeight w:val="429"/>
        </w:trPr>
        <w:tc>
          <w:tcPr>
            <w:tcW w:w="784" w:type="pct"/>
            <w:vMerge w:val="restart"/>
            <w:tcBorders>
              <w:top w:val="nil"/>
            </w:tcBorders>
          </w:tcPr>
          <w:p w14:paraId="70604C88" w14:textId="77777777" w:rsidR="00AB5190" w:rsidRPr="00581988" w:rsidRDefault="00AB5190" w:rsidP="00AA6F02"/>
        </w:tc>
        <w:tc>
          <w:tcPr>
            <w:tcW w:w="1707" w:type="pct"/>
            <w:gridSpan w:val="3"/>
          </w:tcPr>
          <w:p w14:paraId="3964DF57" w14:textId="77777777" w:rsidR="00AB5190" w:rsidRPr="00581988" w:rsidRDefault="00AB5190" w:rsidP="00AA6F02">
            <w:r w:rsidRPr="00581988">
              <w:t>Description</w:t>
            </w:r>
          </w:p>
        </w:tc>
        <w:tc>
          <w:tcPr>
            <w:tcW w:w="2509" w:type="pct"/>
          </w:tcPr>
          <w:p w14:paraId="6DD8CFAA" w14:textId="77777777" w:rsidR="00AB5190" w:rsidRPr="00581988" w:rsidRDefault="00AB5190" w:rsidP="00AA6F02">
            <w:r w:rsidRPr="00581988">
              <w:t xml:space="preserve">The textual description of the skills and knowledge base of the designated community. </w:t>
            </w:r>
          </w:p>
        </w:tc>
      </w:tr>
      <w:tr w:rsidR="00AB5190" w:rsidRPr="003E74F1" w14:paraId="790FF121" w14:textId="77777777" w:rsidTr="00AB5190">
        <w:trPr>
          <w:cantSplit/>
          <w:trHeight w:val="429"/>
        </w:trPr>
        <w:tc>
          <w:tcPr>
            <w:tcW w:w="784" w:type="pct"/>
            <w:vMerge/>
          </w:tcPr>
          <w:p w14:paraId="6CB3E7C4" w14:textId="77777777" w:rsidR="00AB5190" w:rsidRPr="00581988" w:rsidRDefault="00AB5190" w:rsidP="00AA6F02"/>
        </w:tc>
        <w:tc>
          <w:tcPr>
            <w:tcW w:w="1707" w:type="pct"/>
            <w:gridSpan w:val="3"/>
            <w:tcBorders>
              <w:bottom w:val="nil"/>
            </w:tcBorders>
          </w:tcPr>
          <w:p w14:paraId="4CCF4DED" w14:textId="77777777" w:rsidR="00AB5190" w:rsidRPr="00581988" w:rsidRDefault="00AB5190" w:rsidP="00AA6F02">
            <w:r w:rsidRPr="00581988">
              <w:t>Individual Contacts</w:t>
            </w:r>
          </w:p>
        </w:tc>
        <w:tc>
          <w:tcPr>
            <w:tcW w:w="2509" w:type="pct"/>
          </w:tcPr>
          <w:p w14:paraId="47ED6386" w14:textId="77777777" w:rsidR="00AB5190" w:rsidRPr="00581988" w:rsidRDefault="00AB5190" w:rsidP="00AB5190">
            <w:r w:rsidRPr="00581988">
              <w:t>Elements describing the individual contacts of the designated community.</w:t>
            </w:r>
          </w:p>
        </w:tc>
      </w:tr>
      <w:tr w:rsidR="00AB5190" w:rsidRPr="003E74F1" w14:paraId="2A8459BA" w14:textId="77777777" w:rsidTr="00AB5190">
        <w:trPr>
          <w:cantSplit/>
          <w:trHeight w:val="429"/>
        </w:trPr>
        <w:tc>
          <w:tcPr>
            <w:tcW w:w="784" w:type="pct"/>
            <w:vMerge/>
          </w:tcPr>
          <w:p w14:paraId="73A27CF1" w14:textId="77777777" w:rsidR="00AB5190" w:rsidRPr="00581988" w:rsidRDefault="00AB5190" w:rsidP="00AA6F02"/>
        </w:tc>
        <w:tc>
          <w:tcPr>
            <w:tcW w:w="855" w:type="pct"/>
            <w:gridSpan w:val="2"/>
            <w:vMerge w:val="restart"/>
            <w:tcBorders>
              <w:top w:val="nil"/>
            </w:tcBorders>
          </w:tcPr>
          <w:p w14:paraId="3BA0106E" w14:textId="77777777" w:rsidR="00AB5190" w:rsidRPr="00581988" w:rsidRDefault="00AB5190" w:rsidP="00AA6F02"/>
        </w:tc>
        <w:tc>
          <w:tcPr>
            <w:tcW w:w="852" w:type="pct"/>
          </w:tcPr>
          <w:p w14:paraId="06A30E93" w14:textId="77777777" w:rsidR="00AB5190" w:rsidRPr="00581988" w:rsidRDefault="00AB5190" w:rsidP="00AA6F02">
            <w:r w:rsidRPr="00581988">
              <w:t>Name</w:t>
            </w:r>
          </w:p>
        </w:tc>
        <w:tc>
          <w:tcPr>
            <w:tcW w:w="2509" w:type="pct"/>
          </w:tcPr>
          <w:p w14:paraId="3872E33C" w14:textId="77777777" w:rsidR="00AB5190" w:rsidRPr="00581988" w:rsidRDefault="00AB5190" w:rsidP="00AA6F02">
            <w:r w:rsidRPr="00581988">
              <w:t>The full name of the contact person.</w:t>
            </w:r>
          </w:p>
        </w:tc>
      </w:tr>
      <w:tr w:rsidR="00AB5190" w:rsidRPr="003E74F1" w14:paraId="14812F87" w14:textId="77777777" w:rsidTr="001F2C31">
        <w:trPr>
          <w:cantSplit/>
          <w:trHeight w:val="429"/>
        </w:trPr>
        <w:tc>
          <w:tcPr>
            <w:tcW w:w="784" w:type="pct"/>
            <w:vMerge/>
          </w:tcPr>
          <w:p w14:paraId="327301BF" w14:textId="77777777" w:rsidR="00AB5190" w:rsidRPr="00581988" w:rsidRDefault="00AB5190" w:rsidP="00AA6F02"/>
        </w:tc>
        <w:tc>
          <w:tcPr>
            <w:tcW w:w="855" w:type="pct"/>
            <w:gridSpan w:val="2"/>
            <w:vMerge/>
          </w:tcPr>
          <w:p w14:paraId="0116D9AD" w14:textId="77777777" w:rsidR="00AB5190" w:rsidRPr="00581988" w:rsidRDefault="00AB5190" w:rsidP="00AA6F02"/>
        </w:tc>
        <w:tc>
          <w:tcPr>
            <w:tcW w:w="852" w:type="pct"/>
          </w:tcPr>
          <w:p w14:paraId="64A97ACB" w14:textId="77777777" w:rsidR="00AB5190" w:rsidRPr="00581988" w:rsidRDefault="00AB5190" w:rsidP="00AA6F02">
            <w:r w:rsidRPr="00581988">
              <w:t>Role</w:t>
            </w:r>
          </w:p>
        </w:tc>
        <w:tc>
          <w:tcPr>
            <w:tcW w:w="2509" w:type="pct"/>
          </w:tcPr>
          <w:p w14:paraId="54D89962" w14:textId="77777777" w:rsidR="00AB5190" w:rsidRPr="00581988" w:rsidRDefault="00AB5190" w:rsidP="00AA6F02">
            <w:r w:rsidRPr="00581988">
              <w:t>The role of the contact person.</w:t>
            </w:r>
          </w:p>
        </w:tc>
      </w:tr>
      <w:tr w:rsidR="00AB5190" w:rsidRPr="003E74F1" w14:paraId="0821B65D" w14:textId="77777777" w:rsidTr="001F2C31">
        <w:trPr>
          <w:cantSplit/>
          <w:trHeight w:val="429"/>
        </w:trPr>
        <w:tc>
          <w:tcPr>
            <w:tcW w:w="784" w:type="pct"/>
            <w:vMerge/>
          </w:tcPr>
          <w:p w14:paraId="3B09093D" w14:textId="77777777" w:rsidR="00AB5190" w:rsidRPr="00581988" w:rsidRDefault="00AB5190" w:rsidP="00AA6F02"/>
        </w:tc>
        <w:tc>
          <w:tcPr>
            <w:tcW w:w="855" w:type="pct"/>
            <w:gridSpan w:val="2"/>
            <w:vMerge/>
          </w:tcPr>
          <w:p w14:paraId="64B42FAA" w14:textId="77777777" w:rsidR="00AB5190" w:rsidRPr="00581988" w:rsidRDefault="00AB5190" w:rsidP="00AA6F02"/>
        </w:tc>
        <w:tc>
          <w:tcPr>
            <w:tcW w:w="852" w:type="pct"/>
          </w:tcPr>
          <w:p w14:paraId="6F958A09" w14:textId="77777777" w:rsidR="00AB5190" w:rsidRPr="00581988" w:rsidRDefault="00AB5190" w:rsidP="00AA6F02">
            <w:r w:rsidRPr="00581988">
              <w:t>Telephone</w:t>
            </w:r>
          </w:p>
        </w:tc>
        <w:tc>
          <w:tcPr>
            <w:tcW w:w="2509" w:type="pct"/>
          </w:tcPr>
          <w:p w14:paraId="56DD7015" w14:textId="77777777" w:rsidR="00AB5190" w:rsidRPr="00581988" w:rsidRDefault="00AB5190" w:rsidP="00AA6F02">
            <w:r w:rsidRPr="00581988">
              <w:t>The telephone number of the contact person.</w:t>
            </w:r>
          </w:p>
        </w:tc>
      </w:tr>
      <w:tr w:rsidR="00AB5190" w:rsidRPr="003E74F1" w14:paraId="61B7927D" w14:textId="77777777" w:rsidTr="001F2C31">
        <w:trPr>
          <w:cantSplit/>
          <w:trHeight w:val="429"/>
        </w:trPr>
        <w:tc>
          <w:tcPr>
            <w:tcW w:w="784" w:type="pct"/>
            <w:vMerge/>
          </w:tcPr>
          <w:p w14:paraId="105DD45F" w14:textId="77777777" w:rsidR="00AB5190" w:rsidRPr="00581988" w:rsidRDefault="00AB5190" w:rsidP="00AA6F02"/>
        </w:tc>
        <w:tc>
          <w:tcPr>
            <w:tcW w:w="855" w:type="pct"/>
            <w:gridSpan w:val="2"/>
            <w:vMerge/>
          </w:tcPr>
          <w:p w14:paraId="7AA8F808" w14:textId="77777777" w:rsidR="00AB5190" w:rsidRPr="00581988" w:rsidRDefault="00AB5190" w:rsidP="00AA6F02"/>
        </w:tc>
        <w:tc>
          <w:tcPr>
            <w:tcW w:w="852" w:type="pct"/>
          </w:tcPr>
          <w:p w14:paraId="3F403B99" w14:textId="77777777" w:rsidR="00AB5190" w:rsidRPr="00581988" w:rsidRDefault="00AB5190" w:rsidP="00AA6F02">
            <w:r w:rsidRPr="00581988">
              <w:t>E-mail</w:t>
            </w:r>
          </w:p>
        </w:tc>
        <w:tc>
          <w:tcPr>
            <w:tcW w:w="2509" w:type="pct"/>
          </w:tcPr>
          <w:p w14:paraId="1E3B3D9E" w14:textId="77777777" w:rsidR="00AB5190" w:rsidRPr="00581988" w:rsidRDefault="00AB5190" w:rsidP="00AA6F02">
            <w:r w:rsidRPr="00581988">
              <w:t>The e-mail of the contact person.</w:t>
            </w:r>
          </w:p>
        </w:tc>
      </w:tr>
      <w:tr w:rsidR="00AB5190" w:rsidRPr="003E74F1" w14:paraId="39B7279F" w14:textId="77777777" w:rsidTr="001F2C31">
        <w:trPr>
          <w:cantSplit/>
          <w:trHeight w:val="429"/>
        </w:trPr>
        <w:tc>
          <w:tcPr>
            <w:tcW w:w="784" w:type="pct"/>
            <w:vMerge/>
          </w:tcPr>
          <w:p w14:paraId="5A7BB92C" w14:textId="77777777" w:rsidR="00AB5190" w:rsidRPr="00581988" w:rsidRDefault="00AB5190" w:rsidP="00AA6F02"/>
        </w:tc>
        <w:tc>
          <w:tcPr>
            <w:tcW w:w="855" w:type="pct"/>
            <w:gridSpan w:val="2"/>
            <w:vMerge/>
          </w:tcPr>
          <w:p w14:paraId="577BBF2D" w14:textId="77777777" w:rsidR="00AB5190" w:rsidRPr="00581988" w:rsidRDefault="00AB5190" w:rsidP="00AA6F02"/>
        </w:tc>
        <w:tc>
          <w:tcPr>
            <w:tcW w:w="852" w:type="pct"/>
          </w:tcPr>
          <w:p w14:paraId="4161F44B" w14:textId="77777777" w:rsidR="00AB5190" w:rsidRPr="00581988" w:rsidRDefault="00AB5190" w:rsidP="00AA6F02">
            <w:r w:rsidRPr="00581988">
              <w:t>Additional Information</w:t>
            </w:r>
          </w:p>
        </w:tc>
        <w:tc>
          <w:tcPr>
            <w:tcW w:w="2509" w:type="pct"/>
          </w:tcPr>
          <w:p w14:paraId="65E5BE01" w14:textId="77777777" w:rsidR="00AB5190" w:rsidRPr="00581988" w:rsidRDefault="00AB5190" w:rsidP="00AA6F02">
            <w:r w:rsidRPr="00581988">
              <w:t>Meant for recording any additional information needed to describe the contact.</w:t>
            </w:r>
          </w:p>
        </w:tc>
      </w:tr>
      <w:tr w:rsidR="00EA24C4" w:rsidRPr="003E74F1" w14:paraId="09954AF1" w14:textId="77777777" w:rsidTr="00AA6F02">
        <w:trPr>
          <w:cantSplit/>
          <w:trHeight w:val="429"/>
        </w:trPr>
        <w:tc>
          <w:tcPr>
            <w:tcW w:w="5000" w:type="pct"/>
            <w:gridSpan w:val="5"/>
          </w:tcPr>
          <w:p w14:paraId="4277D0E2" w14:textId="77777777" w:rsidR="00EA24C4" w:rsidRPr="00581988" w:rsidRDefault="00EA24C4" w:rsidP="00AB5190">
            <w:pPr>
              <w:spacing w:before="240"/>
              <w:jc w:val="center"/>
              <w:rPr>
                <w:b/>
              </w:rPr>
            </w:pPr>
            <w:r w:rsidRPr="00581988">
              <w:rPr>
                <w:b/>
              </w:rPr>
              <w:t>SUBMISSION INFORMATION PACKAGE</w:t>
            </w:r>
          </w:p>
        </w:tc>
      </w:tr>
      <w:tr w:rsidR="00EA24C4" w:rsidRPr="003E74F1" w14:paraId="41DB736B" w14:textId="77777777" w:rsidTr="00AA6F02">
        <w:trPr>
          <w:cantSplit/>
          <w:trHeight w:val="429"/>
        </w:trPr>
        <w:tc>
          <w:tcPr>
            <w:tcW w:w="2491" w:type="pct"/>
            <w:gridSpan w:val="4"/>
            <w:tcBorders>
              <w:bottom w:val="nil"/>
            </w:tcBorders>
          </w:tcPr>
          <w:p w14:paraId="3F68B50D" w14:textId="77777777" w:rsidR="00EA24C4" w:rsidRPr="00581988" w:rsidRDefault="00EA24C4" w:rsidP="00AA6F02">
            <w:r w:rsidRPr="00581988">
              <w:t>Content and metadata</w:t>
            </w:r>
          </w:p>
        </w:tc>
        <w:tc>
          <w:tcPr>
            <w:tcW w:w="2509" w:type="pct"/>
            <w:tcBorders>
              <w:bottom w:val="nil"/>
            </w:tcBorders>
          </w:tcPr>
          <w:p w14:paraId="2EF681B9" w14:textId="77777777" w:rsidR="00EA24C4" w:rsidRPr="00581988" w:rsidRDefault="00EA24C4" w:rsidP="00AA6F02">
            <w:r w:rsidRPr="00581988">
              <w:t>Elements describing the content and metadata of the submission information package.</w:t>
            </w:r>
          </w:p>
        </w:tc>
      </w:tr>
      <w:tr w:rsidR="00CB3F5C" w:rsidRPr="003E74F1" w14:paraId="0055781B" w14:textId="77777777" w:rsidTr="00CB3F5C">
        <w:trPr>
          <w:cantSplit/>
          <w:trHeight w:val="429"/>
        </w:trPr>
        <w:tc>
          <w:tcPr>
            <w:tcW w:w="784" w:type="pct"/>
            <w:vMerge w:val="restart"/>
            <w:tcBorders>
              <w:top w:val="nil"/>
            </w:tcBorders>
          </w:tcPr>
          <w:p w14:paraId="1AE7A837" w14:textId="77777777" w:rsidR="00CB3F5C" w:rsidRPr="00581988" w:rsidRDefault="00CB3F5C" w:rsidP="00AA6F02"/>
        </w:tc>
        <w:tc>
          <w:tcPr>
            <w:tcW w:w="1707" w:type="pct"/>
            <w:gridSpan w:val="3"/>
          </w:tcPr>
          <w:p w14:paraId="442CFF60" w14:textId="77777777" w:rsidR="00CB3F5C" w:rsidRPr="00581988" w:rsidRDefault="00CB3F5C" w:rsidP="00AA6F02">
            <w:r w:rsidRPr="00581988">
              <w:t>Description</w:t>
            </w:r>
          </w:p>
        </w:tc>
        <w:tc>
          <w:tcPr>
            <w:tcW w:w="2509" w:type="pct"/>
          </w:tcPr>
          <w:p w14:paraId="0D4DE4F6" w14:textId="77777777" w:rsidR="00CB3F5C" w:rsidRPr="00581988" w:rsidRDefault="00CB3F5C" w:rsidP="00AA6F02">
            <w:r w:rsidRPr="00581988">
              <w:t>A description of data origination, content and coverage.</w:t>
            </w:r>
          </w:p>
        </w:tc>
      </w:tr>
      <w:tr w:rsidR="00CB3F5C" w:rsidRPr="003E74F1" w14:paraId="323EA80B" w14:textId="77777777" w:rsidTr="00CB3F5C">
        <w:trPr>
          <w:cantSplit/>
          <w:trHeight w:val="429"/>
        </w:trPr>
        <w:tc>
          <w:tcPr>
            <w:tcW w:w="784" w:type="pct"/>
            <w:vMerge/>
          </w:tcPr>
          <w:p w14:paraId="69ED42E7" w14:textId="77777777" w:rsidR="00CB3F5C" w:rsidRPr="00581988" w:rsidRDefault="00CB3F5C" w:rsidP="00AA6F02"/>
        </w:tc>
        <w:tc>
          <w:tcPr>
            <w:tcW w:w="1707" w:type="pct"/>
            <w:gridSpan w:val="3"/>
          </w:tcPr>
          <w:p w14:paraId="4E2C805E" w14:textId="77777777" w:rsidR="00CB3F5C" w:rsidRPr="00581988" w:rsidRDefault="00CB3F5C" w:rsidP="00AA6F02">
            <w:r w:rsidRPr="00581988">
              <w:t>Platform Information</w:t>
            </w:r>
          </w:p>
        </w:tc>
        <w:tc>
          <w:tcPr>
            <w:tcW w:w="2509" w:type="pct"/>
          </w:tcPr>
          <w:p w14:paraId="1C458652" w14:textId="77777777" w:rsidR="00CB3F5C" w:rsidRPr="00581988" w:rsidRDefault="00CB3F5C" w:rsidP="00AA6F02">
            <w:r w:rsidRPr="00581988">
              <w:t>A short description of the source system.</w:t>
            </w:r>
          </w:p>
        </w:tc>
      </w:tr>
      <w:tr w:rsidR="00CB3F5C" w:rsidRPr="003E74F1" w14:paraId="29E25059" w14:textId="77777777" w:rsidTr="00CB3F5C">
        <w:trPr>
          <w:cantSplit/>
          <w:trHeight w:val="429"/>
        </w:trPr>
        <w:tc>
          <w:tcPr>
            <w:tcW w:w="784" w:type="pct"/>
            <w:vMerge/>
          </w:tcPr>
          <w:p w14:paraId="28C186F0" w14:textId="77777777" w:rsidR="00CB3F5C" w:rsidRPr="00581988" w:rsidRDefault="00CB3F5C" w:rsidP="00AA6F02"/>
        </w:tc>
        <w:tc>
          <w:tcPr>
            <w:tcW w:w="1707" w:type="pct"/>
            <w:gridSpan w:val="3"/>
          </w:tcPr>
          <w:p w14:paraId="23626FF8" w14:textId="77777777" w:rsidR="00CB3F5C" w:rsidRPr="00581988" w:rsidRDefault="00CB3F5C" w:rsidP="00AA6F02">
            <w:r w:rsidRPr="00581988">
              <w:t>Representation Information</w:t>
            </w:r>
          </w:p>
        </w:tc>
        <w:tc>
          <w:tcPr>
            <w:tcW w:w="2509" w:type="pct"/>
          </w:tcPr>
          <w:p w14:paraId="126E3B36" w14:textId="77777777" w:rsidR="00CB3F5C" w:rsidRPr="00581988" w:rsidRDefault="00CB3F5C" w:rsidP="00A74EFC">
            <w:r w:rsidRPr="00581988">
              <w:t>A description of the means to represent the data content (e.g. referencing to data dictionaries, decoding software etc.).</w:t>
            </w:r>
          </w:p>
        </w:tc>
      </w:tr>
      <w:tr w:rsidR="00CB3F5C" w:rsidRPr="003E74F1" w14:paraId="16FF40F6" w14:textId="77777777" w:rsidTr="00CB3F5C">
        <w:trPr>
          <w:cantSplit/>
          <w:trHeight w:val="429"/>
        </w:trPr>
        <w:tc>
          <w:tcPr>
            <w:tcW w:w="784" w:type="pct"/>
            <w:vMerge/>
          </w:tcPr>
          <w:p w14:paraId="6A3135FB" w14:textId="77777777" w:rsidR="00CB3F5C" w:rsidRPr="00581988" w:rsidRDefault="00CB3F5C" w:rsidP="00AA6F02"/>
        </w:tc>
        <w:tc>
          <w:tcPr>
            <w:tcW w:w="1707" w:type="pct"/>
            <w:gridSpan w:val="3"/>
          </w:tcPr>
          <w:p w14:paraId="7CF0BB3E" w14:textId="77777777" w:rsidR="00CB3F5C" w:rsidRPr="00581988" w:rsidRDefault="00CB3F5C" w:rsidP="00AA6F02">
            <w:r w:rsidRPr="00581988">
              <w:t>Preservation Descriptive Information</w:t>
            </w:r>
          </w:p>
        </w:tc>
        <w:tc>
          <w:tcPr>
            <w:tcW w:w="2509" w:type="pct"/>
          </w:tcPr>
          <w:p w14:paraId="3A4C2A4B" w14:textId="77777777" w:rsidR="00CB3F5C" w:rsidRPr="00581988" w:rsidRDefault="00CB3F5C" w:rsidP="00A74EFC">
            <w:r w:rsidRPr="00581988">
              <w:t>A description for keeping data independently understandable (e.g. processing history, platform documentation, algorithm information, technical reports, user manuals, etc.).</w:t>
            </w:r>
          </w:p>
        </w:tc>
      </w:tr>
      <w:tr w:rsidR="00CB3F5C" w:rsidRPr="003E74F1" w14:paraId="0B14FED9" w14:textId="77777777" w:rsidTr="00CB3F5C">
        <w:trPr>
          <w:cantSplit/>
          <w:trHeight w:val="429"/>
        </w:trPr>
        <w:tc>
          <w:tcPr>
            <w:tcW w:w="784" w:type="pct"/>
            <w:vMerge/>
          </w:tcPr>
          <w:p w14:paraId="596BDC4E" w14:textId="77777777" w:rsidR="00CB3F5C" w:rsidRPr="00581988" w:rsidRDefault="00CB3F5C" w:rsidP="00AA6F02"/>
        </w:tc>
        <w:tc>
          <w:tcPr>
            <w:tcW w:w="1707" w:type="pct"/>
            <w:gridSpan w:val="3"/>
          </w:tcPr>
          <w:p w14:paraId="19EF8C5B" w14:textId="77777777" w:rsidR="00CB3F5C" w:rsidRPr="00581988" w:rsidRDefault="00CB3F5C" w:rsidP="00AA6F02">
            <w:r w:rsidRPr="00581988">
              <w:t>Supplemental Information</w:t>
            </w:r>
          </w:p>
        </w:tc>
        <w:tc>
          <w:tcPr>
            <w:tcW w:w="2509" w:type="pct"/>
          </w:tcPr>
          <w:p w14:paraId="15E847BE" w14:textId="77777777" w:rsidR="00CB3F5C" w:rsidRPr="00581988" w:rsidRDefault="00CB3F5C" w:rsidP="00AA6F02">
            <w:r w:rsidRPr="00581988">
              <w:t>Meant for recording any additional information needed to describe the content or metadata of the SIP.</w:t>
            </w:r>
          </w:p>
        </w:tc>
      </w:tr>
      <w:tr w:rsidR="00436B31" w:rsidRPr="003E74F1" w14:paraId="5599505C" w14:textId="77777777" w:rsidTr="00436B31">
        <w:trPr>
          <w:cantSplit/>
          <w:trHeight w:val="429"/>
        </w:trPr>
        <w:tc>
          <w:tcPr>
            <w:tcW w:w="784" w:type="pct"/>
            <w:vMerge/>
          </w:tcPr>
          <w:p w14:paraId="3F816E80" w14:textId="77777777" w:rsidR="00436B31" w:rsidRPr="00581988" w:rsidRDefault="00436B31" w:rsidP="00AA6F02"/>
        </w:tc>
        <w:tc>
          <w:tcPr>
            <w:tcW w:w="1707" w:type="pct"/>
            <w:gridSpan w:val="3"/>
          </w:tcPr>
          <w:p w14:paraId="6378E9A8" w14:textId="77777777" w:rsidR="00436B31" w:rsidRPr="00581988" w:rsidRDefault="00436B31" w:rsidP="00AA6F02">
            <w:r w:rsidRPr="00581988">
              <w:t>Access Constraints</w:t>
            </w:r>
          </w:p>
        </w:tc>
        <w:tc>
          <w:tcPr>
            <w:tcW w:w="2509" w:type="pct"/>
          </w:tcPr>
          <w:p w14:paraId="30A8C4F9" w14:textId="77777777" w:rsidR="00436B31" w:rsidRPr="00581988" w:rsidRDefault="00436B31" w:rsidP="00CB3F5C">
            <w:r w:rsidRPr="00581988">
              <w:t>A description of access restrictions and other legal or contractual access aspects.</w:t>
            </w:r>
          </w:p>
        </w:tc>
      </w:tr>
      <w:tr w:rsidR="00EA24C4" w:rsidRPr="003E74F1" w14:paraId="37092D72" w14:textId="77777777" w:rsidTr="00AA6F02">
        <w:trPr>
          <w:cantSplit/>
          <w:trHeight w:val="429"/>
        </w:trPr>
        <w:tc>
          <w:tcPr>
            <w:tcW w:w="2491" w:type="pct"/>
            <w:gridSpan w:val="4"/>
            <w:tcBorders>
              <w:bottom w:val="nil"/>
            </w:tcBorders>
          </w:tcPr>
          <w:p w14:paraId="75ACB355" w14:textId="77777777" w:rsidR="00EA24C4" w:rsidRPr="00581988" w:rsidRDefault="00EA24C4" w:rsidP="00AA6F02">
            <w:r w:rsidRPr="00581988">
              <w:t xml:space="preserve">Data Model </w:t>
            </w:r>
          </w:p>
        </w:tc>
        <w:tc>
          <w:tcPr>
            <w:tcW w:w="2509" w:type="pct"/>
            <w:tcBorders>
              <w:bottom w:val="nil"/>
            </w:tcBorders>
          </w:tcPr>
          <w:p w14:paraId="7D68C2E1" w14:textId="77777777" w:rsidR="00EA24C4" w:rsidRPr="00581988" w:rsidRDefault="00EA24C4" w:rsidP="00AA6F02">
            <w:r w:rsidRPr="00581988">
              <w:t>Elements describing the agreements for the SIP data model.</w:t>
            </w:r>
          </w:p>
        </w:tc>
      </w:tr>
      <w:tr w:rsidR="000D14C8" w:rsidRPr="003E74F1" w14:paraId="062DA156" w14:textId="77777777" w:rsidTr="00436B31">
        <w:trPr>
          <w:cantSplit/>
          <w:trHeight w:val="429"/>
        </w:trPr>
        <w:tc>
          <w:tcPr>
            <w:tcW w:w="784" w:type="pct"/>
            <w:vMerge w:val="restart"/>
            <w:tcBorders>
              <w:top w:val="nil"/>
            </w:tcBorders>
          </w:tcPr>
          <w:p w14:paraId="7621440E" w14:textId="77777777" w:rsidR="000D14C8" w:rsidRPr="00581988" w:rsidRDefault="000D14C8" w:rsidP="00AA6F02"/>
        </w:tc>
        <w:tc>
          <w:tcPr>
            <w:tcW w:w="1707" w:type="pct"/>
            <w:gridSpan w:val="3"/>
          </w:tcPr>
          <w:p w14:paraId="753CBE86" w14:textId="77777777" w:rsidR="000D14C8" w:rsidRPr="00581988" w:rsidRDefault="000D14C8" w:rsidP="00AA6F02">
            <w:r w:rsidRPr="00581988">
              <w:t>Content Type</w:t>
            </w:r>
          </w:p>
        </w:tc>
        <w:tc>
          <w:tcPr>
            <w:tcW w:w="2509" w:type="pct"/>
          </w:tcPr>
          <w:p w14:paraId="36661B2F" w14:textId="77777777" w:rsidR="000D14C8" w:rsidRPr="00581988" w:rsidRDefault="000D14C8" w:rsidP="00AA6F02">
            <w:r w:rsidRPr="00581988">
              <w:t>A short description of the content type (e.g. ERMS content).</w:t>
            </w:r>
          </w:p>
        </w:tc>
      </w:tr>
      <w:tr w:rsidR="000D14C8" w:rsidRPr="003E74F1" w14:paraId="0576B33B" w14:textId="77777777" w:rsidTr="00436B31">
        <w:trPr>
          <w:cantSplit/>
          <w:trHeight w:val="429"/>
        </w:trPr>
        <w:tc>
          <w:tcPr>
            <w:tcW w:w="784" w:type="pct"/>
            <w:vMerge/>
          </w:tcPr>
          <w:p w14:paraId="1F9309C1" w14:textId="77777777" w:rsidR="000D14C8" w:rsidRPr="00581988" w:rsidRDefault="000D14C8" w:rsidP="00AA6F02"/>
        </w:tc>
        <w:tc>
          <w:tcPr>
            <w:tcW w:w="1707" w:type="pct"/>
            <w:gridSpan w:val="3"/>
          </w:tcPr>
          <w:p w14:paraId="66E9FCB7" w14:textId="77777777" w:rsidR="000D14C8" w:rsidRPr="00581988" w:rsidRDefault="000D14C8" w:rsidP="00AA6F02">
            <w:r w:rsidRPr="00581988">
              <w:t>Reference</w:t>
            </w:r>
          </w:p>
        </w:tc>
        <w:tc>
          <w:tcPr>
            <w:tcW w:w="2509" w:type="pct"/>
          </w:tcPr>
          <w:p w14:paraId="3990DCE3" w14:textId="77777777" w:rsidR="000D14C8" w:rsidRPr="00581988" w:rsidRDefault="000D14C8" w:rsidP="00AA6F02">
            <w:r w:rsidRPr="00581988">
              <w:t>A reference to the full agreed data model description.</w:t>
            </w:r>
          </w:p>
        </w:tc>
      </w:tr>
      <w:tr w:rsidR="000D14C8" w:rsidRPr="003E74F1" w14:paraId="28F1BCBB" w14:textId="77777777" w:rsidTr="00436B31">
        <w:trPr>
          <w:cantSplit/>
          <w:trHeight w:val="429"/>
        </w:trPr>
        <w:tc>
          <w:tcPr>
            <w:tcW w:w="784" w:type="pct"/>
            <w:vMerge/>
          </w:tcPr>
          <w:p w14:paraId="35C68BD7" w14:textId="77777777" w:rsidR="000D14C8" w:rsidRPr="00581988" w:rsidRDefault="000D14C8" w:rsidP="00AA6F02"/>
        </w:tc>
        <w:tc>
          <w:tcPr>
            <w:tcW w:w="1707" w:type="pct"/>
            <w:gridSpan w:val="3"/>
          </w:tcPr>
          <w:p w14:paraId="1CEF93CB" w14:textId="77777777" w:rsidR="000D14C8" w:rsidRPr="00581988" w:rsidRDefault="000D14C8" w:rsidP="00AA6F02">
            <w:r w:rsidRPr="00581988">
              <w:t>Additional Information</w:t>
            </w:r>
          </w:p>
        </w:tc>
        <w:tc>
          <w:tcPr>
            <w:tcW w:w="2509" w:type="pct"/>
          </w:tcPr>
          <w:p w14:paraId="2E05A0AC" w14:textId="77777777" w:rsidR="000D14C8" w:rsidRPr="00581988" w:rsidRDefault="000D14C8" w:rsidP="00AA6F02">
            <w:r w:rsidRPr="00581988">
              <w:t>A description of any other additional information (e.g. description of the physical folder structure of the SIP)</w:t>
            </w:r>
            <w:r w:rsidR="00B13C6B" w:rsidRPr="00581988">
              <w:t xml:space="preserve"> related to the data model</w:t>
            </w:r>
            <w:r w:rsidRPr="00581988">
              <w:t>.</w:t>
            </w:r>
          </w:p>
        </w:tc>
      </w:tr>
      <w:tr w:rsidR="00EA24C4" w:rsidRPr="003E74F1" w14:paraId="665AFA4A" w14:textId="77777777" w:rsidTr="00AA6F02">
        <w:trPr>
          <w:cantSplit/>
          <w:trHeight w:val="429"/>
        </w:trPr>
        <w:tc>
          <w:tcPr>
            <w:tcW w:w="5000" w:type="pct"/>
            <w:gridSpan w:val="5"/>
          </w:tcPr>
          <w:p w14:paraId="5CE20808" w14:textId="77777777" w:rsidR="00EA24C4" w:rsidRPr="00581988" w:rsidRDefault="00EA24C4" w:rsidP="00AB5190">
            <w:pPr>
              <w:spacing w:before="240"/>
              <w:jc w:val="center"/>
              <w:rPr>
                <w:b/>
              </w:rPr>
            </w:pPr>
            <w:r w:rsidRPr="00581988">
              <w:rPr>
                <w:b/>
              </w:rPr>
              <w:t>SUBMISSION SESSION INFORMATION</w:t>
            </w:r>
          </w:p>
        </w:tc>
      </w:tr>
      <w:tr w:rsidR="00EA24C4" w:rsidRPr="003E74F1" w14:paraId="06A56A57" w14:textId="77777777" w:rsidTr="00AA6F02">
        <w:trPr>
          <w:cantSplit/>
          <w:trHeight w:val="429"/>
        </w:trPr>
        <w:tc>
          <w:tcPr>
            <w:tcW w:w="2491" w:type="pct"/>
            <w:gridSpan w:val="4"/>
            <w:tcBorders>
              <w:bottom w:val="nil"/>
            </w:tcBorders>
          </w:tcPr>
          <w:p w14:paraId="4B40CB7D" w14:textId="77777777" w:rsidR="00EA24C4" w:rsidRPr="00581988" w:rsidRDefault="00EA24C4" w:rsidP="00AA6F02">
            <w:r w:rsidRPr="00581988">
              <w:t>Submission Session</w:t>
            </w:r>
          </w:p>
        </w:tc>
        <w:tc>
          <w:tcPr>
            <w:tcW w:w="2509" w:type="pct"/>
            <w:tcBorders>
              <w:bottom w:val="nil"/>
            </w:tcBorders>
          </w:tcPr>
          <w:p w14:paraId="0FCB55C0" w14:textId="77777777" w:rsidR="00EA24C4" w:rsidRPr="00581988" w:rsidRDefault="00EA24C4" w:rsidP="00AA6F02">
            <w:r w:rsidRPr="00581988">
              <w:t>Elements describing the agreements for the submission session.</w:t>
            </w:r>
          </w:p>
        </w:tc>
      </w:tr>
      <w:tr w:rsidR="00436B31" w:rsidRPr="003E74F1" w14:paraId="79F52E61" w14:textId="77777777" w:rsidTr="00436B31">
        <w:trPr>
          <w:cantSplit/>
          <w:trHeight w:val="429"/>
        </w:trPr>
        <w:tc>
          <w:tcPr>
            <w:tcW w:w="784" w:type="pct"/>
            <w:vMerge w:val="restart"/>
            <w:tcBorders>
              <w:top w:val="nil"/>
            </w:tcBorders>
          </w:tcPr>
          <w:p w14:paraId="12ED38F1" w14:textId="77777777" w:rsidR="00436B31" w:rsidRPr="00581988" w:rsidRDefault="00436B31" w:rsidP="00AA6F02"/>
        </w:tc>
        <w:tc>
          <w:tcPr>
            <w:tcW w:w="1707" w:type="pct"/>
            <w:gridSpan w:val="3"/>
          </w:tcPr>
          <w:p w14:paraId="31AE24E8" w14:textId="77777777" w:rsidR="00436B31" w:rsidRPr="00581988" w:rsidRDefault="00436B31" w:rsidP="00AA6F02">
            <w:r w:rsidRPr="00581988">
              <w:t>Submission Method</w:t>
            </w:r>
          </w:p>
        </w:tc>
        <w:tc>
          <w:tcPr>
            <w:tcW w:w="2509" w:type="pct"/>
          </w:tcPr>
          <w:p w14:paraId="00CAAA55" w14:textId="77777777" w:rsidR="00436B31" w:rsidRPr="00581988" w:rsidRDefault="00436B31" w:rsidP="00AA6F02">
            <w:r w:rsidRPr="00581988">
              <w:t>The description of the submission method (e.g. through a digital interface, a physical transfer).</w:t>
            </w:r>
          </w:p>
        </w:tc>
      </w:tr>
      <w:tr w:rsidR="00436B31" w:rsidRPr="003E74F1" w14:paraId="3EFA8E7D" w14:textId="77777777" w:rsidTr="00436B31">
        <w:trPr>
          <w:cantSplit/>
          <w:trHeight w:val="429"/>
        </w:trPr>
        <w:tc>
          <w:tcPr>
            <w:tcW w:w="784" w:type="pct"/>
            <w:vMerge/>
          </w:tcPr>
          <w:p w14:paraId="4E014596" w14:textId="77777777" w:rsidR="00436B31" w:rsidRPr="00581988" w:rsidRDefault="00436B31" w:rsidP="00AA6F02"/>
        </w:tc>
        <w:tc>
          <w:tcPr>
            <w:tcW w:w="1707" w:type="pct"/>
            <w:gridSpan w:val="3"/>
          </w:tcPr>
          <w:p w14:paraId="21D764BC" w14:textId="77777777" w:rsidR="00436B31" w:rsidRPr="00581988" w:rsidRDefault="00436B31" w:rsidP="00AA6F02">
            <w:r w:rsidRPr="00581988">
              <w:t>Delivery Schedule</w:t>
            </w:r>
          </w:p>
        </w:tc>
        <w:tc>
          <w:tcPr>
            <w:tcW w:w="2509" w:type="pct"/>
          </w:tcPr>
          <w:p w14:paraId="5F404095" w14:textId="77777777" w:rsidR="00436B31" w:rsidRPr="00581988" w:rsidRDefault="00436B31" w:rsidP="00AA6F02">
            <w:r w:rsidRPr="00581988">
              <w:t>A description of a delivery schedule (a submission session may have a routine or a complex schedule).</w:t>
            </w:r>
          </w:p>
        </w:tc>
      </w:tr>
      <w:tr w:rsidR="00436B31" w:rsidRPr="003E74F1" w14:paraId="04B3FC51" w14:textId="77777777" w:rsidTr="00436B31">
        <w:trPr>
          <w:cantSplit/>
          <w:trHeight w:val="429"/>
        </w:trPr>
        <w:tc>
          <w:tcPr>
            <w:tcW w:w="784" w:type="pct"/>
            <w:vMerge/>
          </w:tcPr>
          <w:p w14:paraId="2D391CA4" w14:textId="77777777" w:rsidR="00436B31" w:rsidRPr="00581988" w:rsidRDefault="00436B31" w:rsidP="00AA6F02"/>
        </w:tc>
        <w:tc>
          <w:tcPr>
            <w:tcW w:w="1707" w:type="pct"/>
            <w:gridSpan w:val="3"/>
          </w:tcPr>
          <w:p w14:paraId="030C8125" w14:textId="77777777" w:rsidR="00436B31" w:rsidRPr="00581988" w:rsidRDefault="00436B31" w:rsidP="00AA6F02">
            <w:r w:rsidRPr="00581988">
              <w:t>Data Submission Inventory</w:t>
            </w:r>
          </w:p>
        </w:tc>
        <w:tc>
          <w:tcPr>
            <w:tcW w:w="2509" w:type="pct"/>
          </w:tcPr>
          <w:p w14:paraId="11C31973" w14:textId="77777777" w:rsidR="00436B31" w:rsidRPr="00581988" w:rsidRDefault="00436B31" w:rsidP="00436B31">
            <w:r w:rsidRPr="00581988">
              <w:t>A description of the complete inventory of data objects (and other items) in the submission session.</w:t>
            </w:r>
          </w:p>
        </w:tc>
      </w:tr>
      <w:tr w:rsidR="00EA24C4" w:rsidRPr="003E74F1" w14:paraId="3A1980CC" w14:textId="77777777" w:rsidTr="00AA6F02">
        <w:trPr>
          <w:cantSplit/>
          <w:trHeight w:val="429"/>
        </w:trPr>
        <w:tc>
          <w:tcPr>
            <w:tcW w:w="5000" w:type="pct"/>
            <w:gridSpan w:val="5"/>
          </w:tcPr>
          <w:p w14:paraId="07E36800" w14:textId="77777777" w:rsidR="00EA24C4" w:rsidRPr="00581988" w:rsidRDefault="00EA24C4" w:rsidP="00AB5190">
            <w:pPr>
              <w:spacing w:before="240"/>
              <w:jc w:val="center"/>
              <w:rPr>
                <w:b/>
              </w:rPr>
            </w:pPr>
            <w:r w:rsidRPr="00581988">
              <w:rPr>
                <w:b/>
              </w:rPr>
              <w:t>INGEST</w:t>
            </w:r>
          </w:p>
        </w:tc>
      </w:tr>
      <w:tr w:rsidR="00EA24C4" w:rsidRPr="003E74F1" w14:paraId="48DC3361" w14:textId="77777777" w:rsidTr="00AA6F02">
        <w:trPr>
          <w:cantSplit/>
          <w:trHeight w:val="429"/>
        </w:trPr>
        <w:tc>
          <w:tcPr>
            <w:tcW w:w="2491" w:type="pct"/>
            <w:gridSpan w:val="4"/>
            <w:tcBorders>
              <w:bottom w:val="nil"/>
            </w:tcBorders>
          </w:tcPr>
          <w:p w14:paraId="7F6EDFCE" w14:textId="77777777" w:rsidR="00EA24C4" w:rsidRPr="00581988" w:rsidRDefault="00EA24C4" w:rsidP="00AA6F02">
            <w:r w:rsidRPr="00581988">
              <w:t>Submission Reception</w:t>
            </w:r>
          </w:p>
        </w:tc>
        <w:tc>
          <w:tcPr>
            <w:tcW w:w="2509" w:type="pct"/>
            <w:tcBorders>
              <w:bottom w:val="nil"/>
            </w:tcBorders>
          </w:tcPr>
          <w:p w14:paraId="5B8CEFE6" w14:textId="77777777" w:rsidR="00EA24C4" w:rsidRPr="00581988" w:rsidRDefault="00EA24C4" w:rsidP="00AA6F02">
            <w:r w:rsidRPr="00581988">
              <w:t>Elements describing the agreements for the ingest.</w:t>
            </w:r>
          </w:p>
        </w:tc>
      </w:tr>
      <w:tr w:rsidR="00436B31" w:rsidRPr="003E74F1" w14:paraId="137AE9F5" w14:textId="77777777" w:rsidTr="00436B31">
        <w:trPr>
          <w:cantSplit/>
          <w:trHeight w:val="429"/>
        </w:trPr>
        <w:tc>
          <w:tcPr>
            <w:tcW w:w="784" w:type="pct"/>
            <w:vMerge w:val="restart"/>
            <w:tcBorders>
              <w:top w:val="nil"/>
            </w:tcBorders>
          </w:tcPr>
          <w:p w14:paraId="42ABEE80" w14:textId="77777777" w:rsidR="00436B31" w:rsidRPr="00581988" w:rsidRDefault="00436B31" w:rsidP="00AA6F02"/>
        </w:tc>
        <w:tc>
          <w:tcPr>
            <w:tcW w:w="1707" w:type="pct"/>
            <w:gridSpan w:val="3"/>
          </w:tcPr>
          <w:p w14:paraId="58E96B4E" w14:textId="77777777" w:rsidR="00436B31" w:rsidRPr="00581988" w:rsidRDefault="00436B31" w:rsidP="00AA6F02">
            <w:r w:rsidRPr="00581988">
              <w:t>Validation</w:t>
            </w:r>
          </w:p>
        </w:tc>
        <w:tc>
          <w:tcPr>
            <w:tcW w:w="2509" w:type="pct"/>
          </w:tcPr>
          <w:p w14:paraId="0DC68221" w14:textId="77777777" w:rsidR="00436B31" w:rsidRPr="00581988" w:rsidRDefault="00436B31" w:rsidP="00AA6F02">
            <w:r w:rsidRPr="00581988">
              <w:t>A description of procedures for the quality assurance.</w:t>
            </w:r>
          </w:p>
        </w:tc>
      </w:tr>
      <w:tr w:rsidR="00436B31" w:rsidRPr="003E74F1" w14:paraId="69E64761" w14:textId="77777777" w:rsidTr="00436B31">
        <w:trPr>
          <w:cantSplit/>
          <w:trHeight w:val="429"/>
        </w:trPr>
        <w:tc>
          <w:tcPr>
            <w:tcW w:w="784" w:type="pct"/>
            <w:vMerge/>
          </w:tcPr>
          <w:p w14:paraId="6D6E17CB" w14:textId="77777777" w:rsidR="00436B31" w:rsidRPr="00581988" w:rsidRDefault="00436B31" w:rsidP="00AA6F02"/>
        </w:tc>
        <w:tc>
          <w:tcPr>
            <w:tcW w:w="1707" w:type="pct"/>
            <w:gridSpan w:val="3"/>
          </w:tcPr>
          <w:p w14:paraId="3393C500" w14:textId="77777777" w:rsidR="00436B31" w:rsidRPr="00581988" w:rsidRDefault="00436B31" w:rsidP="00AA6F02">
            <w:r w:rsidRPr="00581988">
              <w:t>Error Handling</w:t>
            </w:r>
          </w:p>
        </w:tc>
        <w:tc>
          <w:tcPr>
            <w:tcW w:w="2509" w:type="pct"/>
          </w:tcPr>
          <w:p w14:paraId="46F96D63" w14:textId="77777777" w:rsidR="00436B31" w:rsidRPr="00581988" w:rsidRDefault="00436B31" w:rsidP="00AA6F02">
            <w:r w:rsidRPr="00581988">
              <w:t>A description of procedures for the error handling.</w:t>
            </w:r>
          </w:p>
        </w:tc>
      </w:tr>
      <w:tr w:rsidR="00436B31" w:rsidRPr="003E74F1" w14:paraId="0F70A4DF" w14:textId="77777777" w:rsidTr="00436B31">
        <w:trPr>
          <w:cantSplit/>
          <w:trHeight w:val="429"/>
        </w:trPr>
        <w:tc>
          <w:tcPr>
            <w:tcW w:w="784" w:type="pct"/>
            <w:vMerge/>
          </w:tcPr>
          <w:p w14:paraId="424D3AF7" w14:textId="77777777" w:rsidR="00436B31" w:rsidRPr="00581988" w:rsidRDefault="00436B31" w:rsidP="00AA6F02"/>
        </w:tc>
        <w:tc>
          <w:tcPr>
            <w:tcW w:w="1707" w:type="pct"/>
            <w:gridSpan w:val="3"/>
          </w:tcPr>
          <w:p w14:paraId="27DBF0B2" w14:textId="77777777" w:rsidR="00436B31" w:rsidRPr="00581988" w:rsidRDefault="00436B31" w:rsidP="00AA6F02">
            <w:r w:rsidRPr="00581988">
              <w:t>Receipt Confirmation</w:t>
            </w:r>
          </w:p>
        </w:tc>
        <w:tc>
          <w:tcPr>
            <w:tcW w:w="2509" w:type="pct"/>
          </w:tcPr>
          <w:p w14:paraId="3BADA3C6" w14:textId="77777777" w:rsidR="00436B31" w:rsidRPr="00581988" w:rsidRDefault="00436B31" w:rsidP="00AA6F02">
            <w:r w:rsidRPr="00581988">
              <w:t>A description of the receipt confirmation.</w:t>
            </w:r>
          </w:p>
        </w:tc>
      </w:tr>
      <w:tr w:rsidR="00EA24C4" w:rsidRPr="003E74F1" w14:paraId="76F3416D" w14:textId="77777777" w:rsidTr="00AA6F02">
        <w:trPr>
          <w:cantSplit/>
          <w:trHeight w:val="429"/>
        </w:trPr>
        <w:tc>
          <w:tcPr>
            <w:tcW w:w="5000" w:type="pct"/>
            <w:gridSpan w:val="5"/>
          </w:tcPr>
          <w:p w14:paraId="6F71AC7E" w14:textId="77777777" w:rsidR="00EA24C4" w:rsidRPr="00581988" w:rsidRDefault="00EA24C4" w:rsidP="00AB5190">
            <w:pPr>
              <w:spacing w:before="240"/>
              <w:jc w:val="center"/>
              <w:rPr>
                <w:b/>
              </w:rPr>
            </w:pPr>
            <w:r w:rsidRPr="00581988">
              <w:rPr>
                <w:b/>
              </w:rPr>
              <w:t>SUBMISSION RISKS</w:t>
            </w:r>
          </w:p>
        </w:tc>
      </w:tr>
      <w:tr w:rsidR="00EA24C4" w:rsidRPr="003E74F1" w14:paraId="6B63B7F4" w14:textId="77777777" w:rsidTr="00AA6F02">
        <w:trPr>
          <w:cantSplit/>
          <w:trHeight w:val="429"/>
        </w:trPr>
        <w:tc>
          <w:tcPr>
            <w:tcW w:w="2491" w:type="pct"/>
            <w:gridSpan w:val="4"/>
            <w:tcBorders>
              <w:bottom w:val="nil"/>
            </w:tcBorders>
          </w:tcPr>
          <w:p w14:paraId="6D21E2EA" w14:textId="77777777" w:rsidR="00EA24C4" w:rsidRPr="00581988" w:rsidRDefault="00EA24C4" w:rsidP="00AA6F02">
            <w:r w:rsidRPr="00581988">
              <w:lastRenderedPageBreak/>
              <w:t>Risks</w:t>
            </w:r>
          </w:p>
        </w:tc>
        <w:tc>
          <w:tcPr>
            <w:tcW w:w="2509" w:type="pct"/>
            <w:tcBorders>
              <w:bottom w:val="nil"/>
            </w:tcBorders>
          </w:tcPr>
          <w:p w14:paraId="480B0FA3" w14:textId="77777777" w:rsidR="00EA24C4" w:rsidRPr="00581988" w:rsidRDefault="00EA24C4" w:rsidP="00AA6F02">
            <w:r w:rsidRPr="00581988">
              <w:t>Elements describing the risks and mitigation option</w:t>
            </w:r>
            <w:r w:rsidR="00436B31" w:rsidRPr="00581988">
              <w:t>s</w:t>
            </w:r>
            <w:r w:rsidRPr="00581988">
              <w:t xml:space="preserve"> of the submission.</w:t>
            </w:r>
          </w:p>
        </w:tc>
      </w:tr>
      <w:tr w:rsidR="00EA24C4" w:rsidRPr="003E74F1" w14:paraId="12853509" w14:textId="77777777" w:rsidTr="00AA6F02">
        <w:trPr>
          <w:cantSplit/>
          <w:trHeight w:val="429"/>
        </w:trPr>
        <w:tc>
          <w:tcPr>
            <w:tcW w:w="784" w:type="pct"/>
            <w:vMerge w:val="restart"/>
            <w:tcBorders>
              <w:top w:val="nil"/>
            </w:tcBorders>
          </w:tcPr>
          <w:p w14:paraId="6B950060" w14:textId="77777777" w:rsidR="00EA24C4" w:rsidRPr="00581988" w:rsidRDefault="00EA24C4" w:rsidP="00AA6F02"/>
        </w:tc>
        <w:tc>
          <w:tcPr>
            <w:tcW w:w="855" w:type="pct"/>
            <w:gridSpan w:val="2"/>
          </w:tcPr>
          <w:p w14:paraId="4E3C6314" w14:textId="77777777" w:rsidR="00EA24C4" w:rsidRPr="00581988" w:rsidRDefault="00EA24C4" w:rsidP="00AA6F02">
            <w:r w:rsidRPr="00581988">
              <w:t>Risk Factor</w:t>
            </w:r>
          </w:p>
        </w:tc>
        <w:tc>
          <w:tcPr>
            <w:tcW w:w="852" w:type="pct"/>
          </w:tcPr>
          <w:p w14:paraId="7DB1C802" w14:textId="77777777" w:rsidR="00EA24C4" w:rsidRPr="00581988" w:rsidRDefault="00EA24C4" w:rsidP="00AA6F02"/>
        </w:tc>
        <w:tc>
          <w:tcPr>
            <w:tcW w:w="2509" w:type="pct"/>
          </w:tcPr>
          <w:p w14:paraId="2852FB73" w14:textId="77777777" w:rsidR="00EA24C4" w:rsidRPr="00581988" w:rsidRDefault="0037408A" w:rsidP="00436B31">
            <w:r w:rsidRPr="00581988">
              <w:t>M</w:t>
            </w:r>
            <w:r w:rsidR="00436B31" w:rsidRPr="00581988">
              <w:t>eant for listing all risk factors (e.g. the designated community is not properly defined) of the submission.</w:t>
            </w:r>
          </w:p>
        </w:tc>
      </w:tr>
      <w:tr w:rsidR="00EA24C4" w:rsidRPr="003E74F1" w14:paraId="4F6E26BD" w14:textId="77777777" w:rsidTr="00AA6F02">
        <w:trPr>
          <w:cantSplit/>
          <w:trHeight w:val="429"/>
        </w:trPr>
        <w:tc>
          <w:tcPr>
            <w:tcW w:w="784" w:type="pct"/>
            <w:vMerge/>
          </w:tcPr>
          <w:p w14:paraId="1B504DF9" w14:textId="77777777" w:rsidR="00EA24C4" w:rsidRPr="00581988" w:rsidRDefault="00EA24C4" w:rsidP="00AA6F02"/>
        </w:tc>
        <w:tc>
          <w:tcPr>
            <w:tcW w:w="855" w:type="pct"/>
            <w:gridSpan w:val="2"/>
          </w:tcPr>
          <w:p w14:paraId="72CC09AB" w14:textId="77777777" w:rsidR="00EA24C4" w:rsidRPr="00581988" w:rsidRDefault="00EA24C4" w:rsidP="00AA6F02">
            <w:r w:rsidRPr="00581988">
              <w:t>Mitigation Option</w:t>
            </w:r>
          </w:p>
        </w:tc>
        <w:tc>
          <w:tcPr>
            <w:tcW w:w="852" w:type="pct"/>
          </w:tcPr>
          <w:p w14:paraId="189BD883" w14:textId="77777777" w:rsidR="00EA24C4" w:rsidRPr="00581988" w:rsidRDefault="00EA24C4" w:rsidP="00AA6F02"/>
        </w:tc>
        <w:tc>
          <w:tcPr>
            <w:tcW w:w="2509" w:type="pct"/>
          </w:tcPr>
          <w:p w14:paraId="2DCDE8F1" w14:textId="77777777" w:rsidR="00EA24C4" w:rsidRPr="00581988" w:rsidRDefault="0037408A" w:rsidP="00AA6F02">
            <w:r w:rsidRPr="00581988">
              <w:t>M</w:t>
            </w:r>
            <w:r w:rsidR="00436B31" w:rsidRPr="00581988">
              <w:t>eant for listing all mitigation options (e.g. define the designated community together with producers) for the risks.</w:t>
            </w:r>
          </w:p>
        </w:tc>
      </w:tr>
    </w:tbl>
    <w:p w14:paraId="4FD0FB8C" w14:textId="77777777" w:rsidR="00F91BEB" w:rsidRPr="00581988" w:rsidRDefault="00F91BEB" w:rsidP="00DE1727">
      <w:pPr>
        <w:keepNext/>
      </w:pPr>
    </w:p>
    <w:p w14:paraId="1F4F105D" w14:textId="77777777" w:rsidR="00DC2F38" w:rsidRPr="00581988" w:rsidRDefault="00EA24C4" w:rsidP="00856784">
      <w:pPr>
        <w:pStyle w:val="Heading2"/>
        <w:rPr>
          <w:lang w:val="en-GB"/>
        </w:rPr>
      </w:pPr>
      <w:bookmarkStart w:id="1799" w:name="_Ref410307436"/>
      <w:r w:rsidRPr="00581988">
        <w:rPr>
          <w:lang w:val="en-GB"/>
        </w:rPr>
        <w:br w:type="page"/>
      </w:r>
      <w:bookmarkStart w:id="1800" w:name="_Toc532820077"/>
      <w:r w:rsidR="00DC2F38" w:rsidRPr="00581988">
        <w:rPr>
          <w:lang w:val="en-GB"/>
        </w:rPr>
        <w:lastRenderedPageBreak/>
        <w:t xml:space="preserve">Appendix </w:t>
      </w:r>
      <w:r w:rsidR="00425F02" w:rsidRPr="00581988">
        <w:rPr>
          <w:lang w:val="en-GB"/>
        </w:rPr>
        <w:t>C</w:t>
      </w:r>
      <w:r w:rsidR="00DC2F38" w:rsidRPr="00581988">
        <w:rPr>
          <w:lang w:val="en-GB"/>
        </w:rPr>
        <w:t>: Terminology</w:t>
      </w:r>
      <w:bookmarkEnd w:id="1799"/>
      <w:bookmarkEnd w:id="1800"/>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7685"/>
      </w:tblGrid>
      <w:tr w:rsidR="00F26098" w:rsidRPr="003E74F1" w14:paraId="4B86185D" w14:textId="77777777" w:rsidTr="00AC05B0">
        <w:tc>
          <w:tcPr>
            <w:tcW w:w="2093" w:type="dxa"/>
          </w:tcPr>
          <w:p w14:paraId="373385D8" w14:textId="77777777" w:rsidR="00F26098" w:rsidRPr="00581988" w:rsidRDefault="00F26098" w:rsidP="00AC05B0">
            <w:pPr>
              <w:spacing w:before="120" w:after="120" w:line="240" w:lineRule="auto"/>
              <w:rPr>
                <w:b/>
              </w:rPr>
            </w:pPr>
            <w:r w:rsidRPr="00581988">
              <w:rPr>
                <w:b/>
              </w:rPr>
              <w:t>Archival creator</w:t>
            </w:r>
            <w:r w:rsidRPr="00581988">
              <w:rPr>
                <w:rStyle w:val="FootnoteReference"/>
                <w:b/>
              </w:rPr>
              <w:footnoteReference w:id="52"/>
            </w:r>
          </w:p>
        </w:tc>
        <w:tc>
          <w:tcPr>
            <w:tcW w:w="7685" w:type="dxa"/>
          </w:tcPr>
          <w:p w14:paraId="4EA282F0" w14:textId="77777777" w:rsidR="00F26098" w:rsidRPr="00581988" w:rsidRDefault="00F26098" w:rsidP="00AC05B0">
            <w:pPr>
              <w:spacing w:before="120" w:after="120" w:line="240" w:lineRule="auto"/>
            </w:pPr>
            <w:r w:rsidRPr="00581988">
              <w:t>An organization unit or individual that creates records and/or manages those records during their active use.</w:t>
            </w:r>
          </w:p>
        </w:tc>
      </w:tr>
      <w:tr w:rsidR="00F26098" w:rsidRPr="003E74F1" w14:paraId="3E3DAEE8" w14:textId="77777777" w:rsidTr="00AC05B0">
        <w:tc>
          <w:tcPr>
            <w:tcW w:w="2093" w:type="dxa"/>
          </w:tcPr>
          <w:p w14:paraId="72618631" w14:textId="77777777" w:rsidR="00F26098" w:rsidRPr="00581988" w:rsidRDefault="00F26098" w:rsidP="00AC05B0">
            <w:pPr>
              <w:spacing w:before="120" w:after="120" w:line="240" w:lineRule="auto"/>
              <w:rPr>
                <w:b/>
              </w:rPr>
            </w:pPr>
            <w:r w:rsidRPr="00581988">
              <w:rPr>
                <w:b/>
              </w:rPr>
              <w:t>Archive*</w:t>
            </w:r>
          </w:p>
        </w:tc>
        <w:tc>
          <w:tcPr>
            <w:tcW w:w="7685" w:type="dxa"/>
          </w:tcPr>
          <w:p w14:paraId="226600E9" w14:textId="77777777" w:rsidR="00F26098" w:rsidRPr="00581988" w:rsidRDefault="00F26098" w:rsidP="00AC05B0">
            <w:pPr>
              <w:autoSpaceDE w:val="0"/>
              <w:autoSpaceDN w:val="0"/>
              <w:adjustRightInd w:val="0"/>
              <w:spacing w:before="120" w:after="120" w:line="240" w:lineRule="auto"/>
            </w:pPr>
            <w:r w:rsidRPr="00581988">
              <w:t>An Organisation that intends to preserve information for Access and use by a Designated Community.</w:t>
            </w:r>
          </w:p>
        </w:tc>
      </w:tr>
      <w:tr w:rsidR="00F26098" w:rsidRPr="003E74F1" w14:paraId="5B3CB7A0" w14:textId="77777777" w:rsidTr="00AC05B0">
        <w:tc>
          <w:tcPr>
            <w:tcW w:w="2093" w:type="dxa"/>
          </w:tcPr>
          <w:p w14:paraId="5F6BBFF7" w14:textId="77777777" w:rsidR="00F26098" w:rsidRPr="00581988" w:rsidRDefault="00F26098" w:rsidP="00AC05B0">
            <w:pPr>
              <w:spacing w:before="120" w:after="120" w:line="240" w:lineRule="auto"/>
              <w:rPr>
                <w:b/>
              </w:rPr>
            </w:pPr>
            <w:r w:rsidRPr="00581988">
              <w:rPr>
                <w:b/>
              </w:rPr>
              <w:t>Delivering organisation</w:t>
            </w:r>
          </w:p>
        </w:tc>
        <w:tc>
          <w:tcPr>
            <w:tcW w:w="7685" w:type="dxa"/>
          </w:tcPr>
          <w:p w14:paraId="43B03DB9" w14:textId="77777777" w:rsidR="00F26098" w:rsidRPr="00581988" w:rsidRDefault="00F26098" w:rsidP="0019037B">
            <w:pPr>
              <w:spacing w:before="120" w:after="120" w:line="240" w:lineRule="auto"/>
            </w:pPr>
            <w:r w:rsidRPr="00581988">
              <w:t xml:space="preserve">The organisation delivering the package to the archive. For stating and extending the information use of </w:t>
            </w:r>
            <w:r w:rsidR="0019037B" w:rsidRPr="00581988">
              <w:t xml:space="preserve">the </w:t>
            </w:r>
            <w:r w:rsidRPr="00581988">
              <w:t xml:space="preserve">“Producer organisation name” and “Submitting organisation name” </w:t>
            </w:r>
            <w:r w:rsidR="0019037B" w:rsidRPr="00581988">
              <w:t xml:space="preserve">elements </w:t>
            </w:r>
            <w:r w:rsidRPr="00581988">
              <w:t>is recommended.</w:t>
            </w:r>
          </w:p>
        </w:tc>
      </w:tr>
      <w:tr w:rsidR="00F26098" w:rsidRPr="003E74F1" w14:paraId="2D0105CD" w14:textId="77777777" w:rsidTr="00AC05B0">
        <w:tc>
          <w:tcPr>
            <w:tcW w:w="2093" w:type="dxa"/>
          </w:tcPr>
          <w:p w14:paraId="435D51A9" w14:textId="77777777" w:rsidR="00F26098" w:rsidRPr="00581988" w:rsidRDefault="00F26098" w:rsidP="00AC05B0">
            <w:pPr>
              <w:spacing w:before="120" w:after="120" w:line="240" w:lineRule="auto"/>
              <w:rPr>
                <w:b/>
                <w:noProof/>
              </w:rPr>
            </w:pPr>
            <w:r w:rsidRPr="00581988">
              <w:rPr>
                <w:b/>
                <w:noProof/>
              </w:rPr>
              <w:t xml:space="preserve">ERMS </w:t>
            </w:r>
          </w:p>
          <w:p w14:paraId="6E12A6BE" w14:textId="77777777" w:rsidR="00F26098" w:rsidRPr="00581988" w:rsidRDefault="00F26098" w:rsidP="00AC05B0">
            <w:pPr>
              <w:spacing w:before="120" w:after="120" w:line="240" w:lineRule="auto"/>
              <w:rPr>
                <w:b/>
              </w:rPr>
            </w:pPr>
          </w:p>
        </w:tc>
        <w:tc>
          <w:tcPr>
            <w:tcW w:w="7685" w:type="dxa"/>
          </w:tcPr>
          <w:p w14:paraId="5C93CBDF" w14:textId="77777777" w:rsidR="00F26098" w:rsidRPr="00581988" w:rsidRDefault="0037408A" w:rsidP="0037408A">
            <w:pPr>
              <w:spacing w:before="120" w:after="120" w:line="240" w:lineRule="auto"/>
            </w:pPr>
            <w:r w:rsidRPr="00581988">
              <w:t>A</w:t>
            </w:r>
            <w:r w:rsidR="00F26098" w:rsidRPr="00581988">
              <w:t xml:space="preserve"> type of content management system </w:t>
            </w:r>
            <w:r w:rsidRPr="00581988">
              <w:t>known as an</w:t>
            </w:r>
            <w:r w:rsidR="00F26098" w:rsidRPr="00581988">
              <w:t xml:space="preserve"> electronic records management system.</w:t>
            </w:r>
          </w:p>
        </w:tc>
      </w:tr>
      <w:tr w:rsidR="00F26098" w:rsidRPr="003E74F1" w14:paraId="3CA2C421" w14:textId="77777777" w:rsidTr="00AC05B0">
        <w:tc>
          <w:tcPr>
            <w:tcW w:w="2093" w:type="dxa"/>
          </w:tcPr>
          <w:p w14:paraId="1B485082" w14:textId="77777777" w:rsidR="00F26098" w:rsidRPr="00581988" w:rsidRDefault="00F26098" w:rsidP="00AC05B0">
            <w:pPr>
              <w:spacing w:before="120" w:after="120" w:line="240" w:lineRule="auto"/>
              <w:rPr>
                <w:b/>
              </w:rPr>
            </w:pPr>
            <w:r w:rsidRPr="00581988">
              <w:rPr>
                <w:b/>
              </w:rPr>
              <w:t>Information Package*</w:t>
            </w:r>
          </w:p>
        </w:tc>
        <w:tc>
          <w:tcPr>
            <w:tcW w:w="7685" w:type="dxa"/>
          </w:tcPr>
          <w:p w14:paraId="40454632" w14:textId="77777777" w:rsidR="00F26098" w:rsidRPr="00581988" w:rsidRDefault="00F26098" w:rsidP="00AC05B0">
            <w:pPr>
              <w:spacing w:before="120" w:after="120" w:line="240" w:lineRule="auto"/>
            </w:pPr>
            <w:r w:rsidRPr="00581988">
              <w:t xml:space="preserve">A logical container composed of optional Content Information and optional associated Preservation Description Information. Associated with this Information Package is Packaging Information used to delimit and identify the Content Information and Package Description information used to facilitate searches for the Content Information. </w:t>
            </w:r>
          </w:p>
        </w:tc>
      </w:tr>
      <w:tr w:rsidR="00F26098" w:rsidRPr="003E74F1" w14:paraId="1C6B0C8E" w14:textId="77777777" w:rsidTr="00AC05B0">
        <w:tc>
          <w:tcPr>
            <w:tcW w:w="2093" w:type="dxa"/>
          </w:tcPr>
          <w:p w14:paraId="4B4B0945" w14:textId="77777777" w:rsidR="00F26098" w:rsidRPr="00581988" w:rsidRDefault="00F26098" w:rsidP="00AC05B0">
            <w:pPr>
              <w:spacing w:before="120" w:after="120" w:line="240" w:lineRule="auto"/>
              <w:rPr>
                <w:b/>
              </w:rPr>
            </w:pPr>
            <w:r w:rsidRPr="00581988">
              <w:rPr>
                <w:b/>
              </w:rPr>
              <w:t>Ingest Functional Entity*</w:t>
            </w:r>
          </w:p>
        </w:tc>
        <w:tc>
          <w:tcPr>
            <w:tcW w:w="7685" w:type="dxa"/>
          </w:tcPr>
          <w:p w14:paraId="18AF6965" w14:textId="77777777" w:rsidR="00F26098" w:rsidRPr="00581988" w:rsidRDefault="00F26098" w:rsidP="00AC05B0">
            <w:pPr>
              <w:spacing w:before="120" w:after="120" w:line="240" w:lineRule="auto"/>
            </w:pPr>
            <w:r w:rsidRPr="00581988">
              <w:t>The OAIS functional entity that contains the services and functions that accept Submission Information Packages from Producers, prepares Archival Information Packages for storage, and ensures that Archival Information Packages and their supporting Descriptive Information become established within the OAIS.</w:t>
            </w:r>
          </w:p>
        </w:tc>
      </w:tr>
      <w:tr w:rsidR="00F26098" w:rsidRPr="003E74F1" w14:paraId="7E176A7A" w14:textId="77777777" w:rsidTr="00AC05B0">
        <w:tc>
          <w:tcPr>
            <w:tcW w:w="2093" w:type="dxa"/>
          </w:tcPr>
          <w:p w14:paraId="51CD544A" w14:textId="77777777" w:rsidR="00F26098" w:rsidRPr="00581988" w:rsidRDefault="00F26098" w:rsidP="00AC05B0">
            <w:pPr>
              <w:spacing w:before="120" w:after="120" w:line="240" w:lineRule="auto"/>
              <w:rPr>
                <w:b/>
              </w:rPr>
            </w:pPr>
            <w:r w:rsidRPr="00581988">
              <w:rPr>
                <w:b/>
              </w:rPr>
              <w:t>OAIS*</w:t>
            </w:r>
          </w:p>
        </w:tc>
        <w:tc>
          <w:tcPr>
            <w:tcW w:w="7685" w:type="dxa"/>
          </w:tcPr>
          <w:p w14:paraId="4D277745" w14:textId="77777777" w:rsidR="00F26098" w:rsidRPr="00581988" w:rsidRDefault="00F26098" w:rsidP="00AC05B0">
            <w:pPr>
              <w:spacing w:before="120" w:after="120" w:line="240" w:lineRule="auto"/>
            </w:pPr>
            <w:r w:rsidRPr="00581988">
              <w:t>The Open Archival Information System is an archive (and a standard: ISO 14721:2003), consisting of an organisation of people and systems that has accepted the responsibility to preserve information and make it available for a Designated Community.</w:t>
            </w:r>
          </w:p>
        </w:tc>
      </w:tr>
      <w:tr w:rsidR="00F26098" w:rsidRPr="003E74F1" w14:paraId="44FDAD36" w14:textId="77777777" w:rsidTr="00AC05B0">
        <w:tc>
          <w:tcPr>
            <w:tcW w:w="2093" w:type="dxa"/>
          </w:tcPr>
          <w:p w14:paraId="635CD769" w14:textId="77777777" w:rsidR="00F26098" w:rsidRPr="00581988" w:rsidRDefault="00F26098" w:rsidP="00AC05B0">
            <w:pPr>
              <w:spacing w:before="120" w:after="120" w:line="240" w:lineRule="auto"/>
              <w:rPr>
                <w:b/>
              </w:rPr>
            </w:pPr>
            <w:r w:rsidRPr="00581988">
              <w:rPr>
                <w:b/>
              </w:rPr>
              <w:t>Producing organisation</w:t>
            </w:r>
            <w:r w:rsidRPr="00581988">
              <w:rPr>
                <w:rStyle w:val="FootnoteReference"/>
              </w:rPr>
              <w:footnoteReference w:id="53"/>
            </w:r>
          </w:p>
        </w:tc>
        <w:tc>
          <w:tcPr>
            <w:tcW w:w="7685" w:type="dxa"/>
          </w:tcPr>
          <w:p w14:paraId="7BC0B22E" w14:textId="77777777" w:rsidR="00F26098" w:rsidRPr="00581988" w:rsidRDefault="00F26098" w:rsidP="00AC05B0">
            <w:pPr>
              <w:spacing w:before="120" w:after="120" w:line="240" w:lineRule="auto"/>
            </w:pPr>
            <w:r w:rsidRPr="00581988">
              <w:t>The organizational unit or individual that has the authority to transfer records to an archive. Usually the producer is also the records creator, the organizational unit or individual that created and managed the records during their active use.</w:t>
            </w:r>
          </w:p>
          <w:p w14:paraId="2A808327" w14:textId="77777777" w:rsidR="00F26098" w:rsidRPr="00581988" w:rsidRDefault="00F26098" w:rsidP="00AC05B0">
            <w:pPr>
              <w:spacing w:before="120" w:after="120" w:line="240" w:lineRule="auto"/>
            </w:pPr>
            <w:r w:rsidRPr="00581988">
              <w:t>This is not always the case, sometimes the producer is different from the records creator.</w:t>
            </w:r>
          </w:p>
          <w:p w14:paraId="1F342D23" w14:textId="77777777" w:rsidR="00F26098" w:rsidRPr="00581988" w:rsidRDefault="00F26098" w:rsidP="00AC05B0">
            <w:pPr>
              <w:spacing w:before="120" w:after="120" w:line="240" w:lineRule="auto"/>
            </w:pPr>
            <w:r w:rsidRPr="00581988">
              <w:t>For example: An author dies and her literary executor gains the authority to transfer her papers to an archive. The author is the records creator and the literary executor is the producer.</w:t>
            </w:r>
          </w:p>
          <w:p w14:paraId="2FB45382" w14:textId="77777777" w:rsidR="00F26098" w:rsidRPr="00581988" w:rsidRDefault="00F26098" w:rsidP="00AC05B0">
            <w:pPr>
              <w:spacing w:before="120" w:after="120" w:line="240" w:lineRule="auto"/>
            </w:pPr>
            <w:r w:rsidRPr="00581988">
              <w:t xml:space="preserve">For example: Department X gets reorganized out of existence and Department Y, which takes over the functional responsibilities of Department X, gains the authority </w:t>
            </w:r>
            <w:r w:rsidRPr="00581988">
              <w:lastRenderedPageBreak/>
              <w:t>to transfer the records of Department X to the archive. Department X is the records creator and Department Y is the producer.</w:t>
            </w:r>
          </w:p>
          <w:p w14:paraId="33F47A1E" w14:textId="77777777" w:rsidR="00F26098" w:rsidRPr="00581988" w:rsidRDefault="00F26098" w:rsidP="00AC05B0">
            <w:pPr>
              <w:spacing w:before="120" w:after="120" w:line="240" w:lineRule="auto"/>
            </w:pPr>
            <w:r w:rsidRPr="00581988">
              <w:t>Counter example: The Department of Widget Science transfers some of its own records to the archive. The Department of Widget Science is the records creator and the producer.</w:t>
            </w:r>
          </w:p>
        </w:tc>
      </w:tr>
      <w:tr w:rsidR="00F26098" w:rsidRPr="003E74F1" w14:paraId="5F228FFB" w14:textId="77777777" w:rsidTr="00AC05B0">
        <w:tc>
          <w:tcPr>
            <w:tcW w:w="2093" w:type="dxa"/>
          </w:tcPr>
          <w:p w14:paraId="52EAC210" w14:textId="77777777" w:rsidR="00F26098" w:rsidRPr="00581988" w:rsidRDefault="00F26098" w:rsidP="00AC05B0">
            <w:pPr>
              <w:spacing w:before="120" w:after="120" w:line="240" w:lineRule="auto"/>
              <w:rPr>
                <w:b/>
              </w:rPr>
            </w:pPr>
            <w:r w:rsidRPr="00581988">
              <w:rPr>
                <w:b/>
              </w:rPr>
              <w:lastRenderedPageBreak/>
              <w:t>Submission Information Package (SIP)*</w:t>
            </w:r>
          </w:p>
        </w:tc>
        <w:tc>
          <w:tcPr>
            <w:tcW w:w="7685" w:type="dxa"/>
          </w:tcPr>
          <w:p w14:paraId="1323CAAA" w14:textId="77777777" w:rsidR="00F26098" w:rsidRPr="00581988" w:rsidRDefault="00F26098" w:rsidP="00AC05B0">
            <w:pPr>
              <w:spacing w:before="120" w:after="120" w:line="240" w:lineRule="auto"/>
            </w:pPr>
            <w:r w:rsidRPr="00581988">
              <w:t>An Information Package that is delivered by the Producer to the OAIS for use in the construction or update of one or more AIPs and/or the associated Descriptive Information.</w:t>
            </w:r>
          </w:p>
        </w:tc>
      </w:tr>
      <w:tr w:rsidR="00F26098" w:rsidRPr="003E74F1" w14:paraId="313009CD" w14:textId="77777777" w:rsidTr="00AC05B0">
        <w:tc>
          <w:tcPr>
            <w:tcW w:w="2093" w:type="dxa"/>
          </w:tcPr>
          <w:p w14:paraId="4BFA812D" w14:textId="77777777" w:rsidR="00F26098" w:rsidRPr="00581988" w:rsidRDefault="00F26098" w:rsidP="00AC05B0">
            <w:pPr>
              <w:spacing w:before="120" w:after="120" w:line="240" w:lineRule="auto"/>
              <w:rPr>
                <w:b/>
              </w:rPr>
            </w:pPr>
            <w:r w:rsidRPr="00581988">
              <w:rPr>
                <w:b/>
              </w:rPr>
              <w:t>Submitting organisation</w:t>
            </w:r>
          </w:p>
        </w:tc>
        <w:tc>
          <w:tcPr>
            <w:tcW w:w="7685" w:type="dxa"/>
          </w:tcPr>
          <w:p w14:paraId="643A71E3" w14:textId="77777777" w:rsidR="00F26098" w:rsidRPr="00581988" w:rsidRDefault="00F26098" w:rsidP="00AC05B0">
            <w:pPr>
              <w:spacing w:before="120" w:after="120" w:line="240" w:lineRule="auto"/>
            </w:pPr>
            <w:r w:rsidRPr="00581988">
              <w:t>Name of the organisation submitting the package to the archive. Extends the delivery information since it may be the case that the content of a creator is held by another part of the organisation.</w:t>
            </w:r>
          </w:p>
        </w:tc>
      </w:tr>
    </w:tbl>
    <w:p w14:paraId="1AF4CC60" w14:textId="77777777" w:rsidR="00F91BEB" w:rsidRPr="00581988" w:rsidRDefault="00DC2F38" w:rsidP="00397036">
      <w:pPr>
        <w:rPr>
          <w:b/>
        </w:rPr>
        <w:sectPr w:rsidR="00F91BEB" w:rsidRPr="00581988" w:rsidSect="00936E87">
          <w:pgSz w:w="11906" w:h="16838"/>
          <w:pgMar w:top="1701" w:right="1134" w:bottom="1701" w:left="1134" w:header="708" w:footer="708" w:gutter="0"/>
          <w:cols w:space="708"/>
          <w:docGrid w:linePitch="360"/>
        </w:sectPr>
      </w:pPr>
      <w:r w:rsidRPr="00581988">
        <w:rPr>
          <w:b/>
        </w:rPr>
        <w:t>*</w:t>
      </w:r>
      <w:r w:rsidRPr="00581988">
        <w:t xml:space="preserve"> Reference Model for an Open Archival Information System (OAIS), 2012, http://public.ccsds.org/</w:t>
      </w:r>
      <w:r w:rsidR="007E0257" w:rsidRPr="00581988">
        <w:t>publications/archive/650x0m2.</w:t>
      </w:r>
    </w:p>
    <w:p w14:paraId="3C513C9E" w14:textId="77777777" w:rsidR="00F91BEB" w:rsidRPr="00581988" w:rsidRDefault="00F91BEB" w:rsidP="007E0257">
      <w:pPr>
        <w:pStyle w:val="Heading2"/>
        <w:numPr>
          <w:ilvl w:val="0"/>
          <w:numId w:val="0"/>
        </w:numPr>
        <w:rPr>
          <w:b w:val="0"/>
          <w:lang w:val="en-GB"/>
        </w:rPr>
      </w:pPr>
    </w:p>
    <w:sectPr w:rsidR="00F91BEB" w:rsidRPr="00581988" w:rsidSect="00936E8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iguel Ferreira" w:date="2018-12-17T14:17:00Z" w:initials="MF">
    <w:p w14:paraId="5BAC31C7" w14:textId="77777777" w:rsidR="00E6244F" w:rsidRDefault="00E6244F">
      <w:pPr>
        <w:pStyle w:val="CommentText"/>
      </w:pPr>
      <w:r>
        <w:rPr>
          <w:rStyle w:val="CommentReference"/>
        </w:rPr>
        <w:annotationRef/>
      </w:r>
      <w:r>
        <w:t>Review list of authors</w:t>
      </w:r>
    </w:p>
  </w:comment>
  <w:comment w:id="81" w:author="Miguel Ferreira" w:date="2018-12-17T14:24:00Z" w:initials="MF">
    <w:p w14:paraId="77FE7DED" w14:textId="77777777" w:rsidR="00E6244F" w:rsidRDefault="00E6244F">
      <w:pPr>
        <w:pStyle w:val="CommentText"/>
      </w:pPr>
      <w:r>
        <w:rPr>
          <w:rStyle w:val="CommentReference"/>
        </w:rPr>
        <w:annotationRef/>
      </w:r>
      <w:r>
        <w:rPr>
          <w:noProof/>
        </w:rPr>
        <w:t>R</w:t>
      </w:r>
    </w:p>
  </w:comment>
  <w:comment w:id="82" w:author="Miguel Ferreira" w:date="2018-12-17T14:25:00Z" w:initials="MF">
    <w:p w14:paraId="7931D6BE" w14:textId="77777777" w:rsidR="00E6244F" w:rsidRDefault="00E6244F">
      <w:pPr>
        <w:pStyle w:val="CommentText"/>
      </w:pPr>
      <w:r>
        <w:rPr>
          <w:rStyle w:val="CommentReference"/>
        </w:rPr>
        <w:annotationRef/>
      </w:r>
      <w:r>
        <w:rPr>
          <w:noProof/>
        </w:rPr>
        <w:t>Review</w:t>
      </w:r>
    </w:p>
  </w:comment>
  <w:comment w:id="425" w:author="Miguel Ferreira" w:date="2018-12-17T15:24:00Z" w:initials="MF">
    <w:p w14:paraId="370A6FF6" w14:textId="0192349D" w:rsidR="00C57358" w:rsidRDefault="000A6B90">
      <w:pPr>
        <w:pStyle w:val="CommentText"/>
      </w:pPr>
      <w:r>
        <w:rPr>
          <w:noProof/>
        </w:rPr>
        <w:t>See</w:t>
      </w:r>
      <w:r w:rsidR="00C57358">
        <w:rPr>
          <w:rStyle w:val="CommentReference"/>
        </w:rPr>
        <w:annotationRef/>
      </w:r>
      <w:r>
        <w:rPr>
          <w:noProof/>
        </w:rPr>
        <w:t xml:space="preserve"> if </w:t>
      </w:r>
      <w:r>
        <w:rPr>
          <w:noProof/>
        </w:rPr>
        <w:t>S</w:t>
      </w:r>
      <w:r>
        <w:rPr>
          <w:noProof/>
        </w:rPr>
        <w:t xml:space="preserve"> </w:t>
      </w:r>
      <w:r>
        <w:rPr>
          <w:noProof/>
        </w:rPr>
        <w:t xml:space="preserve">should </w:t>
      </w:r>
    </w:p>
  </w:comment>
  <w:comment w:id="605" w:author="Miguel Ferreira" w:date="2018-12-17T14:58:00Z" w:initials="MF">
    <w:p w14:paraId="45D0DE7B" w14:textId="07F1BC7D" w:rsidR="00E6244F" w:rsidRDefault="00E6244F">
      <w:pPr>
        <w:pStyle w:val="CommentText"/>
      </w:pPr>
      <w:r>
        <w:rPr>
          <w:rStyle w:val="CommentReference"/>
        </w:rPr>
        <w:annotationRef/>
      </w:r>
      <w:r>
        <w:rPr>
          <w:noProof/>
        </w:rPr>
        <w:t>We should have a better way of referencing this documents. This link is not perm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AC31C7" w15:done="0"/>
  <w15:commentEx w15:paraId="77FE7DED" w15:done="0"/>
  <w15:commentEx w15:paraId="7931D6BE" w15:paraIdParent="77FE7DED" w15:done="0"/>
  <w15:commentEx w15:paraId="370A6FF6" w15:done="0"/>
  <w15:commentEx w15:paraId="45D0DE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AC31C7" w16cid:durableId="1FC22E85"/>
  <w16cid:commentId w16cid:paraId="77FE7DED" w16cid:durableId="1FC23038"/>
  <w16cid:commentId w16cid:paraId="7931D6BE" w16cid:durableId="1FC2303E"/>
  <w16cid:commentId w16cid:paraId="370A6FF6" w16cid:durableId="1FC23E30"/>
  <w16cid:commentId w16cid:paraId="45D0DE7B" w16cid:durableId="1FC238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1B3AE" w14:textId="77777777" w:rsidR="000A6B90" w:rsidRDefault="000A6B90" w:rsidP="00817BEC">
      <w:pPr>
        <w:spacing w:after="0" w:line="240" w:lineRule="auto"/>
      </w:pPr>
      <w:r>
        <w:separator/>
      </w:r>
    </w:p>
  </w:endnote>
  <w:endnote w:type="continuationSeparator" w:id="0">
    <w:p w14:paraId="28108EBC" w14:textId="77777777" w:rsidR="000A6B90" w:rsidRDefault="000A6B90" w:rsidP="00817BEC">
      <w:pPr>
        <w:spacing w:after="0" w:line="240" w:lineRule="auto"/>
      </w:pPr>
      <w:r>
        <w:continuationSeparator/>
      </w:r>
    </w:p>
  </w:endnote>
  <w:endnote w:type="continuationNotice" w:id="1">
    <w:p w14:paraId="2B65CDEC" w14:textId="77777777" w:rsidR="000A6B90" w:rsidRDefault="000A6B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BA"/>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OrigGarmnd BT">
    <w:altName w:val="Constantia"/>
    <w:panose1 w:val="020B0604020202020204"/>
    <w:charset w:val="00"/>
    <w:family w:val="roman"/>
    <w:notTrueType/>
    <w:pitch w:val="variable"/>
    <w:sig w:usb0="00000003" w:usb1="00000000" w:usb2="00000000" w:usb3="00000000" w:csb0="00000001" w:csb1="00000000"/>
  </w:font>
  <w:font w:name="Times-Roman">
    <w:altName w:val="Times"/>
    <w:panose1 w:val="00000500000000020000"/>
    <w:charset w:val="00"/>
    <w:family w:val="auto"/>
    <w:pitch w:val="variable"/>
    <w:sig w:usb0="E00002FF" w:usb1="5000205A" w:usb2="00000000" w:usb3="00000000" w:csb0="0000019F" w:csb1="00000000"/>
  </w:font>
  <w:font w:name="Arial, sans-serif">
    <w:altName w:val="Times New Roman"/>
    <w:panose1 w:val="020B0604020202020204"/>
    <w:charset w:val="00"/>
    <w:family w:val="auto"/>
    <w:pitch w:val="default"/>
  </w:font>
  <w:font w:name="Segoe UI">
    <w:altName w:val="Calibri"/>
    <w:panose1 w:val="020B0604020202020204"/>
    <w:charset w:val="BA"/>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96BDF" w14:textId="77777777" w:rsidR="00E6244F" w:rsidRPr="0013796E" w:rsidRDefault="00E6244F" w:rsidP="0013796E">
    <w:pPr>
      <w:pStyle w:val="Footer"/>
      <w:pBdr>
        <w:top w:val="single" w:sz="4" w:space="1" w:color="auto"/>
      </w:pBdr>
      <w:jc w:val="center"/>
      <w:rPr>
        <w:lang w:val="en-US"/>
      </w:rPr>
    </w:pPr>
    <w:r w:rsidRPr="0013796E">
      <w:rPr>
        <w:lang w:val="en-US"/>
      </w:rPr>
      <w:t xml:space="preserve">Page </w:t>
    </w:r>
    <w:r w:rsidRPr="0013796E">
      <w:rPr>
        <w:b/>
        <w:bCs/>
        <w:lang w:val="en-US"/>
      </w:rPr>
      <w:fldChar w:fldCharType="begin"/>
    </w:r>
    <w:r w:rsidRPr="0013796E">
      <w:rPr>
        <w:b/>
        <w:bCs/>
        <w:lang w:val="en-US"/>
      </w:rPr>
      <w:instrText>PAGE</w:instrText>
    </w:r>
    <w:r w:rsidRPr="0013796E">
      <w:rPr>
        <w:b/>
        <w:bCs/>
        <w:lang w:val="en-US"/>
      </w:rPr>
      <w:fldChar w:fldCharType="separate"/>
    </w:r>
    <w:r>
      <w:rPr>
        <w:b/>
        <w:bCs/>
        <w:noProof/>
        <w:lang w:val="en-US"/>
      </w:rPr>
      <w:t>45</w:t>
    </w:r>
    <w:r w:rsidRPr="0013796E">
      <w:rPr>
        <w:b/>
        <w:bCs/>
        <w:lang w:val="en-US"/>
      </w:rPr>
      <w:fldChar w:fldCharType="end"/>
    </w:r>
    <w:r w:rsidRPr="0013796E">
      <w:rPr>
        <w:lang w:val="en-US"/>
      </w:rPr>
      <w:t xml:space="preserve"> of </w:t>
    </w:r>
    <w:r w:rsidRPr="0013796E">
      <w:rPr>
        <w:b/>
        <w:bCs/>
        <w:lang w:val="en-US"/>
      </w:rPr>
      <w:fldChar w:fldCharType="begin"/>
    </w:r>
    <w:r w:rsidRPr="0013796E">
      <w:rPr>
        <w:b/>
        <w:bCs/>
        <w:lang w:val="en-US"/>
      </w:rPr>
      <w:instrText>NUMPAGES</w:instrText>
    </w:r>
    <w:r w:rsidRPr="0013796E">
      <w:rPr>
        <w:b/>
        <w:bCs/>
        <w:lang w:val="en-US"/>
      </w:rPr>
      <w:fldChar w:fldCharType="separate"/>
    </w:r>
    <w:r>
      <w:rPr>
        <w:b/>
        <w:bCs/>
        <w:noProof/>
        <w:lang w:val="en-US"/>
      </w:rPr>
      <w:t>57</w:t>
    </w:r>
    <w:r w:rsidRPr="0013796E">
      <w:rPr>
        <w:b/>
        <w:bCs/>
        <w:lang w:val="en-US"/>
      </w:rPr>
      <w:fldChar w:fldCharType="end"/>
    </w:r>
  </w:p>
  <w:p w14:paraId="0C7C10F9" w14:textId="77777777" w:rsidR="00E6244F" w:rsidRPr="00AE478C" w:rsidRDefault="00E6244F" w:rsidP="00AE478C">
    <w:pPr>
      <w:pStyle w:val="Footer"/>
      <w:jc w:val="center"/>
    </w:pPr>
    <w:r>
      <w:t>General SIP Specification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159EA" w14:textId="77777777" w:rsidR="000A6B90" w:rsidRDefault="000A6B90" w:rsidP="00817BEC">
      <w:pPr>
        <w:spacing w:after="0" w:line="240" w:lineRule="auto"/>
      </w:pPr>
      <w:r>
        <w:separator/>
      </w:r>
    </w:p>
  </w:footnote>
  <w:footnote w:type="continuationSeparator" w:id="0">
    <w:p w14:paraId="77EFAFAC" w14:textId="77777777" w:rsidR="000A6B90" w:rsidRDefault="000A6B90" w:rsidP="00817BEC">
      <w:pPr>
        <w:spacing w:after="0" w:line="240" w:lineRule="auto"/>
      </w:pPr>
      <w:r>
        <w:continuationSeparator/>
      </w:r>
    </w:p>
  </w:footnote>
  <w:footnote w:type="continuationNotice" w:id="1">
    <w:p w14:paraId="6901D252" w14:textId="77777777" w:rsidR="000A6B90" w:rsidRDefault="000A6B90">
      <w:pPr>
        <w:spacing w:after="0" w:line="240" w:lineRule="auto"/>
      </w:pPr>
    </w:p>
  </w:footnote>
  <w:footnote w:id="2">
    <w:p w14:paraId="08083BBA" w14:textId="77777777" w:rsidR="00E6244F" w:rsidRPr="00537180" w:rsidRDefault="00E6244F" w:rsidP="006C2FF7">
      <w:pPr>
        <w:pStyle w:val="FootnoteText"/>
      </w:pPr>
      <w:r w:rsidRPr="00537180">
        <w:rPr>
          <w:rStyle w:val="FootnoteReference"/>
        </w:rPr>
        <w:footnoteRef/>
      </w:r>
      <w:r w:rsidRPr="00537180">
        <w:t xml:space="preserve"> Reference Model for an Open Archival Information System (OAIS), 2012, </w:t>
      </w:r>
    </w:p>
    <w:p w14:paraId="3EE7F60F" w14:textId="77777777" w:rsidR="00E6244F" w:rsidRPr="00537180" w:rsidRDefault="00E6244F" w:rsidP="006C2FF7">
      <w:pPr>
        <w:pStyle w:val="FootnoteText"/>
      </w:pPr>
      <w:r w:rsidRPr="00537180">
        <w:t xml:space="preserve">public.ccsds.org/publications/archive/650x0m2.pdf  </w:t>
      </w:r>
    </w:p>
  </w:footnote>
  <w:footnote w:id="3">
    <w:p w14:paraId="63D76CB9" w14:textId="77777777" w:rsidR="00E6244F" w:rsidRPr="00537180" w:rsidDel="00A419B7" w:rsidRDefault="00E6244F">
      <w:pPr>
        <w:pStyle w:val="FootnoteText"/>
        <w:rPr>
          <w:del w:id="62" w:author="Miguel Ferreira" w:date="2018-12-17T14:19:00Z"/>
        </w:rPr>
      </w:pPr>
      <w:del w:id="63" w:author="Miguel Ferreira" w:date="2018-12-17T14:19:00Z">
        <w:r w:rsidRPr="00537180" w:rsidDel="00A419B7">
          <w:rPr>
            <w:rStyle w:val="FootnoteReference"/>
          </w:rPr>
          <w:footnoteRef/>
        </w:r>
        <w:r w:rsidRPr="00537180" w:rsidDel="00A419B7">
          <w:delText xml:space="preserve"> Deliverable D3.1  E-ARK Report on Available Best Practices, 2014, http://eark-project.com/resources/project-deliverables/6-d31-e-ark-report-on-available-best-practices</w:delText>
        </w:r>
      </w:del>
    </w:p>
  </w:footnote>
  <w:footnote w:id="4">
    <w:p w14:paraId="5A72D5CA" w14:textId="77777777" w:rsidR="00E6244F" w:rsidRPr="00A419B7" w:rsidRDefault="00E6244F">
      <w:pPr>
        <w:pStyle w:val="FootnoteText"/>
        <w:rPr>
          <w:lang w:val="en-US"/>
          <w:rPrChange w:id="73" w:author="Miguel Ferreira" w:date="2018-12-17T14:22:00Z">
            <w:rPr/>
          </w:rPrChange>
        </w:rPr>
      </w:pPr>
      <w:ins w:id="74" w:author="Miguel Ferreira" w:date="2018-12-17T14:22:00Z">
        <w:r>
          <w:rPr>
            <w:rStyle w:val="FootnoteReference"/>
          </w:rPr>
          <w:footnoteRef/>
        </w:r>
        <w:r>
          <w:t xml:space="preserve"> </w:t>
        </w:r>
      </w:ins>
      <w:ins w:id="75" w:author="Miguel Ferreira" w:date="2018-12-17T14:23:00Z">
        <w:r w:rsidRPr="00A419B7">
          <w:t xml:space="preserve">Digital Information </w:t>
        </w:r>
        <w:proofErr w:type="spellStart"/>
        <w:r w:rsidRPr="00A419B7">
          <w:t>LifeCycle</w:t>
        </w:r>
        <w:proofErr w:type="spellEnd"/>
        <w:r w:rsidRPr="00A419B7">
          <w:t xml:space="preserve"> </w:t>
        </w:r>
        <w:proofErr w:type="spellStart"/>
        <w:r w:rsidRPr="00A419B7">
          <w:t>Interoperability</w:t>
        </w:r>
        <w:proofErr w:type="spellEnd"/>
        <w:r w:rsidRPr="00A419B7">
          <w:t xml:space="preserve"> Standards Board (DILCIS Board).</w:t>
        </w:r>
      </w:ins>
    </w:p>
  </w:footnote>
  <w:footnote w:id="5">
    <w:p w14:paraId="02808565" w14:textId="77777777" w:rsidR="00E6244F" w:rsidRPr="00537180" w:rsidDel="00A419B7" w:rsidRDefault="00E6244F">
      <w:pPr>
        <w:pStyle w:val="FootnoteText"/>
        <w:rPr>
          <w:del w:id="78" w:author="Miguel Ferreira" w:date="2018-12-17T14:23:00Z"/>
        </w:rPr>
      </w:pPr>
      <w:del w:id="79" w:author="Miguel Ferreira" w:date="2018-12-17T14:23:00Z">
        <w:r w:rsidRPr="00537180" w:rsidDel="00A419B7">
          <w:rPr>
            <w:rStyle w:val="FootnoteReference"/>
          </w:rPr>
          <w:footnoteRef/>
        </w:r>
        <w:r w:rsidRPr="00537180" w:rsidDel="00A419B7">
          <w:delText xml:space="preserve"> Deliverable 3.2 E-ARK SIP Draft Specification, 2015, http://eark-project.com/resources/project-deliverables/17-d32-e-ark-sip-draft-specification</w:delText>
        </w:r>
      </w:del>
    </w:p>
  </w:footnote>
  <w:footnote w:id="6">
    <w:p w14:paraId="178A3375" w14:textId="77777777" w:rsidR="00E6244F" w:rsidRPr="00537180" w:rsidRDefault="00E6244F">
      <w:pPr>
        <w:pStyle w:val="FootnoteText"/>
      </w:pPr>
      <w:r w:rsidRPr="00537180">
        <w:rPr>
          <w:rStyle w:val="FootnoteReference"/>
        </w:rPr>
        <w:footnoteRef/>
      </w:r>
      <w:r w:rsidRPr="00537180">
        <w:t xml:space="preserve"> Common Specification for Information Packages, version 0.1</w:t>
      </w:r>
      <w:r>
        <w:t>7</w:t>
      </w:r>
      <w:r w:rsidRPr="00537180">
        <w:t xml:space="preserve">, </w:t>
      </w:r>
      <w:r w:rsidRPr="007B1D7F">
        <w:t>http://eark-project.com/resources/specificationdocs/67-e-ark-draft-common-specification-ver-017</w:t>
      </w:r>
    </w:p>
  </w:footnote>
  <w:footnote w:id="7">
    <w:p w14:paraId="2D9FB6F5" w14:textId="77777777" w:rsidR="00E6244F" w:rsidRPr="00537180" w:rsidRDefault="00E6244F" w:rsidP="00670A40">
      <w:pPr>
        <w:pStyle w:val="FootnoteText"/>
        <w:rPr>
          <w:ins w:id="338" w:author="Miguel Ferreira" w:date="2018-12-17T14:30:00Z"/>
        </w:rPr>
      </w:pPr>
      <w:ins w:id="339" w:author="Miguel Ferreira" w:date="2018-12-17T14:30:00Z">
        <w:r w:rsidRPr="00537180">
          <w:rPr>
            <w:rStyle w:val="FootnoteReference"/>
          </w:rPr>
          <w:footnoteRef/>
        </w:r>
        <w:r w:rsidRPr="00537180">
          <w:t xml:space="preserve"> Reference Model for an Open Archival Information System (OAIS), 2012, </w:t>
        </w:r>
      </w:ins>
    </w:p>
    <w:p w14:paraId="633A90A5" w14:textId="77777777" w:rsidR="00E6244F" w:rsidRPr="00537180" w:rsidRDefault="00E6244F" w:rsidP="00670A40">
      <w:pPr>
        <w:pStyle w:val="FootnoteText"/>
        <w:rPr>
          <w:ins w:id="340" w:author="Miguel Ferreira" w:date="2018-12-17T14:30:00Z"/>
        </w:rPr>
      </w:pPr>
      <w:ins w:id="341" w:author="Miguel Ferreira" w:date="2018-12-17T14:30:00Z">
        <w:r w:rsidRPr="00537180">
          <w:t xml:space="preserve">public.ccsds.org/publications/archive/650x0m2.pdf  </w:t>
        </w:r>
      </w:ins>
    </w:p>
  </w:footnote>
  <w:footnote w:id="8">
    <w:p w14:paraId="29F0F0C4" w14:textId="77777777" w:rsidR="00B51969" w:rsidRPr="00CB660B" w:rsidRDefault="00B51969" w:rsidP="00670A40">
      <w:pPr>
        <w:pStyle w:val="FootnoteText"/>
        <w:rPr>
          <w:ins w:id="358" w:author="Miguel Ferreira" w:date="2018-12-17T14:30:00Z"/>
          <w:lang w:val="en-US"/>
        </w:rPr>
      </w:pPr>
      <w:ins w:id="359" w:author="Miguel Ferreira" w:date="2018-12-17T14:30:00Z">
        <w:r>
          <w:rPr>
            <w:rStyle w:val="FootnoteReference"/>
          </w:rPr>
          <w:footnoteRef/>
        </w:r>
        <w:r>
          <w:t xml:space="preserve"> </w:t>
        </w:r>
        <w:r w:rsidRPr="00A419B7">
          <w:t xml:space="preserve">Digital Information </w:t>
        </w:r>
        <w:proofErr w:type="spellStart"/>
        <w:r w:rsidRPr="00A419B7">
          <w:t>LifeCycle</w:t>
        </w:r>
        <w:proofErr w:type="spellEnd"/>
        <w:r w:rsidRPr="00A419B7">
          <w:t xml:space="preserve"> Interoperability Standards Board (DILCIS Board).</w:t>
        </w:r>
      </w:ins>
    </w:p>
  </w:footnote>
  <w:footnote w:id="9">
    <w:p w14:paraId="1B5153D7" w14:textId="77777777" w:rsidR="00B51969" w:rsidRPr="00CB660B" w:rsidRDefault="00B51969" w:rsidP="00670A40">
      <w:pPr>
        <w:pStyle w:val="FootnoteText"/>
        <w:rPr>
          <w:ins w:id="362" w:author="Miguel Ferreira" w:date="2018-12-17T14:30:00Z"/>
          <w:lang w:val="en-US"/>
        </w:rPr>
      </w:pPr>
      <w:ins w:id="363" w:author="Miguel Ferreira" w:date="2018-12-17T14:30:00Z">
        <w:r>
          <w:rPr>
            <w:rStyle w:val="FootnoteReference"/>
          </w:rPr>
          <w:footnoteRef/>
        </w:r>
        <w:r>
          <w:t xml:space="preserve"> </w:t>
        </w:r>
        <w:r w:rsidRPr="00A419B7">
          <w:t xml:space="preserve">Digital Information </w:t>
        </w:r>
        <w:proofErr w:type="spellStart"/>
        <w:r w:rsidRPr="00A419B7">
          <w:t>LifeCycle</w:t>
        </w:r>
        <w:proofErr w:type="spellEnd"/>
        <w:r w:rsidRPr="00A419B7">
          <w:t xml:space="preserve"> Interoperability Standards Board (DILCIS Board).</w:t>
        </w:r>
      </w:ins>
    </w:p>
  </w:footnote>
  <w:footnote w:id="10">
    <w:p w14:paraId="48E728C3" w14:textId="77777777" w:rsidR="00E6244F" w:rsidRPr="00DF04D0" w:rsidDel="003A1C4B" w:rsidRDefault="00E6244F" w:rsidP="00082D48">
      <w:pPr>
        <w:pStyle w:val="FootnoteText"/>
        <w:rPr>
          <w:del w:id="574" w:author="Miguel Ferreira" w:date="2018-12-17T14:49:00Z"/>
          <w:sz w:val="22"/>
        </w:rPr>
      </w:pPr>
      <w:del w:id="575" w:author="Miguel Ferreira" w:date="2018-12-17T14:49:00Z">
        <w:r w:rsidRPr="00DF04D0" w:rsidDel="003A1C4B">
          <w:rPr>
            <w:rStyle w:val="FootnoteReference"/>
            <w:sz w:val="22"/>
          </w:rPr>
          <w:footnoteRef/>
        </w:r>
        <w:r w:rsidRPr="00DF04D0" w:rsidDel="003A1C4B">
          <w:rPr>
            <w:sz w:val="22"/>
          </w:rPr>
          <w:delText xml:space="preserve"> The SIARD 2.0 specification for relational databases can be found at </w:delText>
        </w:r>
        <w:r w:rsidDel="003A1C4B">
          <w:rPr>
            <w:rStyle w:val="Hyperlink"/>
            <w:sz w:val="22"/>
          </w:rPr>
          <w:fldChar w:fldCharType="begin"/>
        </w:r>
        <w:r w:rsidDel="003A1C4B">
          <w:rPr>
            <w:rStyle w:val="Hyperlink"/>
            <w:sz w:val="22"/>
          </w:rPr>
          <w:delInstrText xml:space="preserve"> HYPERLINK "http://eark-project.com/resources/specificationdocs/32-specification-for-siard-format-v20" </w:delInstrText>
        </w:r>
        <w:r w:rsidDel="003A1C4B">
          <w:rPr>
            <w:rStyle w:val="Hyperlink"/>
            <w:sz w:val="22"/>
          </w:rPr>
          <w:fldChar w:fldCharType="separate"/>
        </w:r>
        <w:r w:rsidRPr="00DF04D0" w:rsidDel="003A1C4B">
          <w:rPr>
            <w:rStyle w:val="Hyperlink"/>
            <w:sz w:val="22"/>
          </w:rPr>
          <w:delText>http://eark-project.com/resources/specificationdocs/32-specification-for-siard-format-v20</w:delText>
        </w:r>
        <w:r w:rsidDel="003A1C4B">
          <w:rPr>
            <w:rStyle w:val="Hyperlink"/>
            <w:sz w:val="22"/>
          </w:rPr>
          <w:fldChar w:fldCharType="end"/>
        </w:r>
        <w:r w:rsidRPr="00DF04D0" w:rsidDel="003A1C4B">
          <w:rPr>
            <w:sz w:val="22"/>
          </w:rPr>
          <w:delText xml:space="preserve"> </w:delText>
        </w:r>
      </w:del>
    </w:p>
  </w:footnote>
  <w:footnote w:id="11">
    <w:p w14:paraId="671399A1" w14:textId="77777777" w:rsidR="00E6244F" w:rsidRPr="002544A6" w:rsidDel="003A1C4B" w:rsidRDefault="00E6244F" w:rsidP="00082D48">
      <w:pPr>
        <w:pStyle w:val="FootnoteText"/>
        <w:rPr>
          <w:del w:id="585" w:author="Miguel Ferreira" w:date="2018-12-17T14:49:00Z"/>
        </w:rPr>
      </w:pPr>
      <w:del w:id="586" w:author="Miguel Ferreira" w:date="2018-12-17T14:49:00Z">
        <w:r w:rsidRPr="00DF04D0" w:rsidDel="003A1C4B">
          <w:rPr>
            <w:rStyle w:val="FootnoteReference"/>
            <w:sz w:val="22"/>
          </w:rPr>
          <w:footnoteRef/>
        </w:r>
        <w:r w:rsidRPr="00DF04D0" w:rsidDel="003A1C4B">
          <w:rPr>
            <w:sz w:val="22"/>
          </w:rPr>
          <w:delText xml:space="preserve"> The SMURF profile for ERMS can be found </w:delText>
        </w:r>
        <w:r w:rsidDel="003A1C4B">
          <w:rPr>
            <w:rStyle w:val="Hyperlink"/>
            <w:sz w:val="22"/>
          </w:rPr>
          <w:fldChar w:fldCharType="begin"/>
        </w:r>
        <w:r w:rsidDel="003A1C4B">
          <w:rPr>
            <w:rStyle w:val="Hyperlink"/>
            <w:sz w:val="22"/>
          </w:rPr>
          <w:delInstrText xml:space="preserve"> HYPERLINK "https://github.com/DLMArchivalStandardsBoard/SMURF/tree/master/spec" </w:delInstrText>
        </w:r>
        <w:r w:rsidDel="003A1C4B">
          <w:rPr>
            <w:rStyle w:val="Hyperlink"/>
            <w:sz w:val="22"/>
          </w:rPr>
          <w:fldChar w:fldCharType="separate"/>
        </w:r>
        <w:r w:rsidRPr="00DF04D0" w:rsidDel="003A1C4B">
          <w:rPr>
            <w:rStyle w:val="Hyperlink"/>
            <w:sz w:val="22"/>
          </w:rPr>
          <w:delText>https://github.com/DLMArchivalStandardsBoard/SMURF/tree/master/spec</w:delText>
        </w:r>
        <w:r w:rsidDel="003A1C4B">
          <w:rPr>
            <w:rStyle w:val="Hyperlink"/>
            <w:sz w:val="22"/>
          </w:rPr>
          <w:fldChar w:fldCharType="end"/>
        </w:r>
        <w:r w:rsidRPr="00DF04D0" w:rsidDel="003A1C4B">
          <w:rPr>
            <w:sz w:val="22"/>
          </w:rPr>
          <w:delText xml:space="preserve">. </w:delText>
        </w:r>
      </w:del>
    </w:p>
  </w:footnote>
  <w:footnote w:id="12">
    <w:p w14:paraId="75F998B1" w14:textId="77777777" w:rsidR="00E6244F" w:rsidRPr="00537180" w:rsidDel="003A1C4B" w:rsidRDefault="00E6244F" w:rsidP="00082D48">
      <w:pPr>
        <w:pStyle w:val="ListParagraph1"/>
        <w:ind w:left="0"/>
        <w:rPr>
          <w:del w:id="596" w:author="Miguel Ferreira" w:date="2018-12-17T14:49:00Z"/>
        </w:rPr>
      </w:pPr>
      <w:del w:id="597" w:author="Miguel Ferreira" w:date="2018-12-17T14:49:00Z">
        <w:r w:rsidRPr="00537180" w:rsidDel="003A1C4B">
          <w:rPr>
            <w:rStyle w:val="FootnoteReference"/>
          </w:rPr>
          <w:footnoteRef/>
        </w:r>
        <w:r w:rsidRPr="00537180" w:rsidDel="003A1C4B">
          <w:delText xml:space="preserve"> The SMURF profile for </w:delText>
        </w:r>
        <w:r w:rsidDel="003A1C4B">
          <w:delText>SFSB</w:delText>
        </w:r>
        <w:r w:rsidRPr="00537180" w:rsidDel="003A1C4B">
          <w:delText xml:space="preserve"> can be found at </w:delText>
        </w:r>
        <w:r w:rsidDel="003A1C4B">
          <w:rPr>
            <w:rStyle w:val="Hyperlink"/>
          </w:rPr>
          <w:fldChar w:fldCharType="begin"/>
        </w:r>
        <w:r w:rsidDel="003A1C4B">
          <w:rPr>
            <w:rStyle w:val="Hyperlink"/>
          </w:rPr>
          <w:delInstrText xml:space="preserve"> HYPERLINK "https://github.com/DLMArchivalStandardsBoard/SMURF/tree/master/spec" </w:delInstrText>
        </w:r>
        <w:r w:rsidDel="003A1C4B">
          <w:rPr>
            <w:rStyle w:val="Hyperlink"/>
          </w:rPr>
          <w:fldChar w:fldCharType="separate"/>
        </w:r>
        <w:r w:rsidRPr="00B76943" w:rsidDel="003A1C4B">
          <w:rPr>
            <w:rStyle w:val="Hyperlink"/>
          </w:rPr>
          <w:delText>https://github.com/DLMArchivalStandardsBoard/SMURF/tree/master/spec</w:delText>
        </w:r>
        <w:r w:rsidDel="003A1C4B">
          <w:rPr>
            <w:rStyle w:val="Hyperlink"/>
          </w:rPr>
          <w:fldChar w:fldCharType="end"/>
        </w:r>
        <w:r w:rsidRPr="00537180" w:rsidDel="003A1C4B">
          <w:delText>.</w:delText>
        </w:r>
        <w:r w:rsidDel="003A1C4B">
          <w:delText xml:space="preserve"> </w:delText>
        </w:r>
      </w:del>
    </w:p>
    <w:p w14:paraId="0363AB07" w14:textId="77777777" w:rsidR="00E6244F" w:rsidRPr="00537180" w:rsidDel="003A1C4B" w:rsidRDefault="00E6244F" w:rsidP="00082D48">
      <w:pPr>
        <w:pStyle w:val="FootnoteText"/>
        <w:rPr>
          <w:del w:id="598" w:author="Miguel Ferreira" w:date="2018-12-17T14:49:00Z"/>
        </w:rPr>
      </w:pPr>
    </w:p>
  </w:footnote>
  <w:footnote w:id="13">
    <w:p w14:paraId="790CB14A" w14:textId="77777777" w:rsidR="00E6244F" w:rsidRPr="00537180" w:rsidRDefault="00E6244F">
      <w:pPr>
        <w:pStyle w:val="FootnoteText"/>
      </w:pPr>
      <w:r w:rsidRPr="00537180">
        <w:rPr>
          <w:rStyle w:val="FootnoteReference"/>
        </w:rPr>
        <w:footnoteRef/>
      </w:r>
      <w:r w:rsidRPr="00537180">
        <w:t xml:space="preserve"> This is a conceptual model and does not describe the actual implementation structure.</w:t>
      </w:r>
    </w:p>
  </w:footnote>
  <w:footnote w:id="14">
    <w:p w14:paraId="76FA5146" w14:textId="77777777" w:rsidR="00E6244F" w:rsidRPr="00537180" w:rsidRDefault="00E6244F" w:rsidP="00FA11A3">
      <w:pPr>
        <w:pStyle w:val="FootnoteText"/>
      </w:pPr>
      <w:r w:rsidRPr="00537180">
        <w:rPr>
          <w:rStyle w:val="FootnoteReference"/>
        </w:rPr>
        <w:footnoteRef/>
      </w:r>
      <w:r w:rsidRPr="00537180">
        <w:t xml:space="preserve">  Digital Object or physical object instantiating or embodying an Intellectual Entity. A Representation that is a Digital Object is the set of stored Files and Structural Metadata needed to provide a complete rendition of the Intellectual Entity. PREMIS Data Dictionary (full document), Version 3.0, 2015, </w:t>
      </w:r>
      <w:hyperlink r:id="rId1" w:history="1">
        <w:r w:rsidRPr="00537180">
          <w:rPr>
            <w:rStyle w:val="Hyperlink"/>
          </w:rPr>
          <w:t>http://www.loc.gov/standards/premis/v3/premis-3-0-final.pdf</w:t>
        </w:r>
      </w:hyperlink>
      <w:r w:rsidRPr="00537180">
        <w:t xml:space="preserve"> </w:t>
      </w:r>
    </w:p>
  </w:footnote>
  <w:footnote w:id="15">
    <w:p w14:paraId="7C0CF21F" w14:textId="77777777" w:rsidR="00E6244F" w:rsidRPr="00537180" w:rsidRDefault="00E6244F">
      <w:pPr>
        <w:pStyle w:val="FootnoteText"/>
      </w:pPr>
      <w:r w:rsidRPr="00537180">
        <w:rPr>
          <w:rStyle w:val="FootnoteReference"/>
        </w:rPr>
        <w:footnoteRef/>
      </w:r>
      <w:r w:rsidRPr="00537180">
        <w:t xml:space="preserve"> E-ARK AIP pilot specification, released January 2016, </w:t>
      </w:r>
      <w:hyperlink r:id="rId2" w:history="1">
        <w:r w:rsidRPr="00537180">
          <w:rPr>
            <w:rStyle w:val="Hyperlink"/>
          </w:rPr>
          <w:t>http://eark-project.com/resources/project-deliverables</w:t>
        </w:r>
      </w:hyperlink>
    </w:p>
  </w:footnote>
  <w:footnote w:id="16">
    <w:p w14:paraId="17B18DAB" w14:textId="77777777" w:rsidR="00E6244F" w:rsidRPr="00337ED4" w:rsidRDefault="00E6244F">
      <w:pPr>
        <w:pStyle w:val="FootnoteText"/>
      </w:pPr>
      <w:r>
        <w:rPr>
          <w:rStyle w:val="FootnoteReference"/>
        </w:rPr>
        <w:footnoteRef/>
      </w:r>
      <w:r>
        <w:t xml:space="preserve"> </w:t>
      </w:r>
      <w:proofErr w:type="spellStart"/>
      <w:r>
        <w:t>Please</w:t>
      </w:r>
      <w:proofErr w:type="spellEnd"/>
      <w:r>
        <w:t xml:space="preserve"> note </w:t>
      </w:r>
      <w:proofErr w:type="spellStart"/>
      <w:r>
        <w:t>that</w:t>
      </w:r>
      <w:proofErr w:type="spellEnd"/>
      <w:r>
        <w:t xml:space="preserve"> the b</w:t>
      </w:r>
      <w:r w:rsidRPr="00337ED4">
        <w:t xml:space="preserve">usiness </w:t>
      </w:r>
      <w:proofErr w:type="spellStart"/>
      <w:r w:rsidRPr="00337ED4">
        <w:t>specific</w:t>
      </w:r>
      <w:proofErr w:type="spellEnd"/>
      <w:r w:rsidRPr="00337ED4">
        <w:t xml:space="preserve"> (</w:t>
      </w:r>
      <w:proofErr w:type="spellStart"/>
      <w:r w:rsidRPr="00337ED4">
        <w:t>e.g</w:t>
      </w:r>
      <w:proofErr w:type="spellEnd"/>
      <w:r w:rsidRPr="00337ED4">
        <w:t xml:space="preserve">. </w:t>
      </w:r>
      <w:proofErr w:type="spellStart"/>
      <w:r w:rsidRPr="00337ED4">
        <w:t>healthcare</w:t>
      </w:r>
      <w:proofErr w:type="spellEnd"/>
      <w:r w:rsidRPr="00337ED4">
        <w:t xml:space="preserve"> </w:t>
      </w:r>
      <w:proofErr w:type="spellStart"/>
      <w:r w:rsidRPr="00337ED4">
        <w:t>records</w:t>
      </w:r>
      <w:proofErr w:type="spellEnd"/>
      <w:r w:rsidRPr="00337ED4">
        <w:t xml:space="preserve">) or </w:t>
      </w:r>
      <w:proofErr w:type="spellStart"/>
      <w:r w:rsidRPr="00337ED4">
        <w:t>local</w:t>
      </w:r>
      <w:proofErr w:type="spellEnd"/>
      <w:r w:rsidRPr="00337ED4">
        <w:t xml:space="preserve"> </w:t>
      </w:r>
      <w:proofErr w:type="spellStart"/>
      <w:r w:rsidRPr="00337ED4">
        <w:t>implementation</w:t>
      </w:r>
      <w:proofErr w:type="spellEnd"/>
      <w:r w:rsidRPr="00337ED4">
        <w:t xml:space="preserve"> </w:t>
      </w:r>
      <w:proofErr w:type="spellStart"/>
      <w:r w:rsidRPr="00337ED4">
        <w:t>based</w:t>
      </w:r>
      <w:proofErr w:type="spellEnd"/>
      <w:r w:rsidRPr="00337ED4">
        <w:t xml:space="preserve"> metadata is not </w:t>
      </w:r>
      <w:proofErr w:type="spellStart"/>
      <w:r w:rsidRPr="00337ED4">
        <w:t>discussed</w:t>
      </w:r>
      <w:proofErr w:type="spellEnd"/>
      <w:r w:rsidRPr="00337ED4">
        <w:t xml:space="preserve"> in </w:t>
      </w:r>
      <w:proofErr w:type="spellStart"/>
      <w:r w:rsidRPr="00337ED4">
        <w:t>this</w:t>
      </w:r>
      <w:proofErr w:type="spellEnd"/>
      <w:r w:rsidRPr="00337ED4">
        <w:t xml:space="preserve"> </w:t>
      </w:r>
      <w:proofErr w:type="spellStart"/>
      <w:r w:rsidRPr="00337ED4">
        <w:t>specification</w:t>
      </w:r>
      <w:proofErr w:type="spellEnd"/>
      <w:r w:rsidRPr="00337ED4">
        <w:t>.</w:t>
      </w:r>
      <w:r>
        <w:t xml:space="preserve"> </w:t>
      </w:r>
      <w:r w:rsidRPr="00167721">
        <w:t xml:space="preserve">As the </w:t>
      </w:r>
      <w:proofErr w:type="spellStart"/>
      <w:r w:rsidRPr="00167721">
        <w:t>specifications</w:t>
      </w:r>
      <w:proofErr w:type="spellEnd"/>
      <w:r w:rsidRPr="00167721">
        <w:t xml:space="preserve"> </w:t>
      </w:r>
      <w:proofErr w:type="spellStart"/>
      <w:r w:rsidRPr="00167721">
        <w:t>can</w:t>
      </w:r>
      <w:proofErr w:type="spellEnd"/>
      <w:r w:rsidRPr="00167721">
        <w:t xml:space="preserve"> </w:t>
      </w:r>
      <w:proofErr w:type="spellStart"/>
      <w:r w:rsidRPr="00167721">
        <w:t>be</w:t>
      </w:r>
      <w:proofErr w:type="spellEnd"/>
      <w:r w:rsidRPr="00167721">
        <w:t xml:space="preserve"> </w:t>
      </w:r>
      <w:proofErr w:type="spellStart"/>
      <w:r w:rsidRPr="00167721">
        <w:t>undertaken</w:t>
      </w:r>
      <w:proofErr w:type="spellEnd"/>
      <w:r w:rsidRPr="00167721">
        <w:t xml:space="preserve"> at </w:t>
      </w:r>
      <w:proofErr w:type="spellStart"/>
      <w:r w:rsidRPr="00167721">
        <w:t>different</w:t>
      </w:r>
      <w:proofErr w:type="spellEnd"/>
      <w:r w:rsidRPr="00167721">
        <w:t xml:space="preserve"> </w:t>
      </w:r>
      <w:proofErr w:type="spellStart"/>
      <w:r w:rsidRPr="00167721">
        <w:t>scales</w:t>
      </w:r>
      <w:proofErr w:type="spellEnd"/>
      <w:r w:rsidRPr="00167721">
        <w:t xml:space="preserve">, with </w:t>
      </w:r>
      <w:proofErr w:type="spellStart"/>
      <w:r w:rsidRPr="00167721">
        <w:t>different</w:t>
      </w:r>
      <w:proofErr w:type="spellEnd"/>
      <w:r w:rsidRPr="00167721">
        <w:t xml:space="preserve"> types of data and locations, with </w:t>
      </w:r>
      <w:proofErr w:type="spellStart"/>
      <w:r w:rsidRPr="00167721">
        <w:t>their</w:t>
      </w:r>
      <w:proofErr w:type="spellEnd"/>
      <w:r w:rsidRPr="00167721">
        <w:t xml:space="preserve"> </w:t>
      </w:r>
      <w:proofErr w:type="spellStart"/>
      <w:r w:rsidRPr="00167721">
        <w:t>constituent</w:t>
      </w:r>
      <w:proofErr w:type="spellEnd"/>
      <w:r w:rsidRPr="00167721">
        <w:t xml:space="preserve"> </w:t>
      </w:r>
      <w:proofErr w:type="spellStart"/>
      <w:r w:rsidRPr="00167721">
        <w:t>technical</w:t>
      </w:r>
      <w:proofErr w:type="spellEnd"/>
      <w:r w:rsidRPr="00167721">
        <w:t xml:space="preserve"> components, more </w:t>
      </w:r>
      <w:proofErr w:type="spellStart"/>
      <w:r w:rsidRPr="00167721">
        <w:t>detailed</w:t>
      </w:r>
      <w:proofErr w:type="spellEnd"/>
      <w:r w:rsidRPr="00167721">
        <w:t xml:space="preserve"> or </w:t>
      </w:r>
      <w:proofErr w:type="spellStart"/>
      <w:r w:rsidRPr="00167721">
        <w:t>localised</w:t>
      </w:r>
      <w:proofErr w:type="spellEnd"/>
      <w:r w:rsidRPr="00167721">
        <w:t xml:space="preserve"> </w:t>
      </w:r>
      <w:proofErr w:type="spellStart"/>
      <w:r w:rsidRPr="00167721">
        <w:t>specifications</w:t>
      </w:r>
      <w:proofErr w:type="spellEnd"/>
      <w:r w:rsidRPr="00167721">
        <w:t xml:space="preserve"> </w:t>
      </w:r>
      <w:proofErr w:type="spellStart"/>
      <w:r w:rsidRPr="00167721">
        <w:t>may</w:t>
      </w:r>
      <w:proofErr w:type="spellEnd"/>
      <w:r w:rsidRPr="00167721">
        <w:t xml:space="preserve"> </w:t>
      </w:r>
      <w:proofErr w:type="spellStart"/>
      <w:r w:rsidRPr="00167721">
        <w:t>be</w:t>
      </w:r>
      <w:proofErr w:type="spellEnd"/>
      <w:r w:rsidRPr="00167721">
        <w:t xml:space="preserve"> </w:t>
      </w:r>
      <w:proofErr w:type="spellStart"/>
      <w:r w:rsidRPr="00167721">
        <w:t>needed</w:t>
      </w:r>
      <w:proofErr w:type="spellEnd"/>
      <w:r w:rsidRPr="00167721">
        <w:t>.</w:t>
      </w:r>
    </w:p>
  </w:footnote>
  <w:footnote w:id="17">
    <w:p w14:paraId="11949D16" w14:textId="77777777" w:rsidR="00E6244F" w:rsidRPr="00537180" w:rsidRDefault="00E6244F">
      <w:pPr>
        <w:pStyle w:val="FootnoteText"/>
      </w:pPr>
      <w:r w:rsidRPr="00537180">
        <w:rPr>
          <w:rStyle w:val="FootnoteReference"/>
        </w:rPr>
        <w:footnoteRef/>
      </w:r>
      <w:r w:rsidRPr="00537180">
        <w:t xml:space="preserve"> METS Profiles, http://www.loc.gov/standards/mets/mets-profiles.html</w:t>
      </w:r>
    </w:p>
  </w:footnote>
  <w:footnote w:id="18">
    <w:p w14:paraId="0D5AFECE" w14:textId="77777777" w:rsidR="00E6244F" w:rsidRPr="00537180" w:rsidRDefault="00E6244F">
      <w:pPr>
        <w:pStyle w:val="FootnoteText"/>
      </w:pPr>
      <w:r w:rsidRPr="00537180">
        <w:rPr>
          <w:rStyle w:val="FootnoteReference"/>
        </w:rPr>
        <w:footnoteRef/>
      </w:r>
      <w:r w:rsidRPr="00537180">
        <w:t xml:space="preserve"> METS Profile Components, http://www.loc.gov/standards/mets/profile_docs/components.html</w:t>
      </w:r>
    </w:p>
  </w:footnote>
  <w:footnote w:id="19">
    <w:p w14:paraId="76EDE5F2" w14:textId="77777777" w:rsidR="00E6244F" w:rsidRPr="00337ED4" w:rsidRDefault="00E6244F">
      <w:pPr>
        <w:pStyle w:val="FootnoteText"/>
      </w:pPr>
      <w:r>
        <w:rPr>
          <w:rStyle w:val="FootnoteReference"/>
        </w:rPr>
        <w:footnoteRef/>
      </w:r>
      <w:r>
        <w:t xml:space="preserve"> </w:t>
      </w:r>
      <w:r w:rsidRPr="00337ED4">
        <w:t>D3.</w:t>
      </w:r>
      <w:proofErr w:type="gramStart"/>
      <w:r w:rsidRPr="00337ED4">
        <w:t>2  E</w:t>
      </w:r>
      <w:proofErr w:type="gramEnd"/>
      <w:r w:rsidRPr="00337ED4">
        <w:t xml:space="preserve">-ARK SIP </w:t>
      </w:r>
      <w:proofErr w:type="spellStart"/>
      <w:r w:rsidRPr="00337ED4">
        <w:t>Draft</w:t>
      </w:r>
      <w:proofErr w:type="spellEnd"/>
      <w:r w:rsidRPr="00337ED4">
        <w:t xml:space="preserve"> </w:t>
      </w:r>
      <w:proofErr w:type="spellStart"/>
      <w:r w:rsidRPr="00337ED4">
        <w:t>Specification</w:t>
      </w:r>
      <w:proofErr w:type="spellEnd"/>
      <w:r w:rsidRPr="00337ED4">
        <w:t>, 2015, http://eark-project.com/resources/project-deliverables/17-d32-e-ark-sip-draft-specification</w:t>
      </w:r>
    </w:p>
  </w:footnote>
  <w:footnote w:id="20">
    <w:p w14:paraId="1F9B6F33" w14:textId="77777777" w:rsidR="00E6244F" w:rsidRPr="00537180" w:rsidRDefault="00E6244F">
      <w:pPr>
        <w:pStyle w:val="FootnoteText"/>
      </w:pPr>
      <w:r w:rsidRPr="00537180">
        <w:rPr>
          <w:rStyle w:val="FootnoteReference"/>
        </w:rPr>
        <w:footnoteRef/>
      </w:r>
      <w:r w:rsidRPr="00537180">
        <w:t xml:space="preserve"> This element is not used for representation METS XML files.</w:t>
      </w:r>
    </w:p>
  </w:footnote>
  <w:footnote w:id="21">
    <w:p w14:paraId="2905BBCA" w14:textId="77777777" w:rsidR="00E6244F" w:rsidRPr="00B65CDD" w:rsidRDefault="00E6244F">
      <w:pPr>
        <w:pStyle w:val="FootnoteText"/>
        <w:rPr>
          <w:lang w:val="et-EE"/>
        </w:rPr>
      </w:pPr>
      <w:r>
        <w:rPr>
          <w:rStyle w:val="FootnoteReference"/>
        </w:rPr>
        <w:footnoteRef/>
      </w:r>
      <w:r>
        <w:t xml:space="preserve"> </w:t>
      </w:r>
      <w:r w:rsidRPr="00B65CDD">
        <w:t xml:space="preserve">Header elements marked with an </w:t>
      </w:r>
      <w:proofErr w:type="gramStart"/>
      <w:r w:rsidRPr="00B65CDD">
        <w:t xml:space="preserve">asterisk </w:t>
      </w:r>
      <w:r>
        <w:t>* represent elements</w:t>
      </w:r>
      <w:proofErr w:type="gramEnd"/>
      <w:r>
        <w:t xml:space="preserve"> which are required only for the root METS.xml. All other elements can be recorded in the representation METS.xml files.</w:t>
      </w:r>
    </w:p>
  </w:footnote>
  <w:footnote w:id="22">
    <w:p w14:paraId="5C01FA11" w14:textId="77777777" w:rsidR="00E6244F" w:rsidRPr="002018BE" w:rsidRDefault="00E6244F">
      <w:pPr>
        <w:pStyle w:val="FootnoteText"/>
      </w:pPr>
      <w:r>
        <w:rPr>
          <w:rStyle w:val="FootnoteReference"/>
        </w:rPr>
        <w:footnoteRef/>
      </w:r>
      <w:r>
        <w:t xml:space="preserve"> The </w:t>
      </w:r>
      <w:proofErr w:type="spellStart"/>
      <w:r>
        <w:t>Commona</w:t>
      </w:r>
      <w:proofErr w:type="spellEnd"/>
      <w:r>
        <w:t xml:space="preserve"> </w:t>
      </w:r>
      <w:proofErr w:type="spellStart"/>
      <w:r>
        <w:t>Specification</w:t>
      </w:r>
      <w:proofErr w:type="spellEnd"/>
      <w:r>
        <w:t xml:space="preserve"> for Information Packages </w:t>
      </w:r>
      <w:proofErr w:type="spellStart"/>
      <w:r>
        <w:t>also</w:t>
      </w:r>
      <w:proofErr w:type="spellEnd"/>
      <w:r>
        <w:t xml:space="preserve"> </w:t>
      </w:r>
      <w:proofErr w:type="spellStart"/>
      <w:r>
        <w:t>defines</w:t>
      </w:r>
      <w:proofErr w:type="spellEnd"/>
      <w:r>
        <w:t xml:space="preserve"> the </w:t>
      </w:r>
      <w:r w:rsidRPr="002018BE">
        <w:t xml:space="preserve">last </w:t>
      </w:r>
      <w:proofErr w:type="spellStart"/>
      <w:r w:rsidRPr="002018BE">
        <w:t>modification</w:t>
      </w:r>
      <w:proofErr w:type="spellEnd"/>
      <w:r w:rsidRPr="002018BE">
        <w:t xml:space="preserve"> date</w:t>
      </w:r>
      <w:r>
        <w:t xml:space="preserve">, but </w:t>
      </w:r>
      <w:proofErr w:type="spellStart"/>
      <w:r>
        <w:t>this</w:t>
      </w:r>
      <w:proofErr w:type="spellEnd"/>
      <w:r>
        <w:t xml:space="preserve"> is not relevant for </w:t>
      </w:r>
      <w:proofErr w:type="spellStart"/>
      <w:r>
        <w:t>SIPs</w:t>
      </w:r>
      <w:proofErr w:type="spellEnd"/>
      <w:r>
        <w:t>.</w:t>
      </w:r>
    </w:p>
  </w:footnote>
  <w:footnote w:id="23">
    <w:p w14:paraId="52E3352B" w14:textId="77777777" w:rsidR="00E6244F" w:rsidRPr="00537180" w:rsidRDefault="00E6244F" w:rsidP="00242507">
      <w:pPr>
        <w:pStyle w:val="FootnoteText"/>
      </w:pPr>
      <w:r w:rsidRPr="00537180">
        <w:rPr>
          <w:rStyle w:val="FootnoteReference"/>
        </w:rPr>
        <w:footnoteRef/>
      </w:r>
      <w:r w:rsidRPr="00537180">
        <w:t xml:space="preserve"> XML Schema Part 2: Datatypes Second Edition, https://www.w3.org/TR/2004/REC-xmlschema-2-20041028/#isoformats</w:t>
      </w:r>
    </w:p>
  </w:footnote>
  <w:footnote w:id="24">
    <w:p w14:paraId="717B8809" w14:textId="77777777" w:rsidR="00E6244F" w:rsidRPr="00537180" w:rsidRDefault="00E6244F">
      <w:pPr>
        <w:pStyle w:val="FootnoteText"/>
      </w:pPr>
      <w:r w:rsidRPr="00537180">
        <w:rPr>
          <w:rStyle w:val="FootnoteReference"/>
        </w:rPr>
        <w:footnoteRef/>
      </w:r>
      <w:r w:rsidRPr="00537180">
        <w:t xml:space="preserve"> The package file is the METS-document which describes the content of the whole package.</w:t>
      </w:r>
    </w:p>
  </w:footnote>
  <w:footnote w:id="25">
    <w:p w14:paraId="2B1EC42C" w14:textId="77777777" w:rsidR="00E6244F" w:rsidRPr="00537180" w:rsidRDefault="00E6244F" w:rsidP="0080375E">
      <w:pPr>
        <w:pStyle w:val="FootnoteText"/>
      </w:pPr>
      <w:r w:rsidRPr="00537180">
        <w:rPr>
          <w:rStyle w:val="FootnoteReference"/>
        </w:rPr>
        <w:footnoteRef/>
      </w:r>
      <w:r w:rsidRPr="00537180">
        <w:t xml:space="preserve"> Reference Model for an Open Archival Information System (OAIS), 2012, </w:t>
      </w:r>
    </w:p>
    <w:p w14:paraId="56588C0C" w14:textId="77777777" w:rsidR="00E6244F" w:rsidRPr="00537180" w:rsidRDefault="00E6244F" w:rsidP="0080375E">
      <w:pPr>
        <w:pStyle w:val="FootnoteText"/>
      </w:pPr>
      <w:r w:rsidRPr="00537180">
        <w:t xml:space="preserve">public.ccsds.org/publications/archive/650x0m2.pdf  </w:t>
      </w:r>
    </w:p>
  </w:footnote>
  <w:footnote w:id="26">
    <w:p w14:paraId="1E018DD1" w14:textId="77777777" w:rsidR="00E6244F" w:rsidRPr="00F907B1" w:rsidRDefault="00E6244F">
      <w:pPr>
        <w:pStyle w:val="FootnoteText"/>
      </w:pPr>
      <w:r>
        <w:rPr>
          <w:rStyle w:val="FootnoteReference"/>
        </w:rPr>
        <w:footnoteRef/>
      </w:r>
      <w:r>
        <w:t xml:space="preserve"> For </w:t>
      </w:r>
      <w:proofErr w:type="spellStart"/>
      <w:r>
        <w:t>example</w:t>
      </w:r>
      <w:proofErr w:type="spellEnd"/>
      <w:r>
        <w:t xml:space="preserve">, the submission agreement </w:t>
      </w:r>
      <w:proofErr w:type="spellStart"/>
      <w:r>
        <w:t>developed</w:t>
      </w:r>
      <w:proofErr w:type="spellEnd"/>
      <w:r>
        <w:t xml:space="preserve"> by </w:t>
      </w:r>
      <w:proofErr w:type="spellStart"/>
      <w:r w:rsidRPr="00F907B1">
        <w:t>Docuteam</w:t>
      </w:r>
      <w:proofErr w:type="spellEnd"/>
      <w:r w:rsidRPr="00F907B1">
        <w:t xml:space="preserve"> GmbH</w:t>
      </w:r>
      <w:r>
        <w:t xml:space="preserve"> </w:t>
      </w:r>
      <w:r w:rsidRPr="00F907B1">
        <w:t>http://www.loc.gov/standards/mets/profiles/00000041.xml</w:t>
      </w:r>
    </w:p>
  </w:footnote>
  <w:footnote w:id="27">
    <w:p w14:paraId="3CAA3C27" w14:textId="77777777" w:rsidR="00E6244F" w:rsidRPr="00537180" w:rsidRDefault="00E6244F">
      <w:pPr>
        <w:pStyle w:val="FootnoteText"/>
      </w:pPr>
      <w:r w:rsidRPr="00537180">
        <w:rPr>
          <w:rStyle w:val="FootnoteReference"/>
        </w:rPr>
        <w:footnoteRef/>
      </w:r>
      <w:r w:rsidRPr="00537180">
        <w:t xml:space="preserve"> One SIP can contain informat</w:t>
      </w:r>
      <w:r>
        <w:t xml:space="preserve">ion form one and only creator. </w:t>
      </w:r>
    </w:p>
  </w:footnote>
  <w:footnote w:id="28">
    <w:p w14:paraId="69D28AF8" w14:textId="77777777" w:rsidR="00E6244F" w:rsidRPr="00537180" w:rsidRDefault="00E6244F" w:rsidP="0080375E">
      <w:pPr>
        <w:pStyle w:val="FootnoteText"/>
      </w:pPr>
      <w:r w:rsidRPr="00537180">
        <w:rPr>
          <w:rStyle w:val="FootnoteReference"/>
        </w:rPr>
        <w:footnoteRef/>
      </w:r>
      <w:r w:rsidRPr="00537180">
        <w:t xml:space="preserve"> All prefixes referred in this table are described in the </w:t>
      </w:r>
      <w:r>
        <w:t>SIP METS Profile</w:t>
      </w:r>
      <w:r w:rsidRPr="00537180">
        <w:t xml:space="preserve"> </w:t>
      </w:r>
    </w:p>
  </w:footnote>
  <w:footnote w:id="29">
    <w:p w14:paraId="4D2A2E06" w14:textId="77777777" w:rsidR="00E6244F" w:rsidRPr="00537180" w:rsidRDefault="00E6244F" w:rsidP="0080375E">
      <w:pPr>
        <w:pStyle w:val="FootnoteText"/>
      </w:pPr>
      <w:r w:rsidRPr="00537180">
        <w:rPr>
          <w:rStyle w:val="FootnoteReference"/>
        </w:rPr>
        <w:footnoteRef/>
      </w:r>
      <w:r w:rsidRPr="00537180">
        <w:t xml:space="preserve"> All similar &lt;agent&gt; elements (the archival creator, delivering organisation, submitting organisation and producing organisation) may not be needed in </w:t>
      </w:r>
      <w:r>
        <w:t>some implementations of the</w:t>
      </w:r>
      <w:r w:rsidRPr="00537180">
        <w:t xml:space="preserve"> SIP METS Profile. </w:t>
      </w:r>
    </w:p>
  </w:footnote>
  <w:footnote w:id="30">
    <w:p w14:paraId="66348587" w14:textId="77777777" w:rsidR="00E6244F" w:rsidRPr="00537180" w:rsidRDefault="00E6244F">
      <w:pPr>
        <w:pStyle w:val="FootnoteText"/>
      </w:pPr>
      <w:r w:rsidRPr="00537180">
        <w:rPr>
          <w:rStyle w:val="FootnoteReference"/>
        </w:rPr>
        <w:footnoteRef/>
      </w:r>
      <w:r w:rsidRPr="00537180">
        <w:t xml:space="preserve"> As the SIP profile allows for </w:t>
      </w:r>
      <w:proofErr w:type="gramStart"/>
      <w:r w:rsidRPr="00537180">
        <w:t>0..</w:t>
      </w:r>
      <w:proofErr w:type="gramEnd"/>
      <w:r w:rsidRPr="00537180">
        <w:t>* fields then it is possible to have e-mail, phone, physical address details etc in separate fields. The choice is up to specific implementations.</w:t>
      </w:r>
    </w:p>
  </w:footnote>
  <w:footnote w:id="31">
    <w:p w14:paraId="07F374B9" w14:textId="77777777" w:rsidR="00E6244F" w:rsidRPr="00537180" w:rsidRDefault="00E6244F">
      <w:pPr>
        <w:pStyle w:val="FootnoteText"/>
      </w:pPr>
      <w:r w:rsidRPr="00537180">
        <w:rPr>
          <w:rStyle w:val="FootnoteReference"/>
        </w:rPr>
        <w:footnoteRef/>
      </w:r>
      <w:r w:rsidRPr="00537180">
        <w:t xml:space="preserve"> The </w:t>
      </w:r>
      <w:proofErr w:type="spellStart"/>
      <w:r w:rsidRPr="00537180">
        <w:t>coice</w:t>
      </w:r>
      <w:proofErr w:type="spellEnd"/>
      <w:r w:rsidRPr="00537180">
        <w:t xml:space="preserve"> of </w:t>
      </w:r>
      <w:proofErr w:type="gramStart"/>
      <w:r w:rsidRPr="00537180">
        <w:t>using ”</w:t>
      </w:r>
      <w:proofErr w:type="gramEnd"/>
      <w:r w:rsidRPr="00537180">
        <w:t>///” or ”//” depends on implementations. For example, a Windows file path could be file://C:/somefile.txt and file:///somefile.txt would be the corresponding Unix path in case of absolute paths.</w:t>
      </w:r>
    </w:p>
  </w:footnote>
  <w:footnote w:id="32">
    <w:p w14:paraId="21D1872B" w14:textId="77777777" w:rsidR="00E6244F" w:rsidRPr="00537180" w:rsidRDefault="00E6244F">
      <w:pPr>
        <w:pStyle w:val="FootnoteText"/>
      </w:pPr>
      <w:r w:rsidRPr="00537180">
        <w:rPr>
          <w:rStyle w:val="FootnoteReference"/>
        </w:rPr>
        <w:footnoteRef/>
      </w:r>
      <w:r w:rsidRPr="00537180">
        <w:t xml:space="preserve"> The Common Specification recommends avoiding embedding preservation or any other type of metadata directly </w:t>
      </w:r>
      <w:r>
        <w:t xml:space="preserve">in </w:t>
      </w:r>
      <w:r w:rsidRPr="00537180">
        <w:t>to the METS file.</w:t>
      </w:r>
    </w:p>
  </w:footnote>
  <w:footnote w:id="33">
    <w:p w14:paraId="7E3B4BAB" w14:textId="77777777" w:rsidR="00E6244F" w:rsidRPr="00A80FB5" w:rsidRDefault="00E6244F">
      <w:pPr>
        <w:pStyle w:val="FootnoteText"/>
        <w:rPr>
          <w:lang w:val="et-EE"/>
        </w:rPr>
      </w:pPr>
      <w:r>
        <w:rPr>
          <w:rStyle w:val="FootnoteReference"/>
        </w:rPr>
        <w:footnoteRef/>
      </w:r>
      <w:r>
        <w:t xml:space="preserve"> </w:t>
      </w:r>
      <w:proofErr w:type="spellStart"/>
      <w:r>
        <w:t>We</w:t>
      </w:r>
      <w:proofErr w:type="spellEnd"/>
      <w:r>
        <w:t xml:space="preserve"> </w:t>
      </w:r>
      <w:proofErr w:type="spellStart"/>
      <w:r>
        <w:t>expect</w:t>
      </w:r>
      <w:proofErr w:type="spellEnd"/>
      <w:r>
        <w:t xml:space="preserve"> </w:t>
      </w:r>
      <w:proofErr w:type="spellStart"/>
      <w:r>
        <w:t>that</w:t>
      </w:r>
      <w:proofErr w:type="spellEnd"/>
      <w:r>
        <w:t xml:space="preserve"> </w:t>
      </w:r>
      <w:r w:rsidRPr="00A80FB5">
        <w:t xml:space="preserve">PREMIS </w:t>
      </w:r>
      <w:proofErr w:type="spellStart"/>
      <w:r>
        <w:t>will</w:t>
      </w:r>
      <w:proofErr w:type="spellEnd"/>
      <w:r>
        <w:t xml:space="preserve"> </w:t>
      </w:r>
      <w:proofErr w:type="spellStart"/>
      <w:r>
        <w:t>be</w:t>
      </w:r>
      <w:proofErr w:type="spellEnd"/>
      <w:r w:rsidRPr="00A80FB5">
        <w:t xml:space="preserve"> </w:t>
      </w:r>
      <w:proofErr w:type="spellStart"/>
      <w:r>
        <w:t>created</w:t>
      </w:r>
      <w:proofErr w:type="spellEnd"/>
      <w:r>
        <w:t xml:space="preserve"> </w:t>
      </w:r>
      <w:proofErr w:type="spellStart"/>
      <w:r w:rsidRPr="00A80FB5">
        <w:t>automatically</w:t>
      </w:r>
      <w:proofErr w:type="spellEnd"/>
      <w:r w:rsidRPr="00A80FB5">
        <w:t xml:space="preserve"> by the SIP </w:t>
      </w:r>
      <w:r>
        <w:t xml:space="preserve">or AIP </w:t>
      </w:r>
      <w:r w:rsidRPr="00A80FB5">
        <w:t>Creation Tools.</w:t>
      </w:r>
    </w:p>
  </w:footnote>
  <w:footnote w:id="34">
    <w:p w14:paraId="43D2D129" w14:textId="77777777" w:rsidR="00E6244F" w:rsidRPr="00537180" w:rsidRDefault="00E6244F">
      <w:pPr>
        <w:pStyle w:val="FootnoteText"/>
      </w:pPr>
      <w:r w:rsidRPr="00537180">
        <w:rPr>
          <w:rStyle w:val="FootnoteReference"/>
        </w:rPr>
        <w:footnoteRef/>
      </w:r>
      <w:r w:rsidRPr="00537180">
        <w:t xml:space="preserve"> It is the timestamp recorded inside the file (i.e. information we can read with </w:t>
      </w:r>
      <w:proofErr w:type="spellStart"/>
      <w:r w:rsidRPr="00537180">
        <w:t>JHove</w:t>
      </w:r>
      <w:proofErr w:type="spellEnd"/>
      <w:r w:rsidRPr="00537180">
        <w:t xml:space="preserve"> and similar tools).</w:t>
      </w:r>
    </w:p>
  </w:footnote>
  <w:footnote w:id="35">
    <w:p w14:paraId="09AEFD6C" w14:textId="77777777" w:rsidR="00E6244F" w:rsidRPr="00537180" w:rsidRDefault="00E6244F" w:rsidP="0080375E">
      <w:pPr>
        <w:pStyle w:val="FootnoteText"/>
      </w:pPr>
      <w:r w:rsidRPr="00537180">
        <w:rPr>
          <w:rStyle w:val="FootnoteReference"/>
        </w:rPr>
        <w:footnoteRef/>
      </w:r>
      <w:r w:rsidRPr="00537180">
        <w:t xml:space="preserve"> Media Types, 2015, </w:t>
      </w:r>
      <w:hyperlink r:id="rId3" w:history="1">
        <w:r w:rsidRPr="00537180">
          <w:rPr>
            <w:rStyle w:val="Hyperlink"/>
          </w:rPr>
          <w:t>https://www.iana.org/assignments/media-types/media-types.xhtml</w:t>
        </w:r>
      </w:hyperlink>
    </w:p>
  </w:footnote>
  <w:footnote w:id="36">
    <w:p w14:paraId="193CBE73" w14:textId="77777777" w:rsidR="00E6244F" w:rsidRPr="00B13496" w:rsidRDefault="00E6244F">
      <w:pPr>
        <w:pStyle w:val="FootnoteText"/>
        <w:rPr>
          <w:lang w:val="et-EE"/>
        </w:rPr>
      </w:pPr>
      <w:r>
        <w:rPr>
          <w:rStyle w:val="FootnoteReference"/>
        </w:rPr>
        <w:footnoteRef/>
      </w:r>
      <w:r>
        <w:t xml:space="preserve"> This and a</w:t>
      </w:r>
      <w:r w:rsidRPr="00B13496">
        <w:t xml:space="preserve">ll following </w:t>
      </w:r>
      <w:r>
        <w:t xml:space="preserve">file </w:t>
      </w:r>
      <w:r w:rsidRPr="00B13496">
        <w:t>elements</w:t>
      </w:r>
      <w:r>
        <w:t xml:space="preserve"> can be recorded in the SIP by using extension schemas (as shown here), but also by using PREMIS or some other metadata standard.</w:t>
      </w:r>
    </w:p>
  </w:footnote>
  <w:footnote w:id="37">
    <w:p w14:paraId="4A630DAE" w14:textId="77777777" w:rsidR="00E6244F" w:rsidRPr="00537180" w:rsidRDefault="00E6244F" w:rsidP="0080375E">
      <w:pPr>
        <w:pStyle w:val="FootnoteText"/>
      </w:pPr>
      <w:r w:rsidRPr="00537180">
        <w:rPr>
          <w:rStyle w:val="FootnoteReference"/>
        </w:rPr>
        <w:footnoteRef/>
      </w:r>
      <w:r w:rsidRPr="00537180">
        <w:t xml:space="preserve"> All vocabularies referred in this table are described in the </w:t>
      </w:r>
      <w:r>
        <w:t>SIP</w:t>
      </w:r>
      <w:r w:rsidRPr="00537180">
        <w:t xml:space="preserve"> METS Profile</w:t>
      </w:r>
    </w:p>
  </w:footnote>
  <w:footnote w:id="38">
    <w:p w14:paraId="5510A620" w14:textId="77777777" w:rsidR="00E6244F" w:rsidRPr="00537180" w:rsidRDefault="00E6244F" w:rsidP="002A5E5C">
      <w:r w:rsidRPr="00537180">
        <w:rPr>
          <w:rStyle w:val="FootnoteReference"/>
        </w:rPr>
        <w:footnoteRef/>
      </w:r>
      <w:r w:rsidRPr="00537180">
        <w:t xml:space="preserve"> In the case of descriptive </w:t>
      </w:r>
      <w:proofErr w:type="gramStart"/>
      <w:r w:rsidRPr="00537180">
        <w:t>metadata</w:t>
      </w:r>
      <w:proofErr w:type="gramEnd"/>
      <w:r w:rsidRPr="00537180">
        <w:t xml:space="preserve"> it is even additionally integrated with external systems, such as the catalogue in order to support external access to the archive. One might also want to do that for other metadata (e.g. technical or preservation) in order to ease management of the archive.</w:t>
      </w:r>
    </w:p>
  </w:footnote>
  <w:footnote w:id="39">
    <w:p w14:paraId="7AC1F243" w14:textId="77777777" w:rsidR="00E6244F" w:rsidRPr="00537180" w:rsidRDefault="00E6244F" w:rsidP="001E7126">
      <w:pPr>
        <w:pStyle w:val="FootnoteText"/>
      </w:pPr>
      <w:r w:rsidRPr="00537180">
        <w:rPr>
          <w:rStyle w:val="FootnoteReference"/>
        </w:rPr>
        <w:footnoteRef/>
      </w:r>
      <w:r w:rsidRPr="00537180">
        <w:t xml:space="preserve"> E-ARK AIP pilot specification, released January 2016, </w:t>
      </w:r>
      <w:hyperlink r:id="rId4" w:history="1">
        <w:r w:rsidRPr="00537180">
          <w:rPr>
            <w:rStyle w:val="Hyperlink"/>
          </w:rPr>
          <w:t>http://eark-project.com/resources/project-deliverables</w:t>
        </w:r>
      </w:hyperlink>
    </w:p>
  </w:footnote>
  <w:footnote w:id="40">
    <w:p w14:paraId="7D77EFF8" w14:textId="77777777" w:rsidR="00E6244F" w:rsidRPr="00537180" w:rsidRDefault="00E6244F">
      <w:pPr>
        <w:pStyle w:val="FootnoteText"/>
      </w:pPr>
      <w:r w:rsidRPr="00537180">
        <w:rPr>
          <w:rStyle w:val="FootnoteReference"/>
        </w:rPr>
        <w:footnoteRef/>
      </w:r>
      <w:r w:rsidRPr="00537180">
        <w:t xml:space="preserve"> The scope of this chapter is to give short introductions; more details are available in a separate document SMURF (semantically marked up record format) </w:t>
      </w:r>
      <w:r>
        <w:t>for ERMS</w:t>
      </w:r>
      <w:r w:rsidRPr="00537180">
        <w:t>.</w:t>
      </w:r>
    </w:p>
  </w:footnote>
  <w:footnote w:id="41">
    <w:p w14:paraId="7D3DF234" w14:textId="77777777" w:rsidR="00E6244F" w:rsidRPr="00537180" w:rsidRDefault="00E6244F">
      <w:pPr>
        <w:pStyle w:val="FootnoteText"/>
      </w:pPr>
      <w:r w:rsidRPr="00537180">
        <w:rPr>
          <w:rStyle w:val="FootnoteReference"/>
        </w:rPr>
        <w:footnoteRef/>
      </w:r>
      <w:r w:rsidRPr="00537180">
        <w:t xml:space="preserve"> The metadata extracted from a non-MCRS system should be mapped and transformed into the SMURF format by using external mechanisms (i.e. XSL transformation) or by updating the export format to support the SMURF profile.</w:t>
      </w:r>
    </w:p>
  </w:footnote>
  <w:footnote w:id="42">
    <w:p w14:paraId="4C81B17F" w14:textId="77777777" w:rsidR="00E6244F" w:rsidRPr="00537180" w:rsidRDefault="00E6244F">
      <w:pPr>
        <w:pStyle w:val="FootnoteText"/>
      </w:pPr>
      <w:r w:rsidRPr="00537180">
        <w:rPr>
          <w:rStyle w:val="FootnoteReference"/>
        </w:rPr>
        <w:footnoteRef/>
      </w:r>
      <w:r w:rsidRPr="00537180">
        <w:t xml:space="preserve"> The EAD </w:t>
      </w:r>
      <w:r>
        <w:t xml:space="preserve">extraction </w:t>
      </w:r>
      <w:r w:rsidRPr="00537180">
        <w:t xml:space="preserve">will be created </w:t>
      </w:r>
      <w:proofErr w:type="gramStart"/>
      <w:r w:rsidRPr="00537180">
        <w:t xml:space="preserve">automatically </w:t>
      </w:r>
      <w:r>
        <w:t xml:space="preserve"> by</w:t>
      </w:r>
      <w:proofErr w:type="gramEnd"/>
      <w:r>
        <w:t xml:space="preserve"> a MCRS.</w:t>
      </w:r>
    </w:p>
  </w:footnote>
  <w:footnote w:id="43">
    <w:p w14:paraId="268331AD" w14:textId="77777777" w:rsidR="00E6244F" w:rsidRPr="00537180" w:rsidRDefault="00E6244F">
      <w:pPr>
        <w:pStyle w:val="FootnoteText"/>
      </w:pPr>
      <w:r w:rsidRPr="00537180">
        <w:rPr>
          <w:rStyle w:val="FootnoteReference"/>
        </w:rPr>
        <w:footnoteRef/>
      </w:r>
      <w:r w:rsidRPr="00537180">
        <w:t xml:space="preserve"> </w:t>
      </w:r>
      <w:r>
        <w:t>We do</w:t>
      </w:r>
      <w:r w:rsidRPr="00537180">
        <w:t xml:space="preserve"> not recommend using MoReq2010 elements in the SMURF profile and therefore only the mapping from MoReq2010 elements to EAD will be provided.</w:t>
      </w:r>
    </w:p>
  </w:footnote>
  <w:footnote w:id="44">
    <w:p w14:paraId="121579D7" w14:textId="77777777" w:rsidR="00E6244F" w:rsidRPr="00537180" w:rsidRDefault="00E6244F">
      <w:pPr>
        <w:pStyle w:val="FootnoteText"/>
      </w:pPr>
      <w:r w:rsidRPr="00537180">
        <w:rPr>
          <w:rStyle w:val="FootnoteReference"/>
        </w:rPr>
        <w:footnoteRef/>
      </w:r>
      <w:r w:rsidRPr="00537180">
        <w:t xml:space="preserve"> As </w:t>
      </w:r>
      <w:r>
        <w:t>referred</w:t>
      </w:r>
      <w:r w:rsidRPr="00537180">
        <w:t xml:space="preserve"> earlier, </w:t>
      </w:r>
      <w:r>
        <w:t>we do</w:t>
      </w:r>
      <w:r w:rsidRPr="00537180">
        <w:t xml:space="preserve"> not recommend </w:t>
      </w:r>
      <w:r>
        <w:t>using</w:t>
      </w:r>
      <w:r w:rsidRPr="00537180">
        <w:t xml:space="preserve"> the original </w:t>
      </w:r>
      <w:proofErr w:type="spellStart"/>
      <w:r w:rsidRPr="00537180">
        <w:t>MoReq</w:t>
      </w:r>
      <w:proofErr w:type="spellEnd"/>
      <w:r w:rsidRPr="00537180">
        <w:t xml:space="preserve"> 2010 elements (3) in the SIP.</w:t>
      </w:r>
    </w:p>
  </w:footnote>
  <w:footnote w:id="45">
    <w:p w14:paraId="5CEFE53A" w14:textId="77777777" w:rsidR="00E6244F" w:rsidRPr="00537180" w:rsidRDefault="00E6244F">
      <w:pPr>
        <w:pStyle w:val="FootnoteText"/>
      </w:pPr>
      <w:r w:rsidRPr="00537180">
        <w:rPr>
          <w:rStyle w:val="FootnoteReference"/>
        </w:rPr>
        <w:footnoteRef/>
      </w:r>
      <w:r w:rsidRPr="00537180">
        <w:t xml:space="preserve"> It is assumed that already available </w:t>
      </w:r>
      <w:r>
        <w:t xml:space="preserve">EAD creator tools (e.g. EAD editor at </w:t>
      </w:r>
      <w:r w:rsidRPr="00537180">
        <w:t>ht</w:t>
      </w:r>
      <w:r>
        <w:t>tps://github.com/ewg118/eaditor) can be used.</w:t>
      </w:r>
    </w:p>
  </w:footnote>
  <w:footnote w:id="46">
    <w:p w14:paraId="7A39BDC8" w14:textId="77777777" w:rsidR="00E6244F" w:rsidRPr="00537180" w:rsidRDefault="00E6244F">
      <w:pPr>
        <w:pStyle w:val="FootnoteText"/>
      </w:pPr>
      <w:r w:rsidRPr="00537180">
        <w:rPr>
          <w:rStyle w:val="FootnoteReference"/>
        </w:rPr>
        <w:footnoteRef/>
      </w:r>
      <w:r w:rsidRPr="00537180">
        <w:t xml:space="preserve"> The SIARD 2.0 specification (http://www.eark-project.com/resources/specificationdocs/32-specification-for-siard-format-v20/file) represents the SIP profile for the relational databases content type.</w:t>
      </w:r>
    </w:p>
  </w:footnote>
  <w:footnote w:id="47">
    <w:p w14:paraId="14328816" w14:textId="77777777" w:rsidR="00E6244F" w:rsidRPr="00537180" w:rsidRDefault="00E6244F">
      <w:pPr>
        <w:pStyle w:val="FootnoteText"/>
      </w:pPr>
      <w:r w:rsidRPr="00537180">
        <w:rPr>
          <w:rStyle w:val="FootnoteReference"/>
        </w:rPr>
        <w:footnoteRef/>
      </w:r>
      <w:r w:rsidRPr="00537180">
        <w:t xml:space="preserve"> The SIARD 2.0 specification (http://www.eark-project.com/resources/specificationdocs/32-specification-for-siard-format-v20/file).</w:t>
      </w:r>
    </w:p>
  </w:footnote>
  <w:footnote w:id="48">
    <w:p w14:paraId="719B7327" w14:textId="77777777" w:rsidR="00E6244F" w:rsidRPr="00537180" w:rsidRDefault="00E6244F" w:rsidP="0081200A">
      <w:pPr>
        <w:pStyle w:val="FootnoteText"/>
      </w:pPr>
      <w:r w:rsidRPr="00537180">
        <w:rPr>
          <w:rStyle w:val="FootnoteReference"/>
        </w:rPr>
        <w:footnoteRef/>
      </w:r>
      <w:r w:rsidRPr="00537180">
        <w:t xml:space="preserve"> Lavoie B, The Open Archival Information System (OAIS) Reference Model: Introductory Guide (2nd Edition), 2014, www.dpconline.org/component/docman/doc_download/1359-dpctw14-02</w:t>
      </w:r>
    </w:p>
  </w:footnote>
  <w:footnote w:id="49">
    <w:p w14:paraId="739DA417" w14:textId="77777777" w:rsidR="00E6244F" w:rsidRPr="00537180" w:rsidRDefault="00E6244F">
      <w:pPr>
        <w:pStyle w:val="FootnoteText"/>
      </w:pPr>
      <w:r w:rsidRPr="00537180">
        <w:rPr>
          <w:rStyle w:val="FootnoteReference"/>
        </w:rPr>
        <w:footnoteRef/>
      </w:r>
      <w:r w:rsidRPr="00537180">
        <w:t xml:space="preserve"> Reference Model for an Open Archival Information, 2012, public.ccsds.org/publications/archive/650x0m2.pdf</w:t>
      </w:r>
    </w:p>
  </w:footnote>
  <w:footnote w:id="50">
    <w:p w14:paraId="01ACE931" w14:textId="77777777" w:rsidR="00E6244F" w:rsidRPr="00537180" w:rsidRDefault="00E6244F">
      <w:pPr>
        <w:pStyle w:val="FootnoteText"/>
      </w:pPr>
      <w:r w:rsidRPr="00537180">
        <w:rPr>
          <w:rStyle w:val="FootnoteReference"/>
        </w:rPr>
        <w:footnoteRef/>
      </w:r>
      <w:r w:rsidRPr="00537180">
        <w:t xml:space="preserve"> A submission agreement can be delivered in a digital (e.g. PDF or XML file) or an analogue way (e.g. paper document).</w:t>
      </w:r>
    </w:p>
  </w:footnote>
  <w:footnote w:id="51">
    <w:p w14:paraId="617AA064" w14:textId="77777777" w:rsidR="00E6244F" w:rsidRPr="00A419B7" w:rsidRDefault="00E6244F">
      <w:pPr>
        <w:pStyle w:val="FootnoteText"/>
        <w:rPr>
          <w:lang w:val="pt-PT"/>
          <w:rPrChange w:id="1752" w:author="Miguel Ferreira" w:date="2018-12-17T14:17:00Z">
            <w:rPr/>
          </w:rPrChange>
        </w:rPr>
      </w:pPr>
      <w:r w:rsidRPr="00537180">
        <w:rPr>
          <w:rStyle w:val="FootnoteReference"/>
        </w:rPr>
        <w:footnoteRef/>
      </w:r>
      <w:r w:rsidRPr="00A419B7">
        <w:rPr>
          <w:lang w:val="pt-PT"/>
          <w:rPrChange w:id="1753" w:author="Miguel Ferreira" w:date="2018-12-17T14:17:00Z">
            <w:rPr/>
          </w:rPrChange>
        </w:rPr>
        <w:t xml:space="preserve"> PAIMAS, 2004, </w:t>
      </w:r>
      <w:r>
        <w:rPr>
          <w:rStyle w:val="Hyperlink"/>
        </w:rPr>
        <w:fldChar w:fldCharType="begin"/>
      </w:r>
      <w:r w:rsidRPr="00A419B7">
        <w:rPr>
          <w:rStyle w:val="Hyperlink"/>
          <w:lang w:val="pt-PT"/>
          <w:rPrChange w:id="1754" w:author="Miguel Ferreira" w:date="2018-12-17T14:17:00Z">
            <w:rPr>
              <w:rStyle w:val="Hyperlink"/>
            </w:rPr>
          </w:rPrChange>
        </w:rPr>
        <w:instrText xml:space="preserve"> HYPERLINK "http://public.ccsds.org/publications/archive/651x0m1.pdf" </w:instrText>
      </w:r>
      <w:r>
        <w:rPr>
          <w:rStyle w:val="Hyperlink"/>
        </w:rPr>
        <w:fldChar w:fldCharType="separate"/>
      </w:r>
      <w:r w:rsidRPr="00A419B7">
        <w:rPr>
          <w:rStyle w:val="Hyperlink"/>
          <w:lang w:val="pt-PT"/>
          <w:rPrChange w:id="1755" w:author="Miguel Ferreira" w:date="2018-12-17T14:17:00Z">
            <w:rPr>
              <w:rStyle w:val="Hyperlink"/>
            </w:rPr>
          </w:rPrChange>
        </w:rPr>
        <w:t>http://public.ccsds.org/publications/archive/651x0m1.pdf</w:t>
      </w:r>
      <w:r>
        <w:rPr>
          <w:rStyle w:val="Hyperlink"/>
        </w:rPr>
        <w:fldChar w:fldCharType="end"/>
      </w:r>
      <w:r w:rsidRPr="00A419B7">
        <w:rPr>
          <w:lang w:val="pt-PT"/>
          <w:rPrChange w:id="1756" w:author="Miguel Ferreira" w:date="2018-12-17T14:17:00Z">
            <w:rPr/>
          </w:rPrChange>
        </w:rPr>
        <w:t xml:space="preserve"> </w:t>
      </w:r>
    </w:p>
  </w:footnote>
  <w:footnote w:id="52">
    <w:p w14:paraId="722DB1D2" w14:textId="77777777" w:rsidR="00E6244F" w:rsidRPr="00537180" w:rsidRDefault="00E6244F" w:rsidP="00DC2F38">
      <w:pPr>
        <w:pStyle w:val="FootnoteText"/>
      </w:pPr>
      <w:r w:rsidRPr="00537180">
        <w:rPr>
          <w:rStyle w:val="FootnoteReference"/>
        </w:rPr>
        <w:footnoteRef/>
      </w:r>
      <w:r w:rsidRPr="00537180">
        <w:t xml:space="preserve"> Records Creator, Submission Agreements: Glossary of Terms, 2015, http://sites.tufts.edu/dca/about-us/research-initiatives/taper-tufts-accessioning-program-for-electronic-records/project-documentation/submission-agreements-glossary-of-terms/</w:t>
      </w:r>
    </w:p>
  </w:footnote>
  <w:footnote w:id="53">
    <w:p w14:paraId="5E0BCA23" w14:textId="77777777" w:rsidR="00E6244F" w:rsidRPr="00537180" w:rsidRDefault="00E6244F" w:rsidP="00DC2F38">
      <w:pPr>
        <w:pStyle w:val="FootnoteText"/>
      </w:pPr>
      <w:r w:rsidRPr="00537180">
        <w:rPr>
          <w:rStyle w:val="FootnoteReference"/>
        </w:rPr>
        <w:footnoteRef/>
      </w:r>
      <w:r w:rsidRPr="00537180">
        <w:t xml:space="preserve"> Producer, Submission Agreements: Glossary of Terms, 2015, http://sites.tufts.edu/dca/about-us/research-initiatives/taper-tufts-accessioning-program-for-electronic-records/project-documentation/submission-agreements-glossary-of-terms/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800E3" w14:textId="43A70D8F" w:rsidR="00E6244F" w:rsidRPr="00E81E66" w:rsidRDefault="00E6244F" w:rsidP="0028163B">
    <w:pPr>
      <w:pStyle w:val="Header"/>
      <w:pBdr>
        <w:bottom w:val="single" w:sz="4" w:space="1" w:color="auto"/>
      </w:pBdr>
      <w:jc w:val="center"/>
      <w:rPr>
        <w:lang w:val="en-US"/>
      </w:rPr>
    </w:pPr>
    <w:del w:id="1757" w:author="Miguel Ferreira" w:date="2018-12-17T15:06:00Z">
      <w:r w:rsidDel="00750B34">
        <w:rPr>
          <w:color w:val="000000"/>
        </w:rPr>
        <w:delText>DLM Archival Standards</w:delText>
      </w:r>
    </w:del>
    <w:ins w:id="1758" w:author="Miguel Ferreira" w:date="2018-12-17T15:06:00Z">
      <w:r>
        <w:rPr>
          <w:color w:val="000000"/>
        </w:rPr>
        <w:t>DILCIS</w:t>
      </w:r>
    </w:ins>
    <w:r>
      <w:rPr>
        <w:color w:val="000000"/>
      </w:rPr>
      <w:t xml:space="preserve"> Board</w:t>
    </w:r>
  </w:p>
  <w:p w14:paraId="08F6C5CE" w14:textId="77777777" w:rsidR="00E6244F" w:rsidRPr="00E81E66" w:rsidRDefault="00E6244F" w:rsidP="0088132E">
    <w:pPr>
      <w:pStyle w:val="Header"/>
      <w:pBdr>
        <w:bottom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998F4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352C91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C92B9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082517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3F082E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C46F3D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516BB7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D068D7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3AC34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31A2154"/>
    <w:lvl w:ilvl="0">
      <w:start w:val="1"/>
      <w:numFmt w:val="decimal"/>
      <w:lvlText w:val="%1."/>
      <w:lvlJc w:val="left"/>
      <w:pPr>
        <w:tabs>
          <w:tab w:val="num" w:pos="360"/>
        </w:tabs>
        <w:ind w:left="360" w:hanging="360"/>
      </w:pPr>
    </w:lvl>
  </w:abstractNum>
  <w:abstractNum w:abstractNumId="10" w15:restartNumberingAfterBreak="0">
    <w:nsid w:val="012C2445"/>
    <w:multiLevelType w:val="multilevel"/>
    <w:tmpl w:val="0B5E9B50"/>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1734746"/>
    <w:multiLevelType w:val="hybridMultilevel"/>
    <w:tmpl w:val="06E6DF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A82D71"/>
    <w:multiLevelType w:val="hybridMultilevel"/>
    <w:tmpl w:val="228CD7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827C56"/>
    <w:multiLevelType w:val="multilevel"/>
    <w:tmpl w:val="740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11FE0"/>
    <w:multiLevelType w:val="hybridMultilevel"/>
    <w:tmpl w:val="DD2201CA"/>
    <w:lvl w:ilvl="0" w:tplc="1E482AF4">
      <w:start w:val="1"/>
      <w:numFmt w:val="decimal"/>
      <w:lvlText w:val="%1."/>
      <w:lvlJc w:val="left"/>
      <w:pPr>
        <w:tabs>
          <w:tab w:val="num" w:pos="720"/>
        </w:tabs>
        <w:ind w:left="720" w:hanging="360"/>
      </w:pPr>
    </w:lvl>
    <w:lvl w:ilvl="1" w:tplc="310CDEBE" w:tentative="1">
      <w:start w:val="1"/>
      <w:numFmt w:val="decimal"/>
      <w:lvlText w:val="%2."/>
      <w:lvlJc w:val="left"/>
      <w:pPr>
        <w:tabs>
          <w:tab w:val="num" w:pos="1440"/>
        </w:tabs>
        <w:ind w:left="1440" w:hanging="360"/>
      </w:pPr>
    </w:lvl>
    <w:lvl w:ilvl="2" w:tplc="C2303218" w:tentative="1">
      <w:start w:val="1"/>
      <w:numFmt w:val="decimal"/>
      <w:lvlText w:val="%3."/>
      <w:lvlJc w:val="left"/>
      <w:pPr>
        <w:tabs>
          <w:tab w:val="num" w:pos="2160"/>
        </w:tabs>
        <w:ind w:left="2160" w:hanging="360"/>
      </w:pPr>
    </w:lvl>
    <w:lvl w:ilvl="3" w:tplc="2FF05DD8" w:tentative="1">
      <w:start w:val="1"/>
      <w:numFmt w:val="decimal"/>
      <w:lvlText w:val="%4."/>
      <w:lvlJc w:val="left"/>
      <w:pPr>
        <w:tabs>
          <w:tab w:val="num" w:pos="2880"/>
        </w:tabs>
        <w:ind w:left="2880" w:hanging="360"/>
      </w:pPr>
    </w:lvl>
    <w:lvl w:ilvl="4" w:tplc="7E40DB42" w:tentative="1">
      <w:start w:val="1"/>
      <w:numFmt w:val="decimal"/>
      <w:lvlText w:val="%5."/>
      <w:lvlJc w:val="left"/>
      <w:pPr>
        <w:tabs>
          <w:tab w:val="num" w:pos="3600"/>
        </w:tabs>
        <w:ind w:left="3600" w:hanging="360"/>
      </w:pPr>
    </w:lvl>
    <w:lvl w:ilvl="5" w:tplc="0B6A44DC" w:tentative="1">
      <w:start w:val="1"/>
      <w:numFmt w:val="decimal"/>
      <w:lvlText w:val="%6."/>
      <w:lvlJc w:val="left"/>
      <w:pPr>
        <w:tabs>
          <w:tab w:val="num" w:pos="4320"/>
        </w:tabs>
        <w:ind w:left="4320" w:hanging="360"/>
      </w:pPr>
    </w:lvl>
    <w:lvl w:ilvl="6" w:tplc="FE2A1538" w:tentative="1">
      <w:start w:val="1"/>
      <w:numFmt w:val="decimal"/>
      <w:lvlText w:val="%7."/>
      <w:lvlJc w:val="left"/>
      <w:pPr>
        <w:tabs>
          <w:tab w:val="num" w:pos="5040"/>
        </w:tabs>
        <w:ind w:left="5040" w:hanging="360"/>
      </w:pPr>
    </w:lvl>
    <w:lvl w:ilvl="7" w:tplc="5E0EDA14" w:tentative="1">
      <w:start w:val="1"/>
      <w:numFmt w:val="decimal"/>
      <w:lvlText w:val="%8."/>
      <w:lvlJc w:val="left"/>
      <w:pPr>
        <w:tabs>
          <w:tab w:val="num" w:pos="5760"/>
        </w:tabs>
        <w:ind w:left="5760" w:hanging="360"/>
      </w:pPr>
    </w:lvl>
    <w:lvl w:ilvl="8" w:tplc="D55E2112" w:tentative="1">
      <w:start w:val="1"/>
      <w:numFmt w:val="decimal"/>
      <w:lvlText w:val="%9."/>
      <w:lvlJc w:val="left"/>
      <w:pPr>
        <w:tabs>
          <w:tab w:val="num" w:pos="6480"/>
        </w:tabs>
        <w:ind w:left="6480" w:hanging="360"/>
      </w:pPr>
    </w:lvl>
  </w:abstractNum>
  <w:abstractNum w:abstractNumId="15" w15:restartNumberingAfterBreak="0">
    <w:nsid w:val="11CF584B"/>
    <w:multiLevelType w:val="multilevel"/>
    <w:tmpl w:val="910CFF7C"/>
    <w:styleLink w:val="FormatmallPunktlista"/>
    <w:lvl w:ilvl="0">
      <w:start w:val="1"/>
      <w:numFmt w:val="bullet"/>
      <w:lvlText w:val=""/>
      <w:lvlJc w:val="left"/>
      <w:pPr>
        <w:tabs>
          <w:tab w:val="num" w:pos="1344"/>
        </w:tabs>
        <w:ind w:left="1344" w:hanging="360"/>
      </w:pPr>
      <w:rPr>
        <w:rFonts w:ascii="Symbol" w:hAnsi="Symbol" w:hint="default"/>
        <w:sz w:val="24"/>
      </w:rPr>
    </w:lvl>
    <w:lvl w:ilvl="1">
      <w:start w:val="1"/>
      <w:numFmt w:val="bullet"/>
      <w:lvlText w:val="o"/>
      <w:lvlJc w:val="left"/>
      <w:pPr>
        <w:tabs>
          <w:tab w:val="num" w:pos="2064"/>
        </w:tabs>
        <w:ind w:left="2064" w:hanging="360"/>
      </w:pPr>
      <w:rPr>
        <w:rFonts w:ascii="Courier New" w:hAnsi="Courier New" w:hint="default"/>
      </w:rPr>
    </w:lvl>
    <w:lvl w:ilvl="2">
      <w:start w:val="1"/>
      <w:numFmt w:val="bullet"/>
      <w:lvlText w:val=""/>
      <w:lvlJc w:val="left"/>
      <w:pPr>
        <w:tabs>
          <w:tab w:val="num" w:pos="2784"/>
        </w:tabs>
        <w:ind w:left="2784" w:hanging="360"/>
      </w:pPr>
      <w:rPr>
        <w:rFonts w:ascii="Wingdings" w:hAnsi="Wingdings" w:hint="default"/>
      </w:rPr>
    </w:lvl>
    <w:lvl w:ilvl="3">
      <w:start w:val="1"/>
      <w:numFmt w:val="bullet"/>
      <w:lvlText w:val=""/>
      <w:lvlJc w:val="left"/>
      <w:pPr>
        <w:tabs>
          <w:tab w:val="num" w:pos="3504"/>
        </w:tabs>
        <w:ind w:left="3504" w:hanging="360"/>
      </w:pPr>
      <w:rPr>
        <w:rFonts w:ascii="Symbol" w:hAnsi="Symbol" w:hint="default"/>
      </w:rPr>
    </w:lvl>
    <w:lvl w:ilvl="4">
      <w:start w:val="1"/>
      <w:numFmt w:val="bullet"/>
      <w:lvlText w:val="o"/>
      <w:lvlJc w:val="left"/>
      <w:pPr>
        <w:tabs>
          <w:tab w:val="num" w:pos="4224"/>
        </w:tabs>
        <w:ind w:left="4224" w:hanging="360"/>
      </w:pPr>
      <w:rPr>
        <w:rFonts w:ascii="Courier New" w:hAnsi="Courier New" w:hint="default"/>
      </w:rPr>
    </w:lvl>
    <w:lvl w:ilvl="5">
      <w:start w:val="1"/>
      <w:numFmt w:val="bullet"/>
      <w:lvlText w:val=""/>
      <w:lvlJc w:val="left"/>
      <w:pPr>
        <w:tabs>
          <w:tab w:val="num" w:pos="4944"/>
        </w:tabs>
        <w:ind w:left="4944" w:hanging="360"/>
      </w:pPr>
      <w:rPr>
        <w:rFonts w:ascii="Wingdings" w:hAnsi="Wingdings" w:hint="default"/>
      </w:rPr>
    </w:lvl>
    <w:lvl w:ilvl="6">
      <w:start w:val="1"/>
      <w:numFmt w:val="bullet"/>
      <w:lvlText w:val=""/>
      <w:lvlJc w:val="left"/>
      <w:pPr>
        <w:tabs>
          <w:tab w:val="num" w:pos="5664"/>
        </w:tabs>
        <w:ind w:left="5664" w:hanging="360"/>
      </w:pPr>
      <w:rPr>
        <w:rFonts w:ascii="Symbol" w:hAnsi="Symbol" w:hint="default"/>
      </w:rPr>
    </w:lvl>
    <w:lvl w:ilvl="7">
      <w:start w:val="1"/>
      <w:numFmt w:val="bullet"/>
      <w:lvlText w:val="o"/>
      <w:lvlJc w:val="left"/>
      <w:pPr>
        <w:tabs>
          <w:tab w:val="num" w:pos="6384"/>
        </w:tabs>
        <w:ind w:left="6384" w:hanging="360"/>
      </w:pPr>
      <w:rPr>
        <w:rFonts w:ascii="Courier New" w:hAnsi="Courier New" w:hint="default"/>
      </w:rPr>
    </w:lvl>
    <w:lvl w:ilvl="8">
      <w:start w:val="1"/>
      <w:numFmt w:val="bullet"/>
      <w:lvlText w:val=""/>
      <w:lvlJc w:val="left"/>
      <w:pPr>
        <w:tabs>
          <w:tab w:val="num" w:pos="7104"/>
        </w:tabs>
        <w:ind w:left="7104" w:hanging="360"/>
      </w:pPr>
      <w:rPr>
        <w:rFonts w:ascii="Wingdings" w:hAnsi="Wingdings" w:hint="default"/>
      </w:rPr>
    </w:lvl>
  </w:abstractNum>
  <w:abstractNum w:abstractNumId="16" w15:restartNumberingAfterBreak="0">
    <w:nsid w:val="14E960D2"/>
    <w:multiLevelType w:val="hybridMultilevel"/>
    <w:tmpl w:val="C3089054"/>
    <w:lvl w:ilvl="0" w:tplc="0809000F">
      <w:start w:val="1"/>
      <w:numFmt w:val="decimal"/>
      <w:lvlText w:val="%1."/>
      <w:lvlJc w:val="left"/>
      <w:pPr>
        <w:ind w:left="720" w:hanging="360"/>
      </w:pPr>
      <w:rPr>
        <w:rFonts w:cs="Times New Roman" w:hint="default"/>
      </w:rPr>
    </w:lvl>
    <w:lvl w:ilvl="1" w:tplc="10A4A228">
      <w:start w:val="1"/>
      <w:numFmt w:val="decimal"/>
      <w:lvlText w:val="%2)"/>
      <w:lvlJc w:val="left"/>
      <w:pPr>
        <w:ind w:left="2385" w:hanging="1305"/>
      </w:pPr>
      <w:rPr>
        <w:rFonts w:cs="Times New Roman" w:hint="default"/>
      </w:rPr>
    </w:lvl>
    <w:lvl w:ilvl="2" w:tplc="5052B5A0">
      <w:start w:val="1"/>
      <w:numFmt w:val="lowerLetter"/>
      <w:lvlText w:val="%3."/>
      <w:lvlJc w:val="left"/>
      <w:pPr>
        <w:ind w:left="3105" w:hanging="1305"/>
      </w:pPr>
      <w:rPr>
        <w:rFonts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CD5C7F"/>
    <w:multiLevelType w:val="hybridMultilevel"/>
    <w:tmpl w:val="F93E44E8"/>
    <w:lvl w:ilvl="0" w:tplc="B6648824">
      <w:numFmt w:val="bullet"/>
      <w:lvlText w:val=""/>
      <w:lvlJc w:val="left"/>
      <w:pPr>
        <w:ind w:left="720" w:hanging="360"/>
      </w:pPr>
      <w:rPr>
        <w:rFonts w:ascii="Symbol" w:eastAsia="Calibri" w:hAnsi="Symbol"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15:restartNumberingAfterBreak="0">
    <w:nsid w:val="1D270E88"/>
    <w:multiLevelType w:val="hybridMultilevel"/>
    <w:tmpl w:val="67C44E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21EC259F"/>
    <w:multiLevelType w:val="hybridMultilevel"/>
    <w:tmpl w:val="228CD7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F8712A7"/>
    <w:multiLevelType w:val="hybridMultilevel"/>
    <w:tmpl w:val="798EBD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0E4596C"/>
    <w:multiLevelType w:val="hybridMultilevel"/>
    <w:tmpl w:val="8B9E9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63E87"/>
    <w:multiLevelType w:val="hybridMultilevel"/>
    <w:tmpl w:val="A8EA8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160C77"/>
    <w:multiLevelType w:val="hybridMultilevel"/>
    <w:tmpl w:val="DD2201CA"/>
    <w:lvl w:ilvl="0" w:tplc="1E482AF4">
      <w:start w:val="1"/>
      <w:numFmt w:val="decimal"/>
      <w:lvlText w:val="%1."/>
      <w:lvlJc w:val="left"/>
      <w:pPr>
        <w:tabs>
          <w:tab w:val="num" w:pos="720"/>
        </w:tabs>
        <w:ind w:left="720" w:hanging="360"/>
      </w:pPr>
    </w:lvl>
    <w:lvl w:ilvl="1" w:tplc="310CDEBE" w:tentative="1">
      <w:start w:val="1"/>
      <w:numFmt w:val="decimal"/>
      <w:lvlText w:val="%2."/>
      <w:lvlJc w:val="left"/>
      <w:pPr>
        <w:tabs>
          <w:tab w:val="num" w:pos="1440"/>
        </w:tabs>
        <w:ind w:left="1440" w:hanging="360"/>
      </w:pPr>
    </w:lvl>
    <w:lvl w:ilvl="2" w:tplc="C2303218" w:tentative="1">
      <w:start w:val="1"/>
      <w:numFmt w:val="decimal"/>
      <w:lvlText w:val="%3."/>
      <w:lvlJc w:val="left"/>
      <w:pPr>
        <w:tabs>
          <w:tab w:val="num" w:pos="2160"/>
        </w:tabs>
        <w:ind w:left="2160" w:hanging="360"/>
      </w:pPr>
    </w:lvl>
    <w:lvl w:ilvl="3" w:tplc="2FF05DD8" w:tentative="1">
      <w:start w:val="1"/>
      <w:numFmt w:val="decimal"/>
      <w:lvlText w:val="%4."/>
      <w:lvlJc w:val="left"/>
      <w:pPr>
        <w:tabs>
          <w:tab w:val="num" w:pos="2880"/>
        </w:tabs>
        <w:ind w:left="2880" w:hanging="360"/>
      </w:pPr>
    </w:lvl>
    <w:lvl w:ilvl="4" w:tplc="7E40DB42" w:tentative="1">
      <w:start w:val="1"/>
      <w:numFmt w:val="decimal"/>
      <w:lvlText w:val="%5."/>
      <w:lvlJc w:val="left"/>
      <w:pPr>
        <w:tabs>
          <w:tab w:val="num" w:pos="3600"/>
        </w:tabs>
        <w:ind w:left="3600" w:hanging="360"/>
      </w:pPr>
    </w:lvl>
    <w:lvl w:ilvl="5" w:tplc="0B6A44DC" w:tentative="1">
      <w:start w:val="1"/>
      <w:numFmt w:val="decimal"/>
      <w:lvlText w:val="%6."/>
      <w:lvlJc w:val="left"/>
      <w:pPr>
        <w:tabs>
          <w:tab w:val="num" w:pos="4320"/>
        </w:tabs>
        <w:ind w:left="4320" w:hanging="360"/>
      </w:pPr>
    </w:lvl>
    <w:lvl w:ilvl="6" w:tplc="FE2A1538" w:tentative="1">
      <w:start w:val="1"/>
      <w:numFmt w:val="decimal"/>
      <w:lvlText w:val="%7."/>
      <w:lvlJc w:val="left"/>
      <w:pPr>
        <w:tabs>
          <w:tab w:val="num" w:pos="5040"/>
        </w:tabs>
        <w:ind w:left="5040" w:hanging="360"/>
      </w:pPr>
    </w:lvl>
    <w:lvl w:ilvl="7" w:tplc="5E0EDA14" w:tentative="1">
      <w:start w:val="1"/>
      <w:numFmt w:val="decimal"/>
      <w:lvlText w:val="%8."/>
      <w:lvlJc w:val="left"/>
      <w:pPr>
        <w:tabs>
          <w:tab w:val="num" w:pos="5760"/>
        </w:tabs>
        <w:ind w:left="5760" w:hanging="360"/>
      </w:pPr>
    </w:lvl>
    <w:lvl w:ilvl="8" w:tplc="D55E2112" w:tentative="1">
      <w:start w:val="1"/>
      <w:numFmt w:val="decimal"/>
      <w:lvlText w:val="%9."/>
      <w:lvlJc w:val="left"/>
      <w:pPr>
        <w:tabs>
          <w:tab w:val="num" w:pos="6480"/>
        </w:tabs>
        <w:ind w:left="6480" w:hanging="360"/>
      </w:pPr>
    </w:lvl>
  </w:abstractNum>
  <w:abstractNum w:abstractNumId="24" w15:restartNumberingAfterBreak="0">
    <w:nsid w:val="39425713"/>
    <w:multiLevelType w:val="hybridMultilevel"/>
    <w:tmpl w:val="64AC78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690FEC"/>
    <w:multiLevelType w:val="hybridMultilevel"/>
    <w:tmpl w:val="EE20D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A2484"/>
    <w:multiLevelType w:val="multilevel"/>
    <w:tmpl w:val="4EEC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034A85"/>
    <w:multiLevelType w:val="hybridMultilevel"/>
    <w:tmpl w:val="14382C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EEC2907"/>
    <w:multiLevelType w:val="hybridMultilevel"/>
    <w:tmpl w:val="1966DA40"/>
    <w:lvl w:ilvl="0" w:tplc="E7AEC2A2">
      <w:start w:val="1"/>
      <w:numFmt w:val="decimal"/>
      <w:pStyle w:val="Heading7"/>
      <w:lvlText w:val="%1."/>
      <w:lvlJc w:val="left"/>
      <w:pPr>
        <w:tabs>
          <w:tab w:val="num" w:pos="360"/>
        </w:tabs>
        <w:ind w:left="360" w:hanging="360"/>
      </w:pPr>
      <w:rPr>
        <w:rFonts w:cs="Times New Roman"/>
      </w:rPr>
    </w:lvl>
    <w:lvl w:ilvl="1" w:tplc="04090003" w:tentative="1">
      <w:start w:val="1"/>
      <w:numFmt w:val="lowerLetter"/>
      <w:lvlText w:val="%2."/>
      <w:lvlJc w:val="left"/>
      <w:pPr>
        <w:tabs>
          <w:tab w:val="num" w:pos="1080"/>
        </w:tabs>
        <w:ind w:left="1080" w:hanging="360"/>
      </w:pPr>
      <w:rPr>
        <w:rFonts w:cs="Times New Roman"/>
      </w:rPr>
    </w:lvl>
    <w:lvl w:ilvl="2" w:tplc="04090005" w:tentative="1">
      <w:start w:val="1"/>
      <w:numFmt w:val="lowerRoman"/>
      <w:lvlText w:val="%3."/>
      <w:lvlJc w:val="right"/>
      <w:pPr>
        <w:tabs>
          <w:tab w:val="num" w:pos="1800"/>
        </w:tabs>
        <w:ind w:left="1800" w:hanging="180"/>
      </w:pPr>
      <w:rPr>
        <w:rFonts w:cs="Times New Roman"/>
      </w:rPr>
    </w:lvl>
    <w:lvl w:ilvl="3" w:tplc="04090001" w:tentative="1">
      <w:start w:val="1"/>
      <w:numFmt w:val="decimal"/>
      <w:lvlText w:val="%4."/>
      <w:lvlJc w:val="left"/>
      <w:pPr>
        <w:tabs>
          <w:tab w:val="num" w:pos="2520"/>
        </w:tabs>
        <w:ind w:left="2520" w:hanging="360"/>
      </w:pPr>
      <w:rPr>
        <w:rFonts w:cs="Times New Roman"/>
      </w:rPr>
    </w:lvl>
    <w:lvl w:ilvl="4" w:tplc="04090003" w:tentative="1">
      <w:start w:val="1"/>
      <w:numFmt w:val="lowerLetter"/>
      <w:lvlText w:val="%5."/>
      <w:lvlJc w:val="left"/>
      <w:pPr>
        <w:tabs>
          <w:tab w:val="num" w:pos="3240"/>
        </w:tabs>
        <w:ind w:left="3240" w:hanging="360"/>
      </w:pPr>
      <w:rPr>
        <w:rFonts w:cs="Times New Roman"/>
      </w:rPr>
    </w:lvl>
    <w:lvl w:ilvl="5" w:tplc="04090005" w:tentative="1">
      <w:start w:val="1"/>
      <w:numFmt w:val="lowerRoman"/>
      <w:lvlText w:val="%6."/>
      <w:lvlJc w:val="right"/>
      <w:pPr>
        <w:tabs>
          <w:tab w:val="num" w:pos="3960"/>
        </w:tabs>
        <w:ind w:left="3960" w:hanging="180"/>
      </w:pPr>
      <w:rPr>
        <w:rFonts w:cs="Times New Roman"/>
      </w:rPr>
    </w:lvl>
    <w:lvl w:ilvl="6" w:tplc="04090001" w:tentative="1">
      <w:start w:val="1"/>
      <w:numFmt w:val="decimal"/>
      <w:lvlText w:val="%7."/>
      <w:lvlJc w:val="left"/>
      <w:pPr>
        <w:tabs>
          <w:tab w:val="num" w:pos="4680"/>
        </w:tabs>
        <w:ind w:left="4680" w:hanging="360"/>
      </w:pPr>
      <w:rPr>
        <w:rFonts w:cs="Times New Roman"/>
      </w:rPr>
    </w:lvl>
    <w:lvl w:ilvl="7" w:tplc="04090003" w:tentative="1">
      <w:start w:val="1"/>
      <w:numFmt w:val="lowerLetter"/>
      <w:lvlText w:val="%8."/>
      <w:lvlJc w:val="left"/>
      <w:pPr>
        <w:tabs>
          <w:tab w:val="num" w:pos="5400"/>
        </w:tabs>
        <w:ind w:left="5400" w:hanging="360"/>
      </w:pPr>
      <w:rPr>
        <w:rFonts w:cs="Times New Roman"/>
      </w:rPr>
    </w:lvl>
    <w:lvl w:ilvl="8" w:tplc="04090005" w:tentative="1">
      <w:start w:val="1"/>
      <w:numFmt w:val="lowerRoman"/>
      <w:lvlText w:val="%9."/>
      <w:lvlJc w:val="right"/>
      <w:pPr>
        <w:tabs>
          <w:tab w:val="num" w:pos="6120"/>
        </w:tabs>
        <w:ind w:left="6120" w:hanging="180"/>
      </w:pPr>
      <w:rPr>
        <w:rFonts w:cs="Times New Roman"/>
      </w:rPr>
    </w:lvl>
  </w:abstractNum>
  <w:abstractNum w:abstractNumId="29" w15:restartNumberingAfterBreak="0">
    <w:nsid w:val="41E05F36"/>
    <w:multiLevelType w:val="multilevel"/>
    <w:tmpl w:val="E986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4F6224"/>
    <w:multiLevelType w:val="hybridMultilevel"/>
    <w:tmpl w:val="94C82A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44385BBC"/>
    <w:multiLevelType w:val="hybridMultilevel"/>
    <w:tmpl w:val="228CD7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E5462D"/>
    <w:multiLevelType w:val="hybridMultilevel"/>
    <w:tmpl w:val="CCD0F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99D59A1"/>
    <w:multiLevelType w:val="hybridMultilevel"/>
    <w:tmpl w:val="82AA34F8"/>
    <w:lvl w:ilvl="0" w:tplc="08090001">
      <w:start w:val="1"/>
      <w:numFmt w:val="bullet"/>
      <w:lvlText w:val=""/>
      <w:lvlJc w:val="left"/>
      <w:pPr>
        <w:tabs>
          <w:tab w:val="num" w:pos="720"/>
        </w:tabs>
        <w:ind w:left="720" w:hanging="360"/>
      </w:pPr>
      <w:rPr>
        <w:rFonts w:ascii="Symbol" w:hAnsi="Symbol" w:hint="default"/>
      </w:rPr>
    </w:lvl>
    <w:lvl w:ilvl="1" w:tplc="905206FE">
      <w:numFmt w:val="bullet"/>
      <w:lvlText w:val="–"/>
      <w:lvlJc w:val="left"/>
      <w:pPr>
        <w:ind w:left="1440" w:hanging="360"/>
      </w:pPr>
      <w:rPr>
        <w:rFonts w:ascii="Calibri" w:eastAsia="Times New Roman" w:hAnsi="Calibri" w:cs="Times New Roman" w:hint="default"/>
      </w:rPr>
    </w:lvl>
    <w:lvl w:ilvl="2" w:tplc="C2303218" w:tentative="1">
      <w:start w:val="1"/>
      <w:numFmt w:val="decimal"/>
      <w:lvlText w:val="%3."/>
      <w:lvlJc w:val="left"/>
      <w:pPr>
        <w:tabs>
          <w:tab w:val="num" w:pos="2160"/>
        </w:tabs>
        <w:ind w:left="2160" w:hanging="360"/>
      </w:pPr>
    </w:lvl>
    <w:lvl w:ilvl="3" w:tplc="2FF05DD8" w:tentative="1">
      <w:start w:val="1"/>
      <w:numFmt w:val="decimal"/>
      <w:lvlText w:val="%4."/>
      <w:lvlJc w:val="left"/>
      <w:pPr>
        <w:tabs>
          <w:tab w:val="num" w:pos="2880"/>
        </w:tabs>
        <w:ind w:left="2880" w:hanging="360"/>
      </w:pPr>
    </w:lvl>
    <w:lvl w:ilvl="4" w:tplc="7E40DB42" w:tentative="1">
      <w:start w:val="1"/>
      <w:numFmt w:val="decimal"/>
      <w:lvlText w:val="%5."/>
      <w:lvlJc w:val="left"/>
      <w:pPr>
        <w:tabs>
          <w:tab w:val="num" w:pos="3600"/>
        </w:tabs>
        <w:ind w:left="3600" w:hanging="360"/>
      </w:pPr>
    </w:lvl>
    <w:lvl w:ilvl="5" w:tplc="0B6A44DC" w:tentative="1">
      <w:start w:val="1"/>
      <w:numFmt w:val="decimal"/>
      <w:lvlText w:val="%6."/>
      <w:lvlJc w:val="left"/>
      <w:pPr>
        <w:tabs>
          <w:tab w:val="num" w:pos="4320"/>
        </w:tabs>
        <w:ind w:left="4320" w:hanging="360"/>
      </w:pPr>
    </w:lvl>
    <w:lvl w:ilvl="6" w:tplc="FE2A1538" w:tentative="1">
      <w:start w:val="1"/>
      <w:numFmt w:val="decimal"/>
      <w:lvlText w:val="%7."/>
      <w:lvlJc w:val="left"/>
      <w:pPr>
        <w:tabs>
          <w:tab w:val="num" w:pos="5040"/>
        </w:tabs>
        <w:ind w:left="5040" w:hanging="360"/>
      </w:pPr>
    </w:lvl>
    <w:lvl w:ilvl="7" w:tplc="5E0EDA14" w:tentative="1">
      <w:start w:val="1"/>
      <w:numFmt w:val="decimal"/>
      <w:lvlText w:val="%8."/>
      <w:lvlJc w:val="left"/>
      <w:pPr>
        <w:tabs>
          <w:tab w:val="num" w:pos="5760"/>
        </w:tabs>
        <w:ind w:left="5760" w:hanging="360"/>
      </w:pPr>
    </w:lvl>
    <w:lvl w:ilvl="8" w:tplc="D55E2112" w:tentative="1">
      <w:start w:val="1"/>
      <w:numFmt w:val="decimal"/>
      <w:lvlText w:val="%9."/>
      <w:lvlJc w:val="left"/>
      <w:pPr>
        <w:tabs>
          <w:tab w:val="num" w:pos="6480"/>
        </w:tabs>
        <w:ind w:left="6480" w:hanging="360"/>
      </w:pPr>
    </w:lvl>
  </w:abstractNum>
  <w:abstractNum w:abstractNumId="34" w15:restartNumberingAfterBreak="0">
    <w:nsid w:val="4AB70FC8"/>
    <w:multiLevelType w:val="hybridMultilevel"/>
    <w:tmpl w:val="04E03E42"/>
    <w:lvl w:ilvl="0" w:tplc="674C429C">
      <w:start w:val="1"/>
      <w:numFmt w:val="bullet"/>
      <w:pStyle w:val="GuidanceTextBullet"/>
      <w:lvlText w:val=""/>
      <w:lvlJc w:val="left"/>
      <w:pPr>
        <w:tabs>
          <w:tab w:val="num" w:pos="-3017"/>
        </w:tabs>
        <w:ind w:left="-3017" w:hanging="431"/>
      </w:pPr>
      <w:rPr>
        <w:rFonts w:ascii="Symbol" w:hAnsi="Symbol" w:hint="default"/>
      </w:rPr>
    </w:lvl>
    <w:lvl w:ilvl="1" w:tplc="04090003">
      <w:start w:val="1"/>
      <w:numFmt w:val="bullet"/>
      <w:lvlText w:val=""/>
      <w:lvlJc w:val="left"/>
      <w:pPr>
        <w:tabs>
          <w:tab w:val="num" w:pos="-2008"/>
        </w:tabs>
        <w:ind w:left="-2011" w:hanging="357"/>
      </w:pPr>
      <w:rPr>
        <w:rFonts w:ascii="Symbol" w:hAnsi="Symbol" w:hint="default"/>
      </w:rPr>
    </w:lvl>
    <w:lvl w:ilvl="2" w:tplc="04090005">
      <w:start w:val="1"/>
      <w:numFmt w:val="bullet"/>
      <w:lvlText w:val=""/>
      <w:lvlJc w:val="left"/>
      <w:pPr>
        <w:tabs>
          <w:tab w:val="num" w:pos="-1288"/>
        </w:tabs>
        <w:ind w:left="-1288" w:hanging="360"/>
      </w:pPr>
      <w:rPr>
        <w:rFonts w:ascii="Wingdings" w:hAnsi="Wingdings" w:hint="default"/>
      </w:rPr>
    </w:lvl>
    <w:lvl w:ilvl="3" w:tplc="04090001">
      <w:start w:val="1"/>
      <w:numFmt w:val="bullet"/>
      <w:lvlText w:val=""/>
      <w:lvlJc w:val="left"/>
      <w:pPr>
        <w:tabs>
          <w:tab w:val="num" w:pos="-568"/>
        </w:tabs>
        <w:ind w:left="-568" w:hanging="360"/>
      </w:pPr>
      <w:rPr>
        <w:rFonts w:ascii="Symbol" w:hAnsi="Symbol" w:hint="default"/>
      </w:rPr>
    </w:lvl>
    <w:lvl w:ilvl="4" w:tplc="04090003">
      <w:start w:val="1"/>
      <w:numFmt w:val="bullet"/>
      <w:lvlText w:val="o"/>
      <w:lvlJc w:val="left"/>
      <w:pPr>
        <w:tabs>
          <w:tab w:val="num" w:pos="152"/>
        </w:tabs>
        <w:ind w:left="152" w:hanging="360"/>
      </w:pPr>
      <w:rPr>
        <w:rFonts w:ascii="Courier New" w:hAnsi="Courier New" w:hint="default"/>
      </w:rPr>
    </w:lvl>
    <w:lvl w:ilvl="5" w:tplc="04090005">
      <w:start w:val="1"/>
      <w:numFmt w:val="bullet"/>
      <w:lvlText w:val=""/>
      <w:lvlJc w:val="left"/>
      <w:pPr>
        <w:tabs>
          <w:tab w:val="num" w:pos="872"/>
        </w:tabs>
        <w:ind w:left="872" w:hanging="360"/>
      </w:pPr>
      <w:rPr>
        <w:rFonts w:ascii="Wingdings" w:hAnsi="Wingdings" w:hint="default"/>
      </w:rPr>
    </w:lvl>
    <w:lvl w:ilvl="6" w:tplc="04090001" w:tentative="1">
      <w:start w:val="1"/>
      <w:numFmt w:val="bullet"/>
      <w:lvlText w:val=""/>
      <w:lvlJc w:val="left"/>
      <w:pPr>
        <w:tabs>
          <w:tab w:val="num" w:pos="1592"/>
        </w:tabs>
        <w:ind w:left="1592" w:hanging="360"/>
      </w:pPr>
      <w:rPr>
        <w:rFonts w:ascii="Symbol" w:hAnsi="Symbol" w:hint="default"/>
      </w:rPr>
    </w:lvl>
    <w:lvl w:ilvl="7" w:tplc="04090003" w:tentative="1">
      <w:start w:val="1"/>
      <w:numFmt w:val="bullet"/>
      <w:lvlText w:val="o"/>
      <w:lvlJc w:val="left"/>
      <w:pPr>
        <w:tabs>
          <w:tab w:val="num" w:pos="2312"/>
        </w:tabs>
        <w:ind w:left="2312" w:hanging="360"/>
      </w:pPr>
      <w:rPr>
        <w:rFonts w:ascii="Courier New" w:hAnsi="Courier New" w:hint="default"/>
      </w:rPr>
    </w:lvl>
    <w:lvl w:ilvl="8" w:tplc="04090005" w:tentative="1">
      <w:start w:val="1"/>
      <w:numFmt w:val="bullet"/>
      <w:lvlText w:val=""/>
      <w:lvlJc w:val="left"/>
      <w:pPr>
        <w:tabs>
          <w:tab w:val="num" w:pos="3032"/>
        </w:tabs>
        <w:ind w:left="3032" w:hanging="360"/>
      </w:pPr>
      <w:rPr>
        <w:rFonts w:ascii="Wingdings" w:hAnsi="Wingdings" w:hint="default"/>
      </w:rPr>
    </w:lvl>
  </w:abstractNum>
  <w:abstractNum w:abstractNumId="35" w15:restartNumberingAfterBreak="0">
    <w:nsid w:val="4C1467E8"/>
    <w:multiLevelType w:val="hybridMultilevel"/>
    <w:tmpl w:val="E850D8C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15:restartNumberingAfterBreak="0">
    <w:nsid w:val="500E006E"/>
    <w:multiLevelType w:val="hybridMultilevel"/>
    <w:tmpl w:val="0B44B1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45506C2"/>
    <w:multiLevelType w:val="hybridMultilevel"/>
    <w:tmpl w:val="CCD0F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760467C"/>
    <w:multiLevelType w:val="multilevel"/>
    <w:tmpl w:val="9AB82FA2"/>
    <w:lvl w:ilvl="0">
      <w:start w:val="1"/>
      <w:numFmt w:val="lowerLetter"/>
      <w:lvlText w:val="%1)"/>
      <w:lvlJc w:val="left"/>
      <w:pPr>
        <w:tabs>
          <w:tab w:val="num" w:pos="927"/>
        </w:tabs>
        <w:ind w:left="927" w:hanging="567"/>
      </w:pPr>
      <w:rPr>
        <w:rFonts w:cs="Times New Roman" w:hint="default"/>
        <w:b/>
        <w:i w:val="0"/>
      </w:rPr>
    </w:lvl>
    <w:lvl w:ilvl="1">
      <w:start w:val="1"/>
      <w:numFmt w:val="decimal"/>
      <w:lvlText w:val="%1.%2"/>
      <w:lvlJc w:val="left"/>
      <w:pPr>
        <w:tabs>
          <w:tab w:val="num" w:pos="1069"/>
        </w:tabs>
        <w:ind w:left="1069" w:hanging="709"/>
      </w:pPr>
      <w:rPr>
        <w:rFonts w:cs="Times New Roman"/>
      </w:rPr>
    </w:lvl>
    <w:lvl w:ilvl="2">
      <w:start w:val="1"/>
      <w:numFmt w:val="decimal"/>
      <w:lvlText w:val="%1.%2.%3"/>
      <w:lvlJc w:val="left"/>
      <w:pPr>
        <w:tabs>
          <w:tab w:val="num" w:pos="1069"/>
        </w:tabs>
        <w:ind w:left="1069" w:hanging="709"/>
      </w:pPr>
      <w:rPr>
        <w:rFonts w:cs="Times New Roman"/>
      </w:rPr>
    </w:lvl>
    <w:lvl w:ilvl="3">
      <w:start w:val="1"/>
      <w:numFmt w:val="decimal"/>
      <w:lvlText w:val="%1.%2.%3.%4"/>
      <w:lvlJc w:val="left"/>
      <w:pPr>
        <w:tabs>
          <w:tab w:val="num" w:pos="1440"/>
        </w:tabs>
        <w:ind w:left="1069" w:hanging="709"/>
      </w:pPr>
      <w:rPr>
        <w:rFonts w:cs="Times New Roman"/>
      </w:rPr>
    </w:lvl>
    <w:lvl w:ilvl="4">
      <w:start w:val="1"/>
      <w:numFmt w:val="decimal"/>
      <w:lvlText w:val="%1.%2.%3.%4.%5"/>
      <w:lvlJc w:val="left"/>
      <w:pPr>
        <w:tabs>
          <w:tab w:val="num" w:pos="1368"/>
        </w:tabs>
        <w:ind w:left="1368" w:hanging="1008"/>
      </w:pPr>
      <w:rPr>
        <w:rFonts w:cs="Times New Roman"/>
      </w:rPr>
    </w:lvl>
    <w:lvl w:ilvl="5">
      <w:start w:val="1"/>
      <w:numFmt w:val="decimal"/>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lvlText w:val="%1.%2.%3.%4.%5.%6.%7.%8"/>
      <w:lvlJc w:val="left"/>
      <w:pPr>
        <w:tabs>
          <w:tab w:val="num" w:pos="1800"/>
        </w:tabs>
        <w:ind w:left="1800" w:hanging="1440"/>
      </w:pPr>
      <w:rPr>
        <w:rFonts w:cs="Times New Roman"/>
      </w:rPr>
    </w:lvl>
    <w:lvl w:ilvl="8">
      <w:start w:val="1"/>
      <w:numFmt w:val="decimal"/>
      <w:pStyle w:val="Heading9"/>
      <w:lvlText w:val="%1.%2.%3.%4.%5.%6.%7.%8.%9"/>
      <w:lvlJc w:val="left"/>
      <w:pPr>
        <w:tabs>
          <w:tab w:val="num" w:pos="1944"/>
        </w:tabs>
        <w:ind w:left="1944" w:hanging="1584"/>
      </w:pPr>
      <w:rPr>
        <w:rFonts w:cs="Times New Roman"/>
      </w:rPr>
    </w:lvl>
  </w:abstractNum>
  <w:abstractNum w:abstractNumId="39" w15:restartNumberingAfterBreak="0">
    <w:nsid w:val="57AA6AF0"/>
    <w:multiLevelType w:val="hybridMultilevel"/>
    <w:tmpl w:val="DD605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2604CA7"/>
    <w:multiLevelType w:val="hybridMultilevel"/>
    <w:tmpl w:val="EEE8C9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06259C"/>
    <w:multiLevelType w:val="multilevel"/>
    <w:tmpl w:val="343E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F1325A"/>
    <w:multiLevelType w:val="hybridMultilevel"/>
    <w:tmpl w:val="B4FE08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7577A9"/>
    <w:multiLevelType w:val="hybridMultilevel"/>
    <w:tmpl w:val="86D6208A"/>
    <w:lvl w:ilvl="0" w:tplc="CEB6B2FC">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A2B33F7"/>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AA04CCF"/>
    <w:multiLevelType w:val="hybridMultilevel"/>
    <w:tmpl w:val="F2B24F0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6" w15:restartNumberingAfterBreak="0">
    <w:nsid w:val="6D9125DF"/>
    <w:multiLevelType w:val="hybridMultilevel"/>
    <w:tmpl w:val="47EA5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120B2B"/>
    <w:multiLevelType w:val="hybridMultilevel"/>
    <w:tmpl w:val="228CD7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B160DD"/>
    <w:multiLevelType w:val="hybridMultilevel"/>
    <w:tmpl w:val="3EAE150A"/>
    <w:lvl w:ilvl="0" w:tplc="04250017">
      <w:start w:val="1"/>
      <w:numFmt w:val="lowerLetter"/>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DE35278"/>
    <w:multiLevelType w:val="hybridMultilevel"/>
    <w:tmpl w:val="82CE7896"/>
    <w:lvl w:ilvl="0" w:tplc="1E482AF4">
      <w:start w:val="1"/>
      <w:numFmt w:val="decimal"/>
      <w:lvlText w:val="%1."/>
      <w:lvlJc w:val="left"/>
      <w:pPr>
        <w:tabs>
          <w:tab w:val="num" w:pos="720"/>
        </w:tabs>
        <w:ind w:left="720" w:hanging="360"/>
      </w:pPr>
    </w:lvl>
    <w:lvl w:ilvl="1" w:tplc="905206FE">
      <w:numFmt w:val="bullet"/>
      <w:lvlText w:val="–"/>
      <w:lvlJc w:val="left"/>
      <w:pPr>
        <w:ind w:left="1440" w:hanging="360"/>
      </w:pPr>
      <w:rPr>
        <w:rFonts w:ascii="Calibri" w:eastAsia="Times New Roman" w:hAnsi="Calibri" w:cs="Times New Roman" w:hint="default"/>
      </w:rPr>
    </w:lvl>
    <w:lvl w:ilvl="2" w:tplc="C2303218" w:tentative="1">
      <w:start w:val="1"/>
      <w:numFmt w:val="decimal"/>
      <w:lvlText w:val="%3."/>
      <w:lvlJc w:val="left"/>
      <w:pPr>
        <w:tabs>
          <w:tab w:val="num" w:pos="2160"/>
        </w:tabs>
        <w:ind w:left="2160" w:hanging="360"/>
      </w:pPr>
    </w:lvl>
    <w:lvl w:ilvl="3" w:tplc="2FF05DD8" w:tentative="1">
      <w:start w:val="1"/>
      <w:numFmt w:val="decimal"/>
      <w:lvlText w:val="%4."/>
      <w:lvlJc w:val="left"/>
      <w:pPr>
        <w:tabs>
          <w:tab w:val="num" w:pos="2880"/>
        </w:tabs>
        <w:ind w:left="2880" w:hanging="360"/>
      </w:pPr>
    </w:lvl>
    <w:lvl w:ilvl="4" w:tplc="7E40DB42" w:tentative="1">
      <w:start w:val="1"/>
      <w:numFmt w:val="decimal"/>
      <w:lvlText w:val="%5."/>
      <w:lvlJc w:val="left"/>
      <w:pPr>
        <w:tabs>
          <w:tab w:val="num" w:pos="3600"/>
        </w:tabs>
        <w:ind w:left="3600" w:hanging="360"/>
      </w:pPr>
    </w:lvl>
    <w:lvl w:ilvl="5" w:tplc="0B6A44DC" w:tentative="1">
      <w:start w:val="1"/>
      <w:numFmt w:val="decimal"/>
      <w:lvlText w:val="%6."/>
      <w:lvlJc w:val="left"/>
      <w:pPr>
        <w:tabs>
          <w:tab w:val="num" w:pos="4320"/>
        </w:tabs>
        <w:ind w:left="4320" w:hanging="360"/>
      </w:pPr>
    </w:lvl>
    <w:lvl w:ilvl="6" w:tplc="FE2A1538" w:tentative="1">
      <w:start w:val="1"/>
      <w:numFmt w:val="decimal"/>
      <w:lvlText w:val="%7."/>
      <w:lvlJc w:val="left"/>
      <w:pPr>
        <w:tabs>
          <w:tab w:val="num" w:pos="5040"/>
        </w:tabs>
        <w:ind w:left="5040" w:hanging="360"/>
      </w:pPr>
    </w:lvl>
    <w:lvl w:ilvl="7" w:tplc="5E0EDA14" w:tentative="1">
      <w:start w:val="1"/>
      <w:numFmt w:val="decimal"/>
      <w:lvlText w:val="%8."/>
      <w:lvlJc w:val="left"/>
      <w:pPr>
        <w:tabs>
          <w:tab w:val="num" w:pos="5760"/>
        </w:tabs>
        <w:ind w:left="5760" w:hanging="360"/>
      </w:pPr>
    </w:lvl>
    <w:lvl w:ilvl="8" w:tplc="D55E2112" w:tentative="1">
      <w:start w:val="1"/>
      <w:numFmt w:val="decimal"/>
      <w:lvlText w:val="%9."/>
      <w:lvlJc w:val="left"/>
      <w:pPr>
        <w:tabs>
          <w:tab w:val="num" w:pos="6480"/>
        </w:tabs>
        <w:ind w:left="6480" w:hanging="360"/>
      </w:pPr>
    </w:lvl>
  </w:abstractNum>
  <w:num w:numId="1">
    <w:abstractNumId w:val="39"/>
  </w:num>
  <w:num w:numId="2">
    <w:abstractNumId w:val="42"/>
  </w:num>
  <w:num w:numId="3">
    <w:abstractNumId w:val="22"/>
  </w:num>
  <w:num w:numId="4">
    <w:abstractNumId w:val="38"/>
  </w:num>
  <w:num w:numId="5">
    <w:abstractNumId w:val="28"/>
  </w:num>
  <w:num w:numId="6">
    <w:abstractNumId w:val="34"/>
  </w:num>
  <w:num w:numId="7">
    <w:abstractNumId w:val="15"/>
  </w:num>
  <w:num w:numId="8">
    <w:abstractNumId w:val="36"/>
  </w:num>
  <w:num w:numId="9">
    <w:abstractNumId w:val="43"/>
  </w:num>
  <w:num w:numId="10">
    <w:abstractNumId w:val="16"/>
  </w:num>
  <w:num w:numId="11">
    <w:abstractNumId w:val="18"/>
  </w:num>
  <w:num w:numId="12">
    <w:abstractNumId w:val="35"/>
  </w:num>
  <w:num w:numId="13">
    <w:abstractNumId w:val="10"/>
    <w:lvlOverride w:ilvl="2">
      <w:lvl w:ilvl="2">
        <w:start w:val="1"/>
        <w:numFmt w:val="decimal"/>
        <w:pStyle w:val="Heading3"/>
        <w:lvlText w:val="%1.%2.%3."/>
        <w:lvlJc w:val="left"/>
        <w:pPr>
          <w:ind w:left="1224" w:hanging="504"/>
        </w:pPr>
        <w:rPr>
          <w:rFonts w:ascii="Liberation Sans" w:hAnsi="Liberation Sans" w:cs="Liberation Sans" w:hint="default"/>
          <w:sz w:val="20"/>
        </w:rPr>
      </w:lvl>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7"/>
  </w:num>
  <w:num w:numId="16">
    <w:abstractNumId w:val="37"/>
  </w:num>
  <w:num w:numId="17">
    <w:abstractNumId w:val="23"/>
  </w:num>
  <w:num w:numId="18">
    <w:abstractNumId w:val="27"/>
  </w:num>
  <w:num w:numId="19">
    <w:abstractNumId w:val="40"/>
  </w:num>
  <w:num w:numId="20">
    <w:abstractNumId w:val="12"/>
  </w:num>
  <w:num w:numId="21">
    <w:abstractNumId w:val="14"/>
  </w:num>
  <w:num w:numId="22">
    <w:abstractNumId w:val="31"/>
  </w:num>
  <w:num w:numId="23">
    <w:abstractNumId w:val="32"/>
  </w:num>
  <w:num w:numId="24">
    <w:abstractNumId w:val="49"/>
  </w:num>
  <w:num w:numId="25">
    <w:abstractNumId w:val="25"/>
  </w:num>
  <w:num w:numId="26">
    <w:abstractNumId w:val="33"/>
  </w:num>
  <w:num w:numId="27">
    <w:abstractNumId w:val="20"/>
  </w:num>
  <w:num w:numId="28">
    <w:abstractNumId w:val="44"/>
  </w:num>
  <w:num w:numId="29">
    <w:abstractNumId w:val="17"/>
  </w:num>
  <w:num w:numId="30">
    <w:abstractNumId w:val="45"/>
  </w:num>
  <w:num w:numId="31">
    <w:abstractNumId w:val="10"/>
    <w:lvlOverride w:ilvl="2">
      <w:lvl w:ilvl="2">
        <w:start w:val="1"/>
        <w:numFmt w:val="decimal"/>
        <w:pStyle w:val="Heading3"/>
        <w:lvlText w:val="%1.%2.%3."/>
        <w:lvlJc w:val="left"/>
        <w:pPr>
          <w:ind w:left="1224" w:hanging="504"/>
        </w:pPr>
        <w:rPr>
          <w:rFonts w:hint="default"/>
        </w:rPr>
      </w:lvl>
    </w:lvlOverride>
  </w:num>
  <w:num w:numId="32">
    <w:abstractNumId w:val="10"/>
    <w:lvlOverride w:ilvl="2">
      <w:lvl w:ilvl="2">
        <w:start w:val="1"/>
        <w:numFmt w:val="decimal"/>
        <w:pStyle w:val="Heading3"/>
        <w:lvlText w:val="%1.%2.%3."/>
        <w:lvlJc w:val="left"/>
        <w:pPr>
          <w:ind w:left="1224" w:hanging="504"/>
        </w:pPr>
        <w:rPr>
          <w:rFonts w:hint="default"/>
        </w:rPr>
      </w:lvl>
    </w:lvlOverride>
  </w:num>
  <w:num w:numId="33">
    <w:abstractNumId w:val="10"/>
    <w:lvlOverride w:ilvl="2">
      <w:lvl w:ilvl="2">
        <w:start w:val="1"/>
        <w:numFmt w:val="decimal"/>
        <w:pStyle w:val="Heading3"/>
        <w:lvlText w:val="%1.%2.%3."/>
        <w:lvlJc w:val="left"/>
        <w:pPr>
          <w:ind w:left="1224" w:hanging="504"/>
        </w:pPr>
        <w:rPr>
          <w:rFonts w:hint="default"/>
        </w:rPr>
      </w:lvl>
    </w:lvlOverride>
  </w:num>
  <w:num w:numId="34">
    <w:abstractNumId w:val="10"/>
    <w:lvlOverride w:ilvl="2">
      <w:lvl w:ilvl="2">
        <w:start w:val="1"/>
        <w:numFmt w:val="decimal"/>
        <w:pStyle w:val="Heading3"/>
        <w:lvlText w:val="%1.%2.%3."/>
        <w:lvlJc w:val="left"/>
        <w:pPr>
          <w:ind w:left="1224" w:hanging="504"/>
        </w:pPr>
        <w:rPr>
          <w:rFonts w:hint="default"/>
        </w:rPr>
      </w:lvl>
    </w:lvlOverride>
  </w:num>
  <w:num w:numId="35">
    <w:abstractNumId w:val="29"/>
  </w:num>
  <w:num w:numId="36">
    <w:abstractNumId w:val="30"/>
  </w:num>
  <w:num w:numId="37">
    <w:abstractNumId w:val="19"/>
  </w:num>
  <w:num w:numId="38">
    <w:abstractNumId w:val="1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9">
    <w:abstractNumId w:val="10"/>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40">
    <w:abstractNumId w:val="10"/>
    <w:lvlOverride w:ilvl="2">
      <w:lvl w:ilvl="2">
        <w:start w:val="1"/>
        <w:numFmt w:val="decimal"/>
        <w:pStyle w:val="Heading3"/>
        <w:lvlText w:val="%1.%2.%3."/>
        <w:lvlJc w:val="left"/>
        <w:pPr>
          <w:ind w:left="1224" w:hanging="504"/>
        </w:pPr>
        <w:rPr>
          <w:rFonts w:hint="default"/>
        </w:rPr>
      </w:lvl>
    </w:lvlOverride>
  </w:num>
  <w:num w:numId="41">
    <w:abstractNumId w:val="10"/>
    <w:lvlOverride w:ilvl="2">
      <w:lvl w:ilvl="2">
        <w:start w:val="1"/>
        <w:numFmt w:val="decimal"/>
        <w:pStyle w:val="Heading3"/>
        <w:lvlText w:val="%1.%2.%3."/>
        <w:lvlJc w:val="left"/>
        <w:pPr>
          <w:ind w:left="1224" w:hanging="504"/>
        </w:pPr>
        <w:rPr>
          <w:rFonts w:hint="default"/>
        </w:rPr>
      </w:lvl>
    </w:lvlOverride>
  </w:num>
  <w:num w:numId="42">
    <w:abstractNumId w:val="48"/>
  </w:num>
  <w:num w:numId="43">
    <w:abstractNumId w:val="46"/>
  </w:num>
  <w:num w:numId="44">
    <w:abstractNumId w:val="11"/>
  </w:num>
  <w:num w:numId="45">
    <w:abstractNumId w:val="0"/>
  </w:num>
  <w:num w:numId="46">
    <w:abstractNumId w:val="10"/>
  </w:num>
  <w:num w:numId="47">
    <w:abstractNumId w:val="1"/>
  </w:num>
  <w:num w:numId="48">
    <w:abstractNumId w:val="2"/>
  </w:num>
  <w:num w:numId="49">
    <w:abstractNumId w:val="3"/>
  </w:num>
  <w:num w:numId="50">
    <w:abstractNumId w:val="4"/>
  </w:num>
  <w:num w:numId="51">
    <w:abstractNumId w:val="9"/>
  </w:num>
  <w:num w:numId="52">
    <w:abstractNumId w:val="5"/>
  </w:num>
  <w:num w:numId="53">
    <w:abstractNumId w:val="6"/>
  </w:num>
  <w:num w:numId="54">
    <w:abstractNumId w:val="7"/>
  </w:num>
  <w:num w:numId="55">
    <w:abstractNumId w:val="8"/>
  </w:num>
  <w:num w:numId="56">
    <w:abstractNumId w:val="41"/>
  </w:num>
  <w:num w:numId="57">
    <w:abstractNumId w:val="24"/>
  </w:num>
  <w:num w:numId="58">
    <w:abstractNumId w:val="21"/>
  </w:num>
  <w:num w:numId="59">
    <w:abstractNumId w:val="13"/>
  </w:num>
  <w:num w:numId="60">
    <w:abstractNumId w:val="2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2FA"/>
    <w:rsid w:val="00001283"/>
    <w:rsid w:val="00001712"/>
    <w:rsid w:val="00002AF2"/>
    <w:rsid w:val="000048C5"/>
    <w:rsid w:val="0000561C"/>
    <w:rsid w:val="0000731A"/>
    <w:rsid w:val="000077CA"/>
    <w:rsid w:val="00010093"/>
    <w:rsid w:val="00010827"/>
    <w:rsid w:val="00011255"/>
    <w:rsid w:val="0001193E"/>
    <w:rsid w:val="00012680"/>
    <w:rsid w:val="000138CA"/>
    <w:rsid w:val="00014BB8"/>
    <w:rsid w:val="00014CBF"/>
    <w:rsid w:val="0001552B"/>
    <w:rsid w:val="00015FAF"/>
    <w:rsid w:val="00017632"/>
    <w:rsid w:val="000206DA"/>
    <w:rsid w:val="00020763"/>
    <w:rsid w:val="00022FEB"/>
    <w:rsid w:val="00023817"/>
    <w:rsid w:val="00023C06"/>
    <w:rsid w:val="000271A2"/>
    <w:rsid w:val="00027A6E"/>
    <w:rsid w:val="00030735"/>
    <w:rsid w:val="0003191B"/>
    <w:rsid w:val="000322FA"/>
    <w:rsid w:val="00032786"/>
    <w:rsid w:val="00032BC8"/>
    <w:rsid w:val="00033C7B"/>
    <w:rsid w:val="00033D53"/>
    <w:rsid w:val="000343BC"/>
    <w:rsid w:val="00034FC6"/>
    <w:rsid w:val="00036613"/>
    <w:rsid w:val="0003702C"/>
    <w:rsid w:val="00037B27"/>
    <w:rsid w:val="0004111F"/>
    <w:rsid w:val="00041268"/>
    <w:rsid w:val="0004318C"/>
    <w:rsid w:val="000442B6"/>
    <w:rsid w:val="00046E7A"/>
    <w:rsid w:val="000477AC"/>
    <w:rsid w:val="00050028"/>
    <w:rsid w:val="000504F8"/>
    <w:rsid w:val="00051730"/>
    <w:rsid w:val="00052AC6"/>
    <w:rsid w:val="000538D9"/>
    <w:rsid w:val="00055147"/>
    <w:rsid w:val="000553B3"/>
    <w:rsid w:val="000556ED"/>
    <w:rsid w:val="000559A1"/>
    <w:rsid w:val="00061FBE"/>
    <w:rsid w:val="000620AE"/>
    <w:rsid w:val="00062298"/>
    <w:rsid w:val="0006308B"/>
    <w:rsid w:val="00063D4F"/>
    <w:rsid w:val="0006586A"/>
    <w:rsid w:val="00065944"/>
    <w:rsid w:val="00065ACD"/>
    <w:rsid w:val="00066045"/>
    <w:rsid w:val="0006624A"/>
    <w:rsid w:val="00066491"/>
    <w:rsid w:val="00066823"/>
    <w:rsid w:val="0006688B"/>
    <w:rsid w:val="0006698C"/>
    <w:rsid w:val="00066F62"/>
    <w:rsid w:val="00067563"/>
    <w:rsid w:val="000700F2"/>
    <w:rsid w:val="000707A8"/>
    <w:rsid w:val="00070A1B"/>
    <w:rsid w:val="00073A4C"/>
    <w:rsid w:val="00073EAE"/>
    <w:rsid w:val="00074858"/>
    <w:rsid w:val="00075B3E"/>
    <w:rsid w:val="000770C5"/>
    <w:rsid w:val="00077F78"/>
    <w:rsid w:val="00080BB8"/>
    <w:rsid w:val="00081C12"/>
    <w:rsid w:val="0008229D"/>
    <w:rsid w:val="00082D48"/>
    <w:rsid w:val="000834BD"/>
    <w:rsid w:val="000847DD"/>
    <w:rsid w:val="000869F5"/>
    <w:rsid w:val="00086B01"/>
    <w:rsid w:val="00087F22"/>
    <w:rsid w:val="00090DCB"/>
    <w:rsid w:val="00090DD4"/>
    <w:rsid w:val="000911A0"/>
    <w:rsid w:val="000928A7"/>
    <w:rsid w:val="00092C9F"/>
    <w:rsid w:val="000936D1"/>
    <w:rsid w:val="00093A40"/>
    <w:rsid w:val="00093F63"/>
    <w:rsid w:val="0009428A"/>
    <w:rsid w:val="00094C6F"/>
    <w:rsid w:val="00096138"/>
    <w:rsid w:val="00096B78"/>
    <w:rsid w:val="000970AC"/>
    <w:rsid w:val="00097174"/>
    <w:rsid w:val="00097FC3"/>
    <w:rsid w:val="000A0339"/>
    <w:rsid w:val="000A042E"/>
    <w:rsid w:val="000A1EEE"/>
    <w:rsid w:val="000A251E"/>
    <w:rsid w:val="000A30E6"/>
    <w:rsid w:val="000A4076"/>
    <w:rsid w:val="000A415F"/>
    <w:rsid w:val="000A594D"/>
    <w:rsid w:val="000A5EC5"/>
    <w:rsid w:val="000A5F1A"/>
    <w:rsid w:val="000A607B"/>
    <w:rsid w:val="000A63D8"/>
    <w:rsid w:val="000A6838"/>
    <w:rsid w:val="000A6B90"/>
    <w:rsid w:val="000A6E00"/>
    <w:rsid w:val="000A79FD"/>
    <w:rsid w:val="000B0742"/>
    <w:rsid w:val="000B1C97"/>
    <w:rsid w:val="000B2057"/>
    <w:rsid w:val="000B24E3"/>
    <w:rsid w:val="000B2556"/>
    <w:rsid w:val="000B3551"/>
    <w:rsid w:val="000B37A6"/>
    <w:rsid w:val="000B46E1"/>
    <w:rsid w:val="000B4B73"/>
    <w:rsid w:val="000B5661"/>
    <w:rsid w:val="000B57E8"/>
    <w:rsid w:val="000B6AAD"/>
    <w:rsid w:val="000B7E57"/>
    <w:rsid w:val="000C599A"/>
    <w:rsid w:val="000C5AD9"/>
    <w:rsid w:val="000C5DC1"/>
    <w:rsid w:val="000C66CD"/>
    <w:rsid w:val="000C6F79"/>
    <w:rsid w:val="000D14C8"/>
    <w:rsid w:val="000D27A9"/>
    <w:rsid w:val="000D2953"/>
    <w:rsid w:val="000D4C36"/>
    <w:rsid w:val="000D538B"/>
    <w:rsid w:val="000D56CB"/>
    <w:rsid w:val="000D6A18"/>
    <w:rsid w:val="000D701B"/>
    <w:rsid w:val="000D77AB"/>
    <w:rsid w:val="000D7FBB"/>
    <w:rsid w:val="000E0824"/>
    <w:rsid w:val="000E0DE0"/>
    <w:rsid w:val="000E21FE"/>
    <w:rsid w:val="000E386D"/>
    <w:rsid w:val="000E3A15"/>
    <w:rsid w:val="000E509F"/>
    <w:rsid w:val="000E5621"/>
    <w:rsid w:val="000E611B"/>
    <w:rsid w:val="000E63C8"/>
    <w:rsid w:val="000E7098"/>
    <w:rsid w:val="000E7764"/>
    <w:rsid w:val="000E778D"/>
    <w:rsid w:val="000E7B3A"/>
    <w:rsid w:val="000E7C04"/>
    <w:rsid w:val="000F0910"/>
    <w:rsid w:val="000F3655"/>
    <w:rsid w:val="000F404A"/>
    <w:rsid w:val="000F43F7"/>
    <w:rsid w:val="000F500D"/>
    <w:rsid w:val="000F6273"/>
    <w:rsid w:val="000F6A68"/>
    <w:rsid w:val="000F6C26"/>
    <w:rsid w:val="000F7FBD"/>
    <w:rsid w:val="00101858"/>
    <w:rsid w:val="001022D0"/>
    <w:rsid w:val="00102C21"/>
    <w:rsid w:val="00103516"/>
    <w:rsid w:val="00103DEC"/>
    <w:rsid w:val="00104F7D"/>
    <w:rsid w:val="00105DBB"/>
    <w:rsid w:val="0010661C"/>
    <w:rsid w:val="00107D1C"/>
    <w:rsid w:val="00110B71"/>
    <w:rsid w:val="00110D72"/>
    <w:rsid w:val="00111048"/>
    <w:rsid w:val="00111EF2"/>
    <w:rsid w:val="00112C1B"/>
    <w:rsid w:val="00113263"/>
    <w:rsid w:val="00116BE5"/>
    <w:rsid w:val="00117D68"/>
    <w:rsid w:val="0012068A"/>
    <w:rsid w:val="00120BD8"/>
    <w:rsid w:val="00121CD9"/>
    <w:rsid w:val="00123E34"/>
    <w:rsid w:val="001240D5"/>
    <w:rsid w:val="00124AAB"/>
    <w:rsid w:val="00126275"/>
    <w:rsid w:val="00126CD9"/>
    <w:rsid w:val="0013024F"/>
    <w:rsid w:val="001317FF"/>
    <w:rsid w:val="0013207F"/>
    <w:rsid w:val="0013211E"/>
    <w:rsid w:val="001323CB"/>
    <w:rsid w:val="00133459"/>
    <w:rsid w:val="00134C0E"/>
    <w:rsid w:val="00135015"/>
    <w:rsid w:val="0013524F"/>
    <w:rsid w:val="00135612"/>
    <w:rsid w:val="00135A6C"/>
    <w:rsid w:val="00135D96"/>
    <w:rsid w:val="001364A7"/>
    <w:rsid w:val="001369DF"/>
    <w:rsid w:val="0013796E"/>
    <w:rsid w:val="00137D85"/>
    <w:rsid w:val="001415F0"/>
    <w:rsid w:val="00141919"/>
    <w:rsid w:val="00141E37"/>
    <w:rsid w:val="001435A6"/>
    <w:rsid w:val="0014380C"/>
    <w:rsid w:val="001448A0"/>
    <w:rsid w:val="001450B5"/>
    <w:rsid w:val="001454C8"/>
    <w:rsid w:val="001456C9"/>
    <w:rsid w:val="00145EB7"/>
    <w:rsid w:val="00146BF3"/>
    <w:rsid w:val="00147733"/>
    <w:rsid w:val="00147CD6"/>
    <w:rsid w:val="00150EDD"/>
    <w:rsid w:val="0015286E"/>
    <w:rsid w:val="00152B09"/>
    <w:rsid w:val="00153FAB"/>
    <w:rsid w:val="001546E7"/>
    <w:rsid w:val="001555C5"/>
    <w:rsid w:val="00155ECB"/>
    <w:rsid w:val="001604B6"/>
    <w:rsid w:val="00162679"/>
    <w:rsid w:val="00162D6F"/>
    <w:rsid w:val="0016370E"/>
    <w:rsid w:val="00163807"/>
    <w:rsid w:val="001649EB"/>
    <w:rsid w:val="0016517F"/>
    <w:rsid w:val="00167017"/>
    <w:rsid w:val="00167721"/>
    <w:rsid w:val="001677AF"/>
    <w:rsid w:val="00171150"/>
    <w:rsid w:val="00172E6A"/>
    <w:rsid w:val="001745ED"/>
    <w:rsid w:val="00174820"/>
    <w:rsid w:val="00175DF1"/>
    <w:rsid w:val="00176AEE"/>
    <w:rsid w:val="00180FEE"/>
    <w:rsid w:val="00181847"/>
    <w:rsid w:val="00186E72"/>
    <w:rsid w:val="00186F48"/>
    <w:rsid w:val="001871AF"/>
    <w:rsid w:val="00187CBC"/>
    <w:rsid w:val="00190121"/>
    <w:rsid w:val="0019037B"/>
    <w:rsid w:val="00190E8E"/>
    <w:rsid w:val="0019197C"/>
    <w:rsid w:val="0019381C"/>
    <w:rsid w:val="001939E6"/>
    <w:rsid w:val="00195804"/>
    <w:rsid w:val="00195DC0"/>
    <w:rsid w:val="001A02FE"/>
    <w:rsid w:val="001A08F9"/>
    <w:rsid w:val="001A1A5A"/>
    <w:rsid w:val="001A26A9"/>
    <w:rsid w:val="001A2A5B"/>
    <w:rsid w:val="001A2D9C"/>
    <w:rsid w:val="001A38F4"/>
    <w:rsid w:val="001A5177"/>
    <w:rsid w:val="001A517C"/>
    <w:rsid w:val="001A58A2"/>
    <w:rsid w:val="001A68C4"/>
    <w:rsid w:val="001A7896"/>
    <w:rsid w:val="001B08DA"/>
    <w:rsid w:val="001B1A4B"/>
    <w:rsid w:val="001B1CCF"/>
    <w:rsid w:val="001B2190"/>
    <w:rsid w:val="001B2859"/>
    <w:rsid w:val="001B2BE7"/>
    <w:rsid w:val="001B3564"/>
    <w:rsid w:val="001B3D42"/>
    <w:rsid w:val="001B41B5"/>
    <w:rsid w:val="001B4339"/>
    <w:rsid w:val="001B48F9"/>
    <w:rsid w:val="001B5831"/>
    <w:rsid w:val="001B6948"/>
    <w:rsid w:val="001B6F3D"/>
    <w:rsid w:val="001B6FAD"/>
    <w:rsid w:val="001B7468"/>
    <w:rsid w:val="001B7663"/>
    <w:rsid w:val="001C06D5"/>
    <w:rsid w:val="001C221D"/>
    <w:rsid w:val="001C3B1C"/>
    <w:rsid w:val="001C57E5"/>
    <w:rsid w:val="001C5E2C"/>
    <w:rsid w:val="001C7F4B"/>
    <w:rsid w:val="001D0AFC"/>
    <w:rsid w:val="001D230B"/>
    <w:rsid w:val="001D46FC"/>
    <w:rsid w:val="001D4C90"/>
    <w:rsid w:val="001D59B2"/>
    <w:rsid w:val="001D5CB3"/>
    <w:rsid w:val="001D5D8C"/>
    <w:rsid w:val="001D63C5"/>
    <w:rsid w:val="001D7104"/>
    <w:rsid w:val="001E02B3"/>
    <w:rsid w:val="001E0F45"/>
    <w:rsid w:val="001E0F4D"/>
    <w:rsid w:val="001E21FB"/>
    <w:rsid w:val="001E2B35"/>
    <w:rsid w:val="001E3622"/>
    <w:rsid w:val="001E5095"/>
    <w:rsid w:val="001E6216"/>
    <w:rsid w:val="001E62AD"/>
    <w:rsid w:val="001E7126"/>
    <w:rsid w:val="001F1C49"/>
    <w:rsid w:val="001F282A"/>
    <w:rsid w:val="001F299B"/>
    <w:rsid w:val="001F2C31"/>
    <w:rsid w:val="001F2EAF"/>
    <w:rsid w:val="001F34EA"/>
    <w:rsid w:val="001F3960"/>
    <w:rsid w:val="001F5FAE"/>
    <w:rsid w:val="00200953"/>
    <w:rsid w:val="00200FDD"/>
    <w:rsid w:val="002018BE"/>
    <w:rsid w:val="00201DC7"/>
    <w:rsid w:val="00201E71"/>
    <w:rsid w:val="002044A2"/>
    <w:rsid w:val="00204D5E"/>
    <w:rsid w:val="00206816"/>
    <w:rsid w:val="002073C9"/>
    <w:rsid w:val="00212DA0"/>
    <w:rsid w:val="00213783"/>
    <w:rsid w:val="0021390B"/>
    <w:rsid w:val="002141CF"/>
    <w:rsid w:val="002144D9"/>
    <w:rsid w:val="002150DE"/>
    <w:rsid w:val="00215854"/>
    <w:rsid w:val="00216128"/>
    <w:rsid w:val="00216673"/>
    <w:rsid w:val="002170B4"/>
    <w:rsid w:val="002177EF"/>
    <w:rsid w:val="00217B79"/>
    <w:rsid w:val="00220C14"/>
    <w:rsid w:val="00220C91"/>
    <w:rsid w:val="002216B4"/>
    <w:rsid w:val="00221D79"/>
    <w:rsid w:val="00222F6E"/>
    <w:rsid w:val="00223185"/>
    <w:rsid w:val="0022339D"/>
    <w:rsid w:val="0022365E"/>
    <w:rsid w:val="00223C12"/>
    <w:rsid w:val="002246DB"/>
    <w:rsid w:val="00225763"/>
    <w:rsid w:val="00225BCE"/>
    <w:rsid w:val="00225E31"/>
    <w:rsid w:val="00230050"/>
    <w:rsid w:val="00230636"/>
    <w:rsid w:val="00231C9D"/>
    <w:rsid w:val="002320AE"/>
    <w:rsid w:val="0023237E"/>
    <w:rsid w:val="00232DE3"/>
    <w:rsid w:val="002342D5"/>
    <w:rsid w:val="00234E07"/>
    <w:rsid w:val="002352FD"/>
    <w:rsid w:val="00235F53"/>
    <w:rsid w:val="002369C9"/>
    <w:rsid w:val="00236A06"/>
    <w:rsid w:val="00237D7D"/>
    <w:rsid w:val="00241863"/>
    <w:rsid w:val="00242507"/>
    <w:rsid w:val="0024328F"/>
    <w:rsid w:val="002436F1"/>
    <w:rsid w:val="002445CB"/>
    <w:rsid w:val="00244980"/>
    <w:rsid w:val="00245259"/>
    <w:rsid w:val="0024570E"/>
    <w:rsid w:val="00247929"/>
    <w:rsid w:val="002479D0"/>
    <w:rsid w:val="00247B02"/>
    <w:rsid w:val="0025079C"/>
    <w:rsid w:val="002508F2"/>
    <w:rsid w:val="00250957"/>
    <w:rsid w:val="00250A66"/>
    <w:rsid w:val="00250EA2"/>
    <w:rsid w:val="002519E5"/>
    <w:rsid w:val="00253B3B"/>
    <w:rsid w:val="00253E23"/>
    <w:rsid w:val="002544A6"/>
    <w:rsid w:val="00254F42"/>
    <w:rsid w:val="002556FE"/>
    <w:rsid w:val="00256526"/>
    <w:rsid w:val="00256865"/>
    <w:rsid w:val="00257510"/>
    <w:rsid w:val="00257777"/>
    <w:rsid w:val="00257A68"/>
    <w:rsid w:val="0026006E"/>
    <w:rsid w:val="002609D6"/>
    <w:rsid w:val="00261853"/>
    <w:rsid w:val="002623C0"/>
    <w:rsid w:val="00262C2A"/>
    <w:rsid w:val="00263046"/>
    <w:rsid w:val="00263F3A"/>
    <w:rsid w:val="0026427E"/>
    <w:rsid w:val="00264B02"/>
    <w:rsid w:val="00266619"/>
    <w:rsid w:val="002672A9"/>
    <w:rsid w:val="0026747C"/>
    <w:rsid w:val="00270270"/>
    <w:rsid w:val="00270FF9"/>
    <w:rsid w:val="00271595"/>
    <w:rsid w:val="00272C99"/>
    <w:rsid w:val="0027567F"/>
    <w:rsid w:val="00276DDF"/>
    <w:rsid w:val="00277DA7"/>
    <w:rsid w:val="002810BC"/>
    <w:rsid w:val="002811AC"/>
    <w:rsid w:val="0028163B"/>
    <w:rsid w:val="00286B32"/>
    <w:rsid w:val="00287768"/>
    <w:rsid w:val="00287920"/>
    <w:rsid w:val="00287AD4"/>
    <w:rsid w:val="00287B7E"/>
    <w:rsid w:val="002909EC"/>
    <w:rsid w:val="002927FB"/>
    <w:rsid w:val="00293B3A"/>
    <w:rsid w:val="002940C5"/>
    <w:rsid w:val="00295004"/>
    <w:rsid w:val="00295704"/>
    <w:rsid w:val="002965A0"/>
    <w:rsid w:val="002A0207"/>
    <w:rsid w:val="002A0B23"/>
    <w:rsid w:val="002A11A3"/>
    <w:rsid w:val="002A2049"/>
    <w:rsid w:val="002A32D3"/>
    <w:rsid w:val="002A40C7"/>
    <w:rsid w:val="002A4131"/>
    <w:rsid w:val="002A5E5C"/>
    <w:rsid w:val="002A65D7"/>
    <w:rsid w:val="002A6A02"/>
    <w:rsid w:val="002A73E7"/>
    <w:rsid w:val="002A75CB"/>
    <w:rsid w:val="002B1DA2"/>
    <w:rsid w:val="002B433D"/>
    <w:rsid w:val="002B4B16"/>
    <w:rsid w:val="002B6FBC"/>
    <w:rsid w:val="002C005B"/>
    <w:rsid w:val="002C0DC7"/>
    <w:rsid w:val="002C3165"/>
    <w:rsid w:val="002C3C1A"/>
    <w:rsid w:val="002C5171"/>
    <w:rsid w:val="002C6223"/>
    <w:rsid w:val="002C6454"/>
    <w:rsid w:val="002C7D5D"/>
    <w:rsid w:val="002D0479"/>
    <w:rsid w:val="002D04B6"/>
    <w:rsid w:val="002D065D"/>
    <w:rsid w:val="002D175F"/>
    <w:rsid w:val="002D3D99"/>
    <w:rsid w:val="002D3DA0"/>
    <w:rsid w:val="002D4AF6"/>
    <w:rsid w:val="002D4C17"/>
    <w:rsid w:val="002D6A35"/>
    <w:rsid w:val="002D6D96"/>
    <w:rsid w:val="002E059B"/>
    <w:rsid w:val="002E0B36"/>
    <w:rsid w:val="002E1766"/>
    <w:rsid w:val="002E1AB7"/>
    <w:rsid w:val="002E2737"/>
    <w:rsid w:val="002E474A"/>
    <w:rsid w:val="002E5D3D"/>
    <w:rsid w:val="002E5F8A"/>
    <w:rsid w:val="002E6130"/>
    <w:rsid w:val="002F1B16"/>
    <w:rsid w:val="002F1BBC"/>
    <w:rsid w:val="002F3B4B"/>
    <w:rsid w:val="002F3DF1"/>
    <w:rsid w:val="002F4C85"/>
    <w:rsid w:val="002F4D31"/>
    <w:rsid w:val="002F4E5F"/>
    <w:rsid w:val="00300927"/>
    <w:rsid w:val="00302339"/>
    <w:rsid w:val="00302EF9"/>
    <w:rsid w:val="00305EEE"/>
    <w:rsid w:val="003072F7"/>
    <w:rsid w:val="00307951"/>
    <w:rsid w:val="00307C98"/>
    <w:rsid w:val="00312457"/>
    <w:rsid w:val="00313BA9"/>
    <w:rsid w:val="00314228"/>
    <w:rsid w:val="003148AE"/>
    <w:rsid w:val="00320B07"/>
    <w:rsid w:val="003212F0"/>
    <w:rsid w:val="003238BC"/>
    <w:rsid w:val="0032465A"/>
    <w:rsid w:val="00324DB0"/>
    <w:rsid w:val="00325243"/>
    <w:rsid w:val="003262A6"/>
    <w:rsid w:val="00327704"/>
    <w:rsid w:val="00331CE3"/>
    <w:rsid w:val="003322B3"/>
    <w:rsid w:val="00332D43"/>
    <w:rsid w:val="0033315F"/>
    <w:rsid w:val="003345D6"/>
    <w:rsid w:val="00334B96"/>
    <w:rsid w:val="00335751"/>
    <w:rsid w:val="003357A4"/>
    <w:rsid w:val="0033675B"/>
    <w:rsid w:val="00336E77"/>
    <w:rsid w:val="003379E1"/>
    <w:rsid w:val="00337ED4"/>
    <w:rsid w:val="00340D49"/>
    <w:rsid w:val="0034166F"/>
    <w:rsid w:val="003424D1"/>
    <w:rsid w:val="003427C9"/>
    <w:rsid w:val="003456D4"/>
    <w:rsid w:val="00346015"/>
    <w:rsid w:val="0034606D"/>
    <w:rsid w:val="0034741A"/>
    <w:rsid w:val="003509AF"/>
    <w:rsid w:val="003512E2"/>
    <w:rsid w:val="0035596F"/>
    <w:rsid w:val="00355CD7"/>
    <w:rsid w:val="00356A40"/>
    <w:rsid w:val="00357944"/>
    <w:rsid w:val="00357993"/>
    <w:rsid w:val="00357FCD"/>
    <w:rsid w:val="003628D5"/>
    <w:rsid w:val="003630AC"/>
    <w:rsid w:val="00363AC8"/>
    <w:rsid w:val="00364B91"/>
    <w:rsid w:val="00365407"/>
    <w:rsid w:val="00365DD1"/>
    <w:rsid w:val="00366735"/>
    <w:rsid w:val="00367B2D"/>
    <w:rsid w:val="00367F5C"/>
    <w:rsid w:val="00370C46"/>
    <w:rsid w:val="0037194F"/>
    <w:rsid w:val="00372635"/>
    <w:rsid w:val="00372678"/>
    <w:rsid w:val="00372A29"/>
    <w:rsid w:val="0037408A"/>
    <w:rsid w:val="00375766"/>
    <w:rsid w:val="0037693E"/>
    <w:rsid w:val="00380A05"/>
    <w:rsid w:val="00380B87"/>
    <w:rsid w:val="003831D4"/>
    <w:rsid w:val="003835A8"/>
    <w:rsid w:val="0038408F"/>
    <w:rsid w:val="00384DF3"/>
    <w:rsid w:val="0038545F"/>
    <w:rsid w:val="003860C5"/>
    <w:rsid w:val="0038620F"/>
    <w:rsid w:val="003862FD"/>
    <w:rsid w:val="00386DFE"/>
    <w:rsid w:val="00390BF9"/>
    <w:rsid w:val="00391C5B"/>
    <w:rsid w:val="00391E4B"/>
    <w:rsid w:val="00392716"/>
    <w:rsid w:val="00395345"/>
    <w:rsid w:val="00395D46"/>
    <w:rsid w:val="00396768"/>
    <w:rsid w:val="00396F3F"/>
    <w:rsid w:val="00397036"/>
    <w:rsid w:val="00397044"/>
    <w:rsid w:val="003A112B"/>
    <w:rsid w:val="003A1711"/>
    <w:rsid w:val="003A1C4B"/>
    <w:rsid w:val="003A4285"/>
    <w:rsid w:val="003A49EA"/>
    <w:rsid w:val="003A6643"/>
    <w:rsid w:val="003A7057"/>
    <w:rsid w:val="003A775D"/>
    <w:rsid w:val="003B08F3"/>
    <w:rsid w:val="003B10F0"/>
    <w:rsid w:val="003B3259"/>
    <w:rsid w:val="003B3268"/>
    <w:rsid w:val="003B39C2"/>
    <w:rsid w:val="003B600C"/>
    <w:rsid w:val="003B72F9"/>
    <w:rsid w:val="003B7994"/>
    <w:rsid w:val="003B7C37"/>
    <w:rsid w:val="003C1008"/>
    <w:rsid w:val="003C1C6E"/>
    <w:rsid w:val="003C27F9"/>
    <w:rsid w:val="003C298D"/>
    <w:rsid w:val="003C2ADE"/>
    <w:rsid w:val="003C2F81"/>
    <w:rsid w:val="003C33BE"/>
    <w:rsid w:val="003C375F"/>
    <w:rsid w:val="003C4300"/>
    <w:rsid w:val="003C48F1"/>
    <w:rsid w:val="003C5485"/>
    <w:rsid w:val="003C5689"/>
    <w:rsid w:val="003C5EF6"/>
    <w:rsid w:val="003C6BD3"/>
    <w:rsid w:val="003D01F9"/>
    <w:rsid w:val="003D12AF"/>
    <w:rsid w:val="003D3E2A"/>
    <w:rsid w:val="003D3FEA"/>
    <w:rsid w:val="003D446C"/>
    <w:rsid w:val="003D4982"/>
    <w:rsid w:val="003D5812"/>
    <w:rsid w:val="003D6AF1"/>
    <w:rsid w:val="003D742E"/>
    <w:rsid w:val="003E09BE"/>
    <w:rsid w:val="003E2344"/>
    <w:rsid w:val="003E519E"/>
    <w:rsid w:val="003E5E1A"/>
    <w:rsid w:val="003E5F24"/>
    <w:rsid w:val="003E6119"/>
    <w:rsid w:val="003E74F1"/>
    <w:rsid w:val="003E7A30"/>
    <w:rsid w:val="003E7D56"/>
    <w:rsid w:val="003F0043"/>
    <w:rsid w:val="003F073F"/>
    <w:rsid w:val="003F0A56"/>
    <w:rsid w:val="003F21BA"/>
    <w:rsid w:val="003F3254"/>
    <w:rsid w:val="003F34EC"/>
    <w:rsid w:val="003F3F56"/>
    <w:rsid w:val="003F60B4"/>
    <w:rsid w:val="003F73AF"/>
    <w:rsid w:val="0040029C"/>
    <w:rsid w:val="00401CE6"/>
    <w:rsid w:val="00401E95"/>
    <w:rsid w:val="00402E50"/>
    <w:rsid w:val="004034EC"/>
    <w:rsid w:val="00403E01"/>
    <w:rsid w:val="00403FF6"/>
    <w:rsid w:val="00404C93"/>
    <w:rsid w:val="00404D64"/>
    <w:rsid w:val="00404DF2"/>
    <w:rsid w:val="00405591"/>
    <w:rsid w:val="00405CA2"/>
    <w:rsid w:val="00406AAB"/>
    <w:rsid w:val="00407767"/>
    <w:rsid w:val="004077C3"/>
    <w:rsid w:val="00407957"/>
    <w:rsid w:val="0041133D"/>
    <w:rsid w:val="00412326"/>
    <w:rsid w:val="00413529"/>
    <w:rsid w:val="004149B6"/>
    <w:rsid w:val="0041564F"/>
    <w:rsid w:val="004166F8"/>
    <w:rsid w:val="0041711C"/>
    <w:rsid w:val="00421591"/>
    <w:rsid w:val="00424278"/>
    <w:rsid w:val="00424BBA"/>
    <w:rsid w:val="00425F02"/>
    <w:rsid w:val="00425FD4"/>
    <w:rsid w:val="004261F6"/>
    <w:rsid w:val="00426272"/>
    <w:rsid w:val="00427DC1"/>
    <w:rsid w:val="00431C6C"/>
    <w:rsid w:val="00431D42"/>
    <w:rsid w:val="004322CF"/>
    <w:rsid w:val="0043337A"/>
    <w:rsid w:val="004335B5"/>
    <w:rsid w:val="00433BA1"/>
    <w:rsid w:val="00433D5E"/>
    <w:rsid w:val="00434044"/>
    <w:rsid w:val="0043469F"/>
    <w:rsid w:val="0043595C"/>
    <w:rsid w:val="00435DC3"/>
    <w:rsid w:val="00436B31"/>
    <w:rsid w:val="004378CC"/>
    <w:rsid w:val="00437DE5"/>
    <w:rsid w:val="00437F27"/>
    <w:rsid w:val="004408E8"/>
    <w:rsid w:val="00440E79"/>
    <w:rsid w:val="004418DC"/>
    <w:rsid w:val="00442006"/>
    <w:rsid w:val="004420C8"/>
    <w:rsid w:val="0044298F"/>
    <w:rsid w:val="004429D0"/>
    <w:rsid w:val="00442E0C"/>
    <w:rsid w:val="00442E66"/>
    <w:rsid w:val="00442E89"/>
    <w:rsid w:val="00443030"/>
    <w:rsid w:val="0044343A"/>
    <w:rsid w:val="00444B2D"/>
    <w:rsid w:val="00444E95"/>
    <w:rsid w:val="004452B4"/>
    <w:rsid w:val="00445A99"/>
    <w:rsid w:val="0045201F"/>
    <w:rsid w:val="00452140"/>
    <w:rsid w:val="004522EB"/>
    <w:rsid w:val="00455D21"/>
    <w:rsid w:val="004565DD"/>
    <w:rsid w:val="00460FEA"/>
    <w:rsid w:val="004625BA"/>
    <w:rsid w:val="00463223"/>
    <w:rsid w:val="00464FEC"/>
    <w:rsid w:val="00465858"/>
    <w:rsid w:val="0046677C"/>
    <w:rsid w:val="00466B2B"/>
    <w:rsid w:val="00466D63"/>
    <w:rsid w:val="004679AA"/>
    <w:rsid w:val="004711D8"/>
    <w:rsid w:val="004720D6"/>
    <w:rsid w:val="00472433"/>
    <w:rsid w:val="00472586"/>
    <w:rsid w:val="004736FE"/>
    <w:rsid w:val="004738C6"/>
    <w:rsid w:val="00475BA7"/>
    <w:rsid w:val="004800E4"/>
    <w:rsid w:val="00480D4B"/>
    <w:rsid w:val="00480D77"/>
    <w:rsid w:val="00481F3C"/>
    <w:rsid w:val="00482264"/>
    <w:rsid w:val="004823C8"/>
    <w:rsid w:val="00485F68"/>
    <w:rsid w:val="00487ADE"/>
    <w:rsid w:val="004906D4"/>
    <w:rsid w:val="00491F54"/>
    <w:rsid w:val="0049388A"/>
    <w:rsid w:val="004938D9"/>
    <w:rsid w:val="00493E80"/>
    <w:rsid w:val="00494B28"/>
    <w:rsid w:val="00494EED"/>
    <w:rsid w:val="00495760"/>
    <w:rsid w:val="00495943"/>
    <w:rsid w:val="00495C2C"/>
    <w:rsid w:val="00495F33"/>
    <w:rsid w:val="00496610"/>
    <w:rsid w:val="004976F1"/>
    <w:rsid w:val="004A0F6B"/>
    <w:rsid w:val="004A1F68"/>
    <w:rsid w:val="004A221F"/>
    <w:rsid w:val="004A3B3F"/>
    <w:rsid w:val="004A4538"/>
    <w:rsid w:val="004A455B"/>
    <w:rsid w:val="004A512D"/>
    <w:rsid w:val="004A5A5A"/>
    <w:rsid w:val="004A6288"/>
    <w:rsid w:val="004A62A5"/>
    <w:rsid w:val="004A6EEE"/>
    <w:rsid w:val="004A7C2E"/>
    <w:rsid w:val="004A7FFC"/>
    <w:rsid w:val="004B0565"/>
    <w:rsid w:val="004B1515"/>
    <w:rsid w:val="004B1566"/>
    <w:rsid w:val="004B1FA7"/>
    <w:rsid w:val="004B2746"/>
    <w:rsid w:val="004B28C8"/>
    <w:rsid w:val="004B2AD2"/>
    <w:rsid w:val="004B2BCB"/>
    <w:rsid w:val="004B3ADD"/>
    <w:rsid w:val="004B3F83"/>
    <w:rsid w:val="004B5C50"/>
    <w:rsid w:val="004B5D7A"/>
    <w:rsid w:val="004B5EF0"/>
    <w:rsid w:val="004B62B0"/>
    <w:rsid w:val="004C0535"/>
    <w:rsid w:val="004C08E9"/>
    <w:rsid w:val="004C0AAF"/>
    <w:rsid w:val="004C113F"/>
    <w:rsid w:val="004C151D"/>
    <w:rsid w:val="004C25E8"/>
    <w:rsid w:val="004C2C15"/>
    <w:rsid w:val="004C3368"/>
    <w:rsid w:val="004C3BB3"/>
    <w:rsid w:val="004C3E2D"/>
    <w:rsid w:val="004C3E8A"/>
    <w:rsid w:val="004C409C"/>
    <w:rsid w:val="004C4BBE"/>
    <w:rsid w:val="004C5061"/>
    <w:rsid w:val="004C621D"/>
    <w:rsid w:val="004C64CF"/>
    <w:rsid w:val="004C6AA6"/>
    <w:rsid w:val="004C6C17"/>
    <w:rsid w:val="004C6E13"/>
    <w:rsid w:val="004C73CF"/>
    <w:rsid w:val="004D0D20"/>
    <w:rsid w:val="004D2F48"/>
    <w:rsid w:val="004D43BD"/>
    <w:rsid w:val="004D4870"/>
    <w:rsid w:val="004D4CA5"/>
    <w:rsid w:val="004D4E8A"/>
    <w:rsid w:val="004D52BF"/>
    <w:rsid w:val="004D5A80"/>
    <w:rsid w:val="004D5F99"/>
    <w:rsid w:val="004D6A91"/>
    <w:rsid w:val="004D7721"/>
    <w:rsid w:val="004D79AE"/>
    <w:rsid w:val="004D7A8C"/>
    <w:rsid w:val="004D7FEC"/>
    <w:rsid w:val="004E099C"/>
    <w:rsid w:val="004E0DDA"/>
    <w:rsid w:val="004E1938"/>
    <w:rsid w:val="004E3123"/>
    <w:rsid w:val="004E324F"/>
    <w:rsid w:val="004E3B7D"/>
    <w:rsid w:val="004E4DB6"/>
    <w:rsid w:val="004E64DD"/>
    <w:rsid w:val="004E7BF5"/>
    <w:rsid w:val="004F0AB4"/>
    <w:rsid w:val="004F2359"/>
    <w:rsid w:val="004F2C44"/>
    <w:rsid w:val="004F3B33"/>
    <w:rsid w:val="004F4313"/>
    <w:rsid w:val="004F587A"/>
    <w:rsid w:val="004F5ACB"/>
    <w:rsid w:val="004F5FA9"/>
    <w:rsid w:val="004F67F4"/>
    <w:rsid w:val="004F6925"/>
    <w:rsid w:val="004F73EE"/>
    <w:rsid w:val="00500A3E"/>
    <w:rsid w:val="005019DF"/>
    <w:rsid w:val="00501EB1"/>
    <w:rsid w:val="00502727"/>
    <w:rsid w:val="00502AA5"/>
    <w:rsid w:val="005034F6"/>
    <w:rsid w:val="00506F3C"/>
    <w:rsid w:val="00510769"/>
    <w:rsid w:val="005111B0"/>
    <w:rsid w:val="005113F5"/>
    <w:rsid w:val="00511FE6"/>
    <w:rsid w:val="00511FF2"/>
    <w:rsid w:val="00512ABC"/>
    <w:rsid w:val="00512AFA"/>
    <w:rsid w:val="00514149"/>
    <w:rsid w:val="00514A63"/>
    <w:rsid w:val="00515020"/>
    <w:rsid w:val="005159B1"/>
    <w:rsid w:val="0051606E"/>
    <w:rsid w:val="0051609E"/>
    <w:rsid w:val="0051625C"/>
    <w:rsid w:val="00516E0F"/>
    <w:rsid w:val="00517262"/>
    <w:rsid w:val="00520742"/>
    <w:rsid w:val="00520E70"/>
    <w:rsid w:val="00521EBB"/>
    <w:rsid w:val="00522E98"/>
    <w:rsid w:val="00523831"/>
    <w:rsid w:val="00524AE5"/>
    <w:rsid w:val="00524CB7"/>
    <w:rsid w:val="0052673C"/>
    <w:rsid w:val="005270B1"/>
    <w:rsid w:val="005275A5"/>
    <w:rsid w:val="00527DD2"/>
    <w:rsid w:val="00530F61"/>
    <w:rsid w:val="0053156E"/>
    <w:rsid w:val="00532091"/>
    <w:rsid w:val="005332B6"/>
    <w:rsid w:val="005345CC"/>
    <w:rsid w:val="00534A52"/>
    <w:rsid w:val="00534B6B"/>
    <w:rsid w:val="00537180"/>
    <w:rsid w:val="005375E8"/>
    <w:rsid w:val="005379FD"/>
    <w:rsid w:val="00537FF6"/>
    <w:rsid w:val="0054162D"/>
    <w:rsid w:val="005418A6"/>
    <w:rsid w:val="00541C48"/>
    <w:rsid w:val="005421F0"/>
    <w:rsid w:val="005427CD"/>
    <w:rsid w:val="00542850"/>
    <w:rsid w:val="00542D81"/>
    <w:rsid w:val="0054310A"/>
    <w:rsid w:val="00543924"/>
    <w:rsid w:val="00543D6A"/>
    <w:rsid w:val="00544244"/>
    <w:rsid w:val="005443EC"/>
    <w:rsid w:val="00544EE0"/>
    <w:rsid w:val="005450C0"/>
    <w:rsid w:val="005455EE"/>
    <w:rsid w:val="005463FD"/>
    <w:rsid w:val="00546AB8"/>
    <w:rsid w:val="00550397"/>
    <w:rsid w:val="005507CF"/>
    <w:rsid w:val="0055096B"/>
    <w:rsid w:val="005511AF"/>
    <w:rsid w:val="0055161A"/>
    <w:rsid w:val="0055196A"/>
    <w:rsid w:val="00551D7B"/>
    <w:rsid w:val="00555971"/>
    <w:rsid w:val="005562FE"/>
    <w:rsid w:val="005569DC"/>
    <w:rsid w:val="0056025E"/>
    <w:rsid w:val="0056182B"/>
    <w:rsid w:val="0056275A"/>
    <w:rsid w:val="00562B7F"/>
    <w:rsid w:val="00562CA6"/>
    <w:rsid w:val="00562DB2"/>
    <w:rsid w:val="00562F61"/>
    <w:rsid w:val="00562FBB"/>
    <w:rsid w:val="0056305B"/>
    <w:rsid w:val="00564B39"/>
    <w:rsid w:val="00564CBF"/>
    <w:rsid w:val="005661A3"/>
    <w:rsid w:val="00566E64"/>
    <w:rsid w:val="005675DA"/>
    <w:rsid w:val="00567E6B"/>
    <w:rsid w:val="00573481"/>
    <w:rsid w:val="0057373C"/>
    <w:rsid w:val="005741A0"/>
    <w:rsid w:val="0057569C"/>
    <w:rsid w:val="00575D0D"/>
    <w:rsid w:val="005763FE"/>
    <w:rsid w:val="00580482"/>
    <w:rsid w:val="005814D7"/>
    <w:rsid w:val="00581988"/>
    <w:rsid w:val="00582014"/>
    <w:rsid w:val="00582876"/>
    <w:rsid w:val="00582E5E"/>
    <w:rsid w:val="0058331F"/>
    <w:rsid w:val="005845EF"/>
    <w:rsid w:val="0058598F"/>
    <w:rsid w:val="00585C04"/>
    <w:rsid w:val="00586AF6"/>
    <w:rsid w:val="00590F63"/>
    <w:rsid w:val="00594421"/>
    <w:rsid w:val="00594670"/>
    <w:rsid w:val="0059533D"/>
    <w:rsid w:val="0059577D"/>
    <w:rsid w:val="0059580D"/>
    <w:rsid w:val="00595DBC"/>
    <w:rsid w:val="005A015D"/>
    <w:rsid w:val="005A0CCF"/>
    <w:rsid w:val="005A144B"/>
    <w:rsid w:val="005A16C9"/>
    <w:rsid w:val="005A198F"/>
    <w:rsid w:val="005A56AA"/>
    <w:rsid w:val="005A5C8D"/>
    <w:rsid w:val="005A788E"/>
    <w:rsid w:val="005B07D5"/>
    <w:rsid w:val="005B0E42"/>
    <w:rsid w:val="005B19AB"/>
    <w:rsid w:val="005B3AFC"/>
    <w:rsid w:val="005B495B"/>
    <w:rsid w:val="005B5859"/>
    <w:rsid w:val="005B60B8"/>
    <w:rsid w:val="005B61EF"/>
    <w:rsid w:val="005C0202"/>
    <w:rsid w:val="005C0FC4"/>
    <w:rsid w:val="005C3068"/>
    <w:rsid w:val="005C30A0"/>
    <w:rsid w:val="005C3628"/>
    <w:rsid w:val="005C4E07"/>
    <w:rsid w:val="005C51E8"/>
    <w:rsid w:val="005C5FCC"/>
    <w:rsid w:val="005C61D7"/>
    <w:rsid w:val="005C6AAF"/>
    <w:rsid w:val="005D05E8"/>
    <w:rsid w:val="005D1297"/>
    <w:rsid w:val="005D1918"/>
    <w:rsid w:val="005D1B62"/>
    <w:rsid w:val="005D33C4"/>
    <w:rsid w:val="005D3708"/>
    <w:rsid w:val="005D4330"/>
    <w:rsid w:val="005D5403"/>
    <w:rsid w:val="005D5504"/>
    <w:rsid w:val="005D5693"/>
    <w:rsid w:val="005E0AB9"/>
    <w:rsid w:val="005E139F"/>
    <w:rsid w:val="005E5CED"/>
    <w:rsid w:val="005E6867"/>
    <w:rsid w:val="005E6E1D"/>
    <w:rsid w:val="005E7048"/>
    <w:rsid w:val="005E7612"/>
    <w:rsid w:val="005F0A0D"/>
    <w:rsid w:val="005F1339"/>
    <w:rsid w:val="005F17F6"/>
    <w:rsid w:val="005F3B16"/>
    <w:rsid w:val="005F608B"/>
    <w:rsid w:val="00600C5D"/>
    <w:rsid w:val="0060177D"/>
    <w:rsid w:val="00601996"/>
    <w:rsid w:val="00601B05"/>
    <w:rsid w:val="00602E33"/>
    <w:rsid w:val="00603F5F"/>
    <w:rsid w:val="00603FDE"/>
    <w:rsid w:val="006042F5"/>
    <w:rsid w:val="006045C4"/>
    <w:rsid w:val="0060542D"/>
    <w:rsid w:val="006064C0"/>
    <w:rsid w:val="006072F6"/>
    <w:rsid w:val="0061001F"/>
    <w:rsid w:val="00612530"/>
    <w:rsid w:val="0061350F"/>
    <w:rsid w:val="00613C87"/>
    <w:rsid w:val="0061430B"/>
    <w:rsid w:val="00614589"/>
    <w:rsid w:val="0061721C"/>
    <w:rsid w:val="00617603"/>
    <w:rsid w:val="006201DD"/>
    <w:rsid w:val="00620BC8"/>
    <w:rsid w:val="00620C77"/>
    <w:rsid w:val="006217A9"/>
    <w:rsid w:val="00622543"/>
    <w:rsid w:val="00623162"/>
    <w:rsid w:val="00624E9D"/>
    <w:rsid w:val="0062516F"/>
    <w:rsid w:val="0062775B"/>
    <w:rsid w:val="00630924"/>
    <w:rsid w:val="0063149F"/>
    <w:rsid w:val="006314F5"/>
    <w:rsid w:val="0063614B"/>
    <w:rsid w:val="00637863"/>
    <w:rsid w:val="006379DD"/>
    <w:rsid w:val="00640632"/>
    <w:rsid w:val="0064108A"/>
    <w:rsid w:val="00641AF8"/>
    <w:rsid w:val="00642BB4"/>
    <w:rsid w:val="0064406D"/>
    <w:rsid w:val="006441C4"/>
    <w:rsid w:val="00644E48"/>
    <w:rsid w:val="00644F99"/>
    <w:rsid w:val="00646000"/>
    <w:rsid w:val="0064683B"/>
    <w:rsid w:val="00647093"/>
    <w:rsid w:val="006470D6"/>
    <w:rsid w:val="00647A3F"/>
    <w:rsid w:val="00647B08"/>
    <w:rsid w:val="00650399"/>
    <w:rsid w:val="006504D0"/>
    <w:rsid w:val="00650FB5"/>
    <w:rsid w:val="00652377"/>
    <w:rsid w:val="00653DE9"/>
    <w:rsid w:val="006547B6"/>
    <w:rsid w:val="00654BC3"/>
    <w:rsid w:val="0065516B"/>
    <w:rsid w:val="0065582F"/>
    <w:rsid w:val="0065663A"/>
    <w:rsid w:val="00657D49"/>
    <w:rsid w:val="00661F8D"/>
    <w:rsid w:val="00662D65"/>
    <w:rsid w:val="00663CF0"/>
    <w:rsid w:val="006677FD"/>
    <w:rsid w:val="00670A40"/>
    <w:rsid w:val="006718EF"/>
    <w:rsid w:val="00674461"/>
    <w:rsid w:val="00674E64"/>
    <w:rsid w:val="006754D0"/>
    <w:rsid w:val="006821D9"/>
    <w:rsid w:val="006822EE"/>
    <w:rsid w:val="00682491"/>
    <w:rsid w:val="00683623"/>
    <w:rsid w:val="0068363F"/>
    <w:rsid w:val="0068458A"/>
    <w:rsid w:val="006847CF"/>
    <w:rsid w:val="00684971"/>
    <w:rsid w:val="00684EAA"/>
    <w:rsid w:val="00686044"/>
    <w:rsid w:val="006864E8"/>
    <w:rsid w:val="00687967"/>
    <w:rsid w:val="00687EC9"/>
    <w:rsid w:val="0069078E"/>
    <w:rsid w:val="00692083"/>
    <w:rsid w:val="0069213B"/>
    <w:rsid w:val="00694C56"/>
    <w:rsid w:val="00694CBE"/>
    <w:rsid w:val="00694EA4"/>
    <w:rsid w:val="00695865"/>
    <w:rsid w:val="0069611F"/>
    <w:rsid w:val="00696C7C"/>
    <w:rsid w:val="006A11CD"/>
    <w:rsid w:val="006A20EE"/>
    <w:rsid w:val="006A2C08"/>
    <w:rsid w:val="006A3287"/>
    <w:rsid w:val="006A4C64"/>
    <w:rsid w:val="006A4DC5"/>
    <w:rsid w:val="006A5FEF"/>
    <w:rsid w:val="006A6A85"/>
    <w:rsid w:val="006A7862"/>
    <w:rsid w:val="006B0167"/>
    <w:rsid w:val="006B25A0"/>
    <w:rsid w:val="006B4C21"/>
    <w:rsid w:val="006B4E37"/>
    <w:rsid w:val="006B6B8C"/>
    <w:rsid w:val="006B70E1"/>
    <w:rsid w:val="006B73DF"/>
    <w:rsid w:val="006C0240"/>
    <w:rsid w:val="006C0946"/>
    <w:rsid w:val="006C0F22"/>
    <w:rsid w:val="006C1707"/>
    <w:rsid w:val="006C17B6"/>
    <w:rsid w:val="006C2FF7"/>
    <w:rsid w:val="006C3C62"/>
    <w:rsid w:val="006C3DF5"/>
    <w:rsid w:val="006C4275"/>
    <w:rsid w:val="006C4F92"/>
    <w:rsid w:val="006C7100"/>
    <w:rsid w:val="006D01BB"/>
    <w:rsid w:val="006D127D"/>
    <w:rsid w:val="006D40ED"/>
    <w:rsid w:val="006D48B2"/>
    <w:rsid w:val="006D5D30"/>
    <w:rsid w:val="006D5F2F"/>
    <w:rsid w:val="006D6102"/>
    <w:rsid w:val="006D6714"/>
    <w:rsid w:val="006D71D3"/>
    <w:rsid w:val="006E0591"/>
    <w:rsid w:val="006E2611"/>
    <w:rsid w:val="006E2C9A"/>
    <w:rsid w:val="006E3BDF"/>
    <w:rsid w:val="006E459B"/>
    <w:rsid w:val="006E478F"/>
    <w:rsid w:val="006E4937"/>
    <w:rsid w:val="006E4D0E"/>
    <w:rsid w:val="006E5151"/>
    <w:rsid w:val="006E567D"/>
    <w:rsid w:val="006E59D5"/>
    <w:rsid w:val="006E6C5F"/>
    <w:rsid w:val="006F02D0"/>
    <w:rsid w:val="006F1276"/>
    <w:rsid w:val="006F13B7"/>
    <w:rsid w:val="006F1686"/>
    <w:rsid w:val="006F232D"/>
    <w:rsid w:val="006F297A"/>
    <w:rsid w:val="006F4685"/>
    <w:rsid w:val="006F4CF5"/>
    <w:rsid w:val="006F4DE5"/>
    <w:rsid w:val="006F61E2"/>
    <w:rsid w:val="006F6C2F"/>
    <w:rsid w:val="006F7E1D"/>
    <w:rsid w:val="007014A3"/>
    <w:rsid w:val="00702991"/>
    <w:rsid w:val="00702BA9"/>
    <w:rsid w:val="00705886"/>
    <w:rsid w:val="00707F4F"/>
    <w:rsid w:val="007113A7"/>
    <w:rsid w:val="00712D0E"/>
    <w:rsid w:val="00712D9A"/>
    <w:rsid w:val="007168EC"/>
    <w:rsid w:val="007216AA"/>
    <w:rsid w:val="00721C47"/>
    <w:rsid w:val="00722D95"/>
    <w:rsid w:val="0072449C"/>
    <w:rsid w:val="007246A8"/>
    <w:rsid w:val="00725335"/>
    <w:rsid w:val="00726208"/>
    <w:rsid w:val="0072623F"/>
    <w:rsid w:val="00726B1F"/>
    <w:rsid w:val="00727516"/>
    <w:rsid w:val="00731315"/>
    <w:rsid w:val="00731D96"/>
    <w:rsid w:val="00732EAE"/>
    <w:rsid w:val="00733ADE"/>
    <w:rsid w:val="00733B86"/>
    <w:rsid w:val="007351CA"/>
    <w:rsid w:val="0073522B"/>
    <w:rsid w:val="0073644A"/>
    <w:rsid w:val="00736E51"/>
    <w:rsid w:val="0074087D"/>
    <w:rsid w:val="007421D7"/>
    <w:rsid w:val="00742E8C"/>
    <w:rsid w:val="00743498"/>
    <w:rsid w:val="007439AB"/>
    <w:rsid w:val="00743ED4"/>
    <w:rsid w:val="00744698"/>
    <w:rsid w:val="007451AF"/>
    <w:rsid w:val="0074530C"/>
    <w:rsid w:val="007458A4"/>
    <w:rsid w:val="0074608A"/>
    <w:rsid w:val="007472EC"/>
    <w:rsid w:val="00747DB2"/>
    <w:rsid w:val="0075069C"/>
    <w:rsid w:val="00750B34"/>
    <w:rsid w:val="00751DF7"/>
    <w:rsid w:val="007524AB"/>
    <w:rsid w:val="00754318"/>
    <w:rsid w:val="00754399"/>
    <w:rsid w:val="00755F28"/>
    <w:rsid w:val="00757240"/>
    <w:rsid w:val="00760B83"/>
    <w:rsid w:val="0076127A"/>
    <w:rsid w:val="007616BE"/>
    <w:rsid w:val="00761B32"/>
    <w:rsid w:val="00761D45"/>
    <w:rsid w:val="00761F06"/>
    <w:rsid w:val="00762FCD"/>
    <w:rsid w:val="0076302E"/>
    <w:rsid w:val="007639A6"/>
    <w:rsid w:val="0076618D"/>
    <w:rsid w:val="007663EC"/>
    <w:rsid w:val="0077039C"/>
    <w:rsid w:val="0077080D"/>
    <w:rsid w:val="00770DBE"/>
    <w:rsid w:val="00770E9B"/>
    <w:rsid w:val="00771571"/>
    <w:rsid w:val="007716B3"/>
    <w:rsid w:val="007730B7"/>
    <w:rsid w:val="007730E6"/>
    <w:rsid w:val="00773148"/>
    <w:rsid w:val="00775529"/>
    <w:rsid w:val="007759B4"/>
    <w:rsid w:val="00775CC1"/>
    <w:rsid w:val="007773C8"/>
    <w:rsid w:val="007814CD"/>
    <w:rsid w:val="00781509"/>
    <w:rsid w:val="007824B4"/>
    <w:rsid w:val="00782744"/>
    <w:rsid w:val="00782CA3"/>
    <w:rsid w:val="00782D74"/>
    <w:rsid w:val="00782F4D"/>
    <w:rsid w:val="00784109"/>
    <w:rsid w:val="00785CCA"/>
    <w:rsid w:val="00785ED4"/>
    <w:rsid w:val="00792A9F"/>
    <w:rsid w:val="00792B56"/>
    <w:rsid w:val="00793AB0"/>
    <w:rsid w:val="007945F6"/>
    <w:rsid w:val="00795A12"/>
    <w:rsid w:val="00795F2A"/>
    <w:rsid w:val="00796D16"/>
    <w:rsid w:val="00797B66"/>
    <w:rsid w:val="00797D1C"/>
    <w:rsid w:val="007A0649"/>
    <w:rsid w:val="007A0902"/>
    <w:rsid w:val="007A2299"/>
    <w:rsid w:val="007A2803"/>
    <w:rsid w:val="007A505C"/>
    <w:rsid w:val="007A5138"/>
    <w:rsid w:val="007A6FDF"/>
    <w:rsid w:val="007A7DED"/>
    <w:rsid w:val="007B0F5F"/>
    <w:rsid w:val="007B1419"/>
    <w:rsid w:val="007B1D78"/>
    <w:rsid w:val="007B1D7F"/>
    <w:rsid w:val="007B240D"/>
    <w:rsid w:val="007B3166"/>
    <w:rsid w:val="007B3421"/>
    <w:rsid w:val="007B47A5"/>
    <w:rsid w:val="007B4FA1"/>
    <w:rsid w:val="007B507A"/>
    <w:rsid w:val="007B5924"/>
    <w:rsid w:val="007B5B31"/>
    <w:rsid w:val="007B7FBE"/>
    <w:rsid w:val="007C35CB"/>
    <w:rsid w:val="007C3F39"/>
    <w:rsid w:val="007C4320"/>
    <w:rsid w:val="007C4B88"/>
    <w:rsid w:val="007C4E9A"/>
    <w:rsid w:val="007C53BF"/>
    <w:rsid w:val="007C5C47"/>
    <w:rsid w:val="007C6907"/>
    <w:rsid w:val="007C6DF3"/>
    <w:rsid w:val="007D0928"/>
    <w:rsid w:val="007D0C29"/>
    <w:rsid w:val="007D0F2C"/>
    <w:rsid w:val="007D1ED5"/>
    <w:rsid w:val="007D275D"/>
    <w:rsid w:val="007D2C24"/>
    <w:rsid w:val="007D3677"/>
    <w:rsid w:val="007D6881"/>
    <w:rsid w:val="007D68C3"/>
    <w:rsid w:val="007D6D4F"/>
    <w:rsid w:val="007E0257"/>
    <w:rsid w:val="007E24CB"/>
    <w:rsid w:val="007E2920"/>
    <w:rsid w:val="007E2DEE"/>
    <w:rsid w:val="007E30F0"/>
    <w:rsid w:val="007E40E8"/>
    <w:rsid w:val="007E4B98"/>
    <w:rsid w:val="007F32DF"/>
    <w:rsid w:val="007F3519"/>
    <w:rsid w:val="007F381E"/>
    <w:rsid w:val="007F3948"/>
    <w:rsid w:val="007F4D55"/>
    <w:rsid w:val="007F4EAD"/>
    <w:rsid w:val="007F51DA"/>
    <w:rsid w:val="007F67FD"/>
    <w:rsid w:val="007F7293"/>
    <w:rsid w:val="00800542"/>
    <w:rsid w:val="00800898"/>
    <w:rsid w:val="008009AB"/>
    <w:rsid w:val="0080280C"/>
    <w:rsid w:val="0080375E"/>
    <w:rsid w:val="00803DDA"/>
    <w:rsid w:val="0080498B"/>
    <w:rsid w:val="00805A30"/>
    <w:rsid w:val="00805B6F"/>
    <w:rsid w:val="00806B12"/>
    <w:rsid w:val="008077E8"/>
    <w:rsid w:val="00807958"/>
    <w:rsid w:val="0081200A"/>
    <w:rsid w:val="00812442"/>
    <w:rsid w:val="0081258E"/>
    <w:rsid w:val="0081326B"/>
    <w:rsid w:val="00813C7D"/>
    <w:rsid w:val="00813DCD"/>
    <w:rsid w:val="00815620"/>
    <w:rsid w:val="00815B59"/>
    <w:rsid w:val="008174AF"/>
    <w:rsid w:val="00817BEC"/>
    <w:rsid w:val="0082024A"/>
    <w:rsid w:val="008202DF"/>
    <w:rsid w:val="008220BB"/>
    <w:rsid w:val="008223B0"/>
    <w:rsid w:val="00822474"/>
    <w:rsid w:val="00822AEB"/>
    <w:rsid w:val="00822CEC"/>
    <w:rsid w:val="00823C71"/>
    <w:rsid w:val="0082499C"/>
    <w:rsid w:val="00824A02"/>
    <w:rsid w:val="00824CE4"/>
    <w:rsid w:val="00825C72"/>
    <w:rsid w:val="008267F7"/>
    <w:rsid w:val="00826C79"/>
    <w:rsid w:val="00830A7F"/>
    <w:rsid w:val="00830F43"/>
    <w:rsid w:val="00831825"/>
    <w:rsid w:val="0083280F"/>
    <w:rsid w:val="00832977"/>
    <w:rsid w:val="00833FAD"/>
    <w:rsid w:val="00834240"/>
    <w:rsid w:val="00835E8D"/>
    <w:rsid w:val="008368C7"/>
    <w:rsid w:val="008400DF"/>
    <w:rsid w:val="00840A52"/>
    <w:rsid w:val="00841603"/>
    <w:rsid w:val="00841782"/>
    <w:rsid w:val="0084209E"/>
    <w:rsid w:val="00842406"/>
    <w:rsid w:val="00844594"/>
    <w:rsid w:val="00845E4F"/>
    <w:rsid w:val="00845F55"/>
    <w:rsid w:val="00846EB1"/>
    <w:rsid w:val="00847428"/>
    <w:rsid w:val="008478D1"/>
    <w:rsid w:val="008508EB"/>
    <w:rsid w:val="008515CC"/>
    <w:rsid w:val="00851712"/>
    <w:rsid w:val="00851833"/>
    <w:rsid w:val="00853751"/>
    <w:rsid w:val="008544EB"/>
    <w:rsid w:val="00854DB3"/>
    <w:rsid w:val="00854E88"/>
    <w:rsid w:val="00856784"/>
    <w:rsid w:val="00857DAF"/>
    <w:rsid w:val="00861407"/>
    <w:rsid w:val="00861B02"/>
    <w:rsid w:val="0086258F"/>
    <w:rsid w:val="00863B6B"/>
    <w:rsid w:val="00865FA3"/>
    <w:rsid w:val="008660D1"/>
    <w:rsid w:val="0086613F"/>
    <w:rsid w:val="00867070"/>
    <w:rsid w:val="008670D1"/>
    <w:rsid w:val="00871358"/>
    <w:rsid w:val="00871570"/>
    <w:rsid w:val="00871980"/>
    <w:rsid w:val="00872977"/>
    <w:rsid w:val="00872A90"/>
    <w:rsid w:val="00873846"/>
    <w:rsid w:val="0087385A"/>
    <w:rsid w:val="0087416F"/>
    <w:rsid w:val="0087529F"/>
    <w:rsid w:val="00880BF0"/>
    <w:rsid w:val="00880DFE"/>
    <w:rsid w:val="0088132E"/>
    <w:rsid w:val="00882137"/>
    <w:rsid w:val="00882181"/>
    <w:rsid w:val="00884C98"/>
    <w:rsid w:val="008851FD"/>
    <w:rsid w:val="0088588A"/>
    <w:rsid w:val="008879B1"/>
    <w:rsid w:val="00890453"/>
    <w:rsid w:val="00890D48"/>
    <w:rsid w:val="008910E1"/>
    <w:rsid w:val="0089267E"/>
    <w:rsid w:val="00893875"/>
    <w:rsid w:val="00893C6A"/>
    <w:rsid w:val="008948C2"/>
    <w:rsid w:val="00894DBB"/>
    <w:rsid w:val="008960A0"/>
    <w:rsid w:val="008A0C73"/>
    <w:rsid w:val="008A32B0"/>
    <w:rsid w:val="008A3AE6"/>
    <w:rsid w:val="008A3E12"/>
    <w:rsid w:val="008A4988"/>
    <w:rsid w:val="008A4E5D"/>
    <w:rsid w:val="008A6D15"/>
    <w:rsid w:val="008A6E8C"/>
    <w:rsid w:val="008A744F"/>
    <w:rsid w:val="008A7A11"/>
    <w:rsid w:val="008B1059"/>
    <w:rsid w:val="008B2DC0"/>
    <w:rsid w:val="008B313D"/>
    <w:rsid w:val="008B5CB7"/>
    <w:rsid w:val="008B72D7"/>
    <w:rsid w:val="008C0615"/>
    <w:rsid w:val="008C0D58"/>
    <w:rsid w:val="008C4E3C"/>
    <w:rsid w:val="008C5B94"/>
    <w:rsid w:val="008C603F"/>
    <w:rsid w:val="008C6358"/>
    <w:rsid w:val="008C72C5"/>
    <w:rsid w:val="008C72D2"/>
    <w:rsid w:val="008D1F9E"/>
    <w:rsid w:val="008D26C6"/>
    <w:rsid w:val="008D48B0"/>
    <w:rsid w:val="008D6CE4"/>
    <w:rsid w:val="008D7197"/>
    <w:rsid w:val="008D7CCD"/>
    <w:rsid w:val="008E050D"/>
    <w:rsid w:val="008E2952"/>
    <w:rsid w:val="008E31DA"/>
    <w:rsid w:val="008E3C0D"/>
    <w:rsid w:val="008E3D53"/>
    <w:rsid w:val="008E4FBB"/>
    <w:rsid w:val="008E51C2"/>
    <w:rsid w:val="008E567E"/>
    <w:rsid w:val="008E5C43"/>
    <w:rsid w:val="008E65F7"/>
    <w:rsid w:val="008E6942"/>
    <w:rsid w:val="008E770E"/>
    <w:rsid w:val="008E7BA6"/>
    <w:rsid w:val="008E7D2C"/>
    <w:rsid w:val="008F0959"/>
    <w:rsid w:val="008F0F2C"/>
    <w:rsid w:val="008F348E"/>
    <w:rsid w:val="008F3735"/>
    <w:rsid w:val="008F4010"/>
    <w:rsid w:val="008F53B5"/>
    <w:rsid w:val="008F5F1F"/>
    <w:rsid w:val="00900E67"/>
    <w:rsid w:val="009012B2"/>
    <w:rsid w:val="009027A4"/>
    <w:rsid w:val="00902B13"/>
    <w:rsid w:val="00902E05"/>
    <w:rsid w:val="00903797"/>
    <w:rsid w:val="00905803"/>
    <w:rsid w:val="00905822"/>
    <w:rsid w:val="009061F9"/>
    <w:rsid w:val="00906565"/>
    <w:rsid w:val="00906D1D"/>
    <w:rsid w:val="009107E5"/>
    <w:rsid w:val="00911E3B"/>
    <w:rsid w:val="0091339E"/>
    <w:rsid w:val="009149CD"/>
    <w:rsid w:val="00915821"/>
    <w:rsid w:val="00917164"/>
    <w:rsid w:val="00920E1A"/>
    <w:rsid w:val="00921218"/>
    <w:rsid w:val="009220A3"/>
    <w:rsid w:val="0092217D"/>
    <w:rsid w:val="00922301"/>
    <w:rsid w:val="00924F05"/>
    <w:rsid w:val="009268C7"/>
    <w:rsid w:val="009278C7"/>
    <w:rsid w:val="00927C91"/>
    <w:rsid w:val="009315DA"/>
    <w:rsid w:val="00934A6D"/>
    <w:rsid w:val="00935375"/>
    <w:rsid w:val="00935EB2"/>
    <w:rsid w:val="0093624D"/>
    <w:rsid w:val="009369C8"/>
    <w:rsid w:val="00936E87"/>
    <w:rsid w:val="00941E4A"/>
    <w:rsid w:val="00944376"/>
    <w:rsid w:val="009451E8"/>
    <w:rsid w:val="00946CA5"/>
    <w:rsid w:val="00946EAD"/>
    <w:rsid w:val="00947738"/>
    <w:rsid w:val="00947E04"/>
    <w:rsid w:val="00947E2C"/>
    <w:rsid w:val="00947E35"/>
    <w:rsid w:val="00950342"/>
    <w:rsid w:val="009518A3"/>
    <w:rsid w:val="009528F4"/>
    <w:rsid w:val="00952A8F"/>
    <w:rsid w:val="00952AD5"/>
    <w:rsid w:val="00952B48"/>
    <w:rsid w:val="0095502B"/>
    <w:rsid w:val="00955280"/>
    <w:rsid w:val="00956358"/>
    <w:rsid w:val="00957A1B"/>
    <w:rsid w:val="0096073A"/>
    <w:rsid w:val="00960EDC"/>
    <w:rsid w:val="009626A2"/>
    <w:rsid w:val="00962D6D"/>
    <w:rsid w:val="00963DB3"/>
    <w:rsid w:val="00965288"/>
    <w:rsid w:val="009659FE"/>
    <w:rsid w:val="00965BAF"/>
    <w:rsid w:val="00965DCE"/>
    <w:rsid w:val="00966EC7"/>
    <w:rsid w:val="00970426"/>
    <w:rsid w:val="009705FC"/>
    <w:rsid w:val="00972E8F"/>
    <w:rsid w:val="00972F95"/>
    <w:rsid w:val="009730FC"/>
    <w:rsid w:val="0097524E"/>
    <w:rsid w:val="00975FBB"/>
    <w:rsid w:val="00977307"/>
    <w:rsid w:val="00977B1C"/>
    <w:rsid w:val="00977DF6"/>
    <w:rsid w:val="00980056"/>
    <w:rsid w:val="009800EE"/>
    <w:rsid w:val="00980A93"/>
    <w:rsid w:val="00980EA5"/>
    <w:rsid w:val="00982868"/>
    <w:rsid w:val="00983D41"/>
    <w:rsid w:val="00984809"/>
    <w:rsid w:val="00985332"/>
    <w:rsid w:val="00985D0D"/>
    <w:rsid w:val="00985D43"/>
    <w:rsid w:val="00986494"/>
    <w:rsid w:val="00986DB9"/>
    <w:rsid w:val="0099031B"/>
    <w:rsid w:val="009910E4"/>
    <w:rsid w:val="009917B2"/>
    <w:rsid w:val="00991981"/>
    <w:rsid w:val="0099312D"/>
    <w:rsid w:val="009938B5"/>
    <w:rsid w:val="00994B01"/>
    <w:rsid w:val="00996ED2"/>
    <w:rsid w:val="00997134"/>
    <w:rsid w:val="009974A6"/>
    <w:rsid w:val="009A0622"/>
    <w:rsid w:val="009A0E9A"/>
    <w:rsid w:val="009A0F11"/>
    <w:rsid w:val="009A3CEB"/>
    <w:rsid w:val="009A4B40"/>
    <w:rsid w:val="009A542D"/>
    <w:rsid w:val="009A5BF6"/>
    <w:rsid w:val="009A6505"/>
    <w:rsid w:val="009A67F3"/>
    <w:rsid w:val="009A7A68"/>
    <w:rsid w:val="009A7E33"/>
    <w:rsid w:val="009B0411"/>
    <w:rsid w:val="009B1279"/>
    <w:rsid w:val="009B1AAB"/>
    <w:rsid w:val="009B1E50"/>
    <w:rsid w:val="009B21EB"/>
    <w:rsid w:val="009B3447"/>
    <w:rsid w:val="009B45A3"/>
    <w:rsid w:val="009B4BBE"/>
    <w:rsid w:val="009B6208"/>
    <w:rsid w:val="009B6A77"/>
    <w:rsid w:val="009B6F1D"/>
    <w:rsid w:val="009C2C09"/>
    <w:rsid w:val="009C2DBE"/>
    <w:rsid w:val="009C4039"/>
    <w:rsid w:val="009C4257"/>
    <w:rsid w:val="009D0A5D"/>
    <w:rsid w:val="009D201B"/>
    <w:rsid w:val="009D660F"/>
    <w:rsid w:val="009D6FF6"/>
    <w:rsid w:val="009D735D"/>
    <w:rsid w:val="009D7A68"/>
    <w:rsid w:val="009E05B2"/>
    <w:rsid w:val="009E105E"/>
    <w:rsid w:val="009E13FA"/>
    <w:rsid w:val="009E22D4"/>
    <w:rsid w:val="009E27A5"/>
    <w:rsid w:val="009E2CA8"/>
    <w:rsid w:val="009E2CD9"/>
    <w:rsid w:val="009E2D9A"/>
    <w:rsid w:val="009E499A"/>
    <w:rsid w:val="009E5251"/>
    <w:rsid w:val="009E5B9F"/>
    <w:rsid w:val="009E5E11"/>
    <w:rsid w:val="009E63C0"/>
    <w:rsid w:val="009E6CC7"/>
    <w:rsid w:val="009E73C3"/>
    <w:rsid w:val="009E7858"/>
    <w:rsid w:val="009E7967"/>
    <w:rsid w:val="009F01AE"/>
    <w:rsid w:val="009F07EA"/>
    <w:rsid w:val="009F1FCA"/>
    <w:rsid w:val="009F3980"/>
    <w:rsid w:val="009F3C1D"/>
    <w:rsid w:val="009F5521"/>
    <w:rsid w:val="009F5548"/>
    <w:rsid w:val="009F6E8F"/>
    <w:rsid w:val="009F76DE"/>
    <w:rsid w:val="00A0120A"/>
    <w:rsid w:val="00A0306B"/>
    <w:rsid w:val="00A033E3"/>
    <w:rsid w:val="00A04868"/>
    <w:rsid w:val="00A04FD9"/>
    <w:rsid w:val="00A060D7"/>
    <w:rsid w:val="00A0617C"/>
    <w:rsid w:val="00A0678A"/>
    <w:rsid w:val="00A06D63"/>
    <w:rsid w:val="00A12C44"/>
    <w:rsid w:val="00A131E3"/>
    <w:rsid w:val="00A13D13"/>
    <w:rsid w:val="00A14316"/>
    <w:rsid w:val="00A14754"/>
    <w:rsid w:val="00A15F73"/>
    <w:rsid w:val="00A17AB3"/>
    <w:rsid w:val="00A23437"/>
    <w:rsid w:val="00A24A69"/>
    <w:rsid w:val="00A24BBD"/>
    <w:rsid w:val="00A260DB"/>
    <w:rsid w:val="00A271D5"/>
    <w:rsid w:val="00A27E48"/>
    <w:rsid w:val="00A30E60"/>
    <w:rsid w:val="00A315D4"/>
    <w:rsid w:val="00A31B45"/>
    <w:rsid w:val="00A32063"/>
    <w:rsid w:val="00A33E62"/>
    <w:rsid w:val="00A35941"/>
    <w:rsid w:val="00A36CE7"/>
    <w:rsid w:val="00A40687"/>
    <w:rsid w:val="00A40F49"/>
    <w:rsid w:val="00A419B7"/>
    <w:rsid w:val="00A42C5A"/>
    <w:rsid w:val="00A431A8"/>
    <w:rsid w:val="00A459E9"/>
    <w:rsid w:val="00A45A89"/>
    <w:rsid w:val="00A47494"/>
    <w:rsid w:val="00A47CA1"/>
    <w:rsid w:val="00A508C5"/>
    <w:rsid w:val="00A513BD"/>
    <w:rsid w:val="00A51547"/>
    <w:rsid w:val="00A518C1"/>
    <w:rsid w:val="00A5348F"/>
    <w:rsid w:val="00A54BF6"/>
    <w:rsid w:val="00A5578C"/>
    <w:rsid w:val="00A55A73"/>
    <w:rsid w:val="00A56722"/>
    <w:rsid w:val="00A56C3E"/>
    <w:rsid w:val="00A577CA"/>
    <w:rsid w:val="00A606AA"/>
    <w:rsid w:val="00A6202E"/>
    <w:rsid w:val="00A62A56"/>
    <w:rsid w:val="00A6306C"/>
    <w:rsid w:val="00A63789"/>
    <w:rsid w:val="00A63CCF"/>
    <w:rsid w:val="00A643D4"/>
    <w:rsid w:val="00A64860"/>
    <w:rsid w:val="00A64D4E"/>
    <w:rsid w:val="00A653D8"/>
    <w:rsid w:val="00A702B4"/>
    <w:rsid w:val="00A705A4"/>
    <w:rsid w:val="00A70970"/>
    <w:rsid w:val="00A712D3"/>
    <w:rsid w:val="00A72543"/>
    <w:rsid w:val="00A72A2A"/>
    <w:rsid w:val="00A738E5"/>
    <w:rsid w:val="00A74EFC"/>
    <w:rsid w:val="00A753E8"/>
    <w:rsid w:val="00A777ED"/>
    <w:rsid w:val="00A8039E"/>
    <w:rsid w:val="00A80FB5"/>
    <w:rsid w:val="00A818D9"/>
    <w:rsid w:val="00A83A5E"/>
    <w:rsid w:val="00A849C9"/>
    <w:rsid w:val="00A85EA9"/>
    <w:rsid w:val="00A86262"/>
    <w:rsid w:val="00A864FD"/>
    <w:rsid w:val="00A86B4D"/>
    <w:rsid w:val="00A87B81"/>
    <w:rsid w:val="00A90109"/>
    <w:rsid w:val="00A903E0"/>
    <w:rsid w:val="00A90AE7"/>
    <w:rsid w:val="00A91316"/>
    <w:rsid w:val="00A92313"/>
    <w:rsid w:val="00A92F58"/>
    <w:rsid w:val="00A93246"/>
    <w:rsid w:val="00A9332D"/>
    <w:rsid w:val="00A93376"/>
    <w:rsid w:val="00A933C9"/>
    <w:rsid w:val="00A948EF"/>
    <w:rsid w:val="00A95DA2"/>
    <w:rsid w:val="00A95E36"/>
    <w:rsid w:val="00A966EF"/>
    <w:rsid w:val="00A969F5"/>
    <w:rsid w:val="00A96ABB"/>
    <w:rsid w:val="00AA3628"/>
    <w:rsid w:val="00AA37F3"/>
    <w:rsid w:val="00AA43C4"/>
    <w:rsid w:val="00AA4B6C"/>
    <w:rsid w:val="00AA555D"/>
    <w:rsid w:val="00AA6D10"/>
    <w:rsid w:val="00AA6F02"/>
    <w:rsid w:val="00AB0B2F"/>
    <w:rsid w:val="00AB0D50"/>
    <w:rsid w:val="00AB0EC9"/>
    <w:rsid w:val="00AB1AFE"/>
    <w:rsid w:val="00AB2838"/>
    <w:rsid w:val="00AB2859"/>
    <w:rsid w:val="00AB2E30"/>
    <w:rsid w:val="00AB2F82"/>
    <w:rsid w:val="00AB38DF"/>
    <w:rsid w:val="00AB4736"/>
    <w:rsid w:val="00AB5190"/>
    <w:rsid w:val="00AB5A39"/>
    <w:rsid w:val="00AC05B0"/>
    <w:rsid w:val="00AC05B5"/>
    <w:rsid w:val="00AC08B5"/>
    <w:rsid w:val="00AC169B"/>
    <w:rsid w:val="00AC49A5"/>
    <w:rsid w:val="00AC4C13"/>
    <w:rsid w:val="00AC4C37"/>
    <w:rsid w:val="00AC51F6"/>
    <w:rsid w:val="00AC5432"/>
    <w:rsid w:val="00AC5911"/>
    <w:rsid w:val="00AC6706"/>
    <w:rsid w:val="00AC732C"/>
    <w:rsid w:val="00AC7F31"/>
    <w:rsid w:val="00AD0CEE"/>
    <w:rsid w:val="00AD17E3"/>
    <w:rsid w:val="00AD1E56"/>
    <w:rsid w:val="00AD22DB"/>
    <w:rsid w:val="00AD2AC8"/>
    <w:rsid w:val="00AD4864"/>
    <w:rsid w:val="00AD48AC"/>
    <w:rsid w:val="00AD6C86"/>
    <w:rsid w:val="00AD7C45"/>
    <w:rsid w:val="00AE1A2F"/>
    <w:rsid w:val="00AE1E36"/>
    <w:rsid w:val="00AE2406"/>
    <w:rsid w:val="00AE27D5"/>
    <w:rsid w:val="00AE3FE7"/>
    <w:rsid w:val="00AE3FFF"/>
    <w:rsid w:val="00AE478C"/>
    <w:rsid w:val="00AE6543"/>
    <w:rsid w:val="00AF0032"/>
    <w:rsid w:val="00AF17E3"/>
    <w:rsid w:val="00AF1D94"/>
    <w:rsid w:val="00AF3BBA"/>
    <w:rsid w:val="00AF3E80"/>
    <w:rsid w:val="00AF45A1"/>
    <w:rsid w:val="00AF4E56"/>
    <w:rsid w:val="00AF5546"/>
    <w:rsid w:val="00AF735B"/>
    <w:rsid w:val="00AF7CA0"/>
    <w:rsid w:val="00B0119E"/>
    <w:rsid w:val="00B011FD"/>
    <w:rsid w:val="00B01E71"/>
    <w:rsid w:val="00B02593"/>
    <w:rsid w:val="00B03BCA"/>
    <w:rsid w:val="00B0577A"/>
    <w:rsid w:val="00B06849"/>
    <w:rsid w:val="00B06B64"/>
    <w:rsid w:val="00B0714A"/>
    <w:rsid w:val="00B076D2"/>
    <w:rsid w:val="00B07F18"/>
    <w:rsid w:val="00B10106"/>
    <w:rsid w:val="00B10321"/>
    <w:rsid w:val="00B11DDB"/>
    <w:rsid w:val="00B12754"/>
    <w:rsid w:val="00B1285E"/>
    <w:rsid w:val="00B13496"/>
    <w:rsid w:val="00B137D7"/>
    <w:rsid w:val="00B13C45"/>
    <w:rsid w:val="00B13C6B"/>
    <w:rsid w:val="00B14A38"/>
    <w:rsid w:val="00B1517C"/>
    <w:rsid w:val="00B16684"/>
    <w:rsid w:val="00B1701E"/>
    <w:rsid w:val="00B175D2"/>
    <w:rsid w:val="00B2034C"/>
    <w:rsid w:val="00B2067A"/>
    <w:rsid w:val="00B208D3"/>
    <w:rsid w:val="00B20BF7"/>
    <w:rsid w:val="00B20C3B"/>
    <w:rsid w:val="00B21432"/>
    <w:rsid w:val="00B22989"/>
    <w:rsid w:val="00B237CC"/>
    <w:rsid w:val="00B239A5"/>
    <w:rsid w:val="00B254AD"/>
    <w:rsid w:val="00B257CA"/>
    <w:rsid w:val="00B26EC8"/>
    <w:rsid w:val="00B308C7"/>
    <w:rsid w:val="00B31604"/>
    <w:rsid w:val="00B31A6C"/>
    <w:rsid w:val="00B31ADC"/>
    <w:rsid w:val="00B31D6F"/>
    <w:rsid w:val="00B31E9A"/>
    <w:rsid w:val="00B31E9B"/>
    <w:rsid w:val="00B31FC3"/>
    <w:rsid w:val="00B33ACC"/>
    <w:rsid w:val="00B3545A"/>
    <w:rsid w:val="00B363C7"/>
    <w:rsid w:val="00B413B6"/>
    <w:rsid w:val="00B41CAD"/>
    <w:rsid w:val="00B424E7"/>
    <w:rsid w:val="00B432B6"/>
    <w:rsid w:val="00B45A05"/>
    <w:rsid w:val="00B463F8"/>
    <w:rsid w:val="00B46562"/>
    <w:rsid w:val="00B4690A"/>
    <w:rsid w:val="00B46EEE"/>
    <w:rsid w:val="00B474F7"/>
    <w:rsid w:val="00B5113E"/>
    <w:rsid w:val="00B51969"/>
    <w:rsid w:val="00B51EF6"/>
    <w:rsid w:val="00B521C3"/>
    <w:rsid w:val="00B552B3"/>
    <w:rsid w:val="00B60959"/>
    <w:rsid w:val="00B62A4F"/>
    <w:rsid w:val="00B63AD1"/>
    <w:rsid w:val="00B64E52"/>
    <w:rsid w:val="00B65ADF"/>
    <w:rsid w:val="00B65CDD"/>
    <w:rsid w:val="00B66A90"/>
    <w:rsid w:val="00B67A9C"/>
    <w:rsid w:val="00B718A5"/>
    <w:rsid w:val="00B71B70"/>
    <w:rsid w:val="00B722F5"/>
    <w:rsid w:val="00B72DBF"/>
    <w:rsid w:val="00B73721"/>
    <w:rsid w:val="00B75326"/>
    <w:rsid w:val="00B75865"/>
    <w:rsid w:val="00B80166"/>
    <w:rsid w:val="00B80913"/>
    <w:rsid w:val="00B824B0"/>
    <w:rsid w:val="00B82B0B"/>
    <w:rsid w:val="00B8415F"/>
    <w:rsid w:val="00B841B8"/>
    <w:rsid w:val="00B8523B"/>
    <w:rsid w:val="00B85BF8"/>
    <w:rsid w:val="00B85CE0"/>
    <w:rsid w:val="00B870CB"/>
    <w:rsid w:val="00B870D5"/>
    <w:rsid w:val="00B90B08"/>
    <w:rsid w:val="00B925F9"/>
    <w:rsid w:val="00B928E0"/>
    <w:rsid w:val="00B93DA0"/>
    <w:rsid w:val="00B93FE7"/>
    <w:rsid w:val="00B9472F"/>
    <w:rsid w:val="00B9581C"/>
    <w:rsid w:val="00BA18DA"/>
    <w:rsid w:val="00BA299D"/>
    <w:rsid w:val="00BA3ADA"/>
    <w:rsid w:val="00BA6A43"/>
    <w:rsid w:val="00BA7951"/>
    <w:rsid w:val="00BA7AE6"/>
    <w:rsid w:val="00BB1CFF"/>
    <w:rsid w:val="00BB2311"/>
    <w:rsid w:val="00BB38E9"/>
    <w:rsid w:val="00BB60D5"/>
    <w:rsid w:val="00BB6735"/>
    <w:rsid w:val="00BB72EF"/>
    <w:rsid w:val="00BB786A"/>
    <w:rsid w:val="00BB7D08"/>
    <w:rsid w:val="00BB7D4F"/>
    <w:rsid w:val="00BB7D94"/>
    <w:rsid w:val="00BB7E95"/>
    <w:rsid w:val="00BC1F69"/>
    <w:rsid w:val="00BC32FC"/>
    <w:rsid w:val="00BC33B7"/>
    <w:rsid w:val="00BC407C"/>
    <w:rsid w:val="00BC40BF"/>
    <w:rsid w:val="00BC4A55"/>
    <w:rsid w:val="00BC5509"/>
    <w:rsid w:val="00BC678C"/>
    <w:rsid w:val="00BC7709"/>
    <w:rsid w:val="00BC7780"/>
    <w:rsid w:val="00BD0831"/>
    <w:rsid w:val="00BD0910"/>
    <w:rsid w:val="00BD20EB"/>
    <w:rsid w:val="00BD3AA5"/>
    <w:rsid w:val="00BD466F"/>
    <w:rsid w:val="00BD4B87"/>
    <w:rsid w:val="00BD54DE"/>
    <w:rsid w:val="00BD57B9"/>
    <w:rsid w:val="00BD69D8"/>
    <w:rsid w:val="00BD7431"/>
    <w:rsid w:val="00BD7B3E"/>
    <w:rsid w:val="00BE074F"/>
    <w:rsid w:val="00BE1C11"/>
    <w:rsid w:val="00BE218A"/>
    <w:rsid w:val="00BE4E3C"/>
    <w:rsid w:val="00BE4E96"/>
    <w:rsid w:val="00BE58DB"/>
    <w:rsid w:val="00BE6B22"/>
    <w:rsid w:val="00BF033F"/>
    <w:rsid w:val="00BF0C7F"/>
    <w:rsid w:val="00BF28CF"/>
    <w:rsid w:val="00BF2C4C"/>
    <w:rsid w:val="00BF388D"/>
    <w:rsid w:val="00BF4162"/>
    <w:rsid w:val="00BF4356"/>
    <w:rsid w:val="00BF44C4"/>
    <w:rsid w:val="00BF5285"/>
    <w:rsid w:val="00BF7433"/>
    <w:rsid w:val="00BF743A"/>
    <w:rsid w:val="00C0087A"/>
    <w:rsid w:val="00C018E8"/>
    <w:rsid w:val="00C01F4B"/>
    <w:rsid w:val="00C0272C"/>
    <w:rsid w:val="00C02B1E"/>
    <w:rsid w:val="00C0363C"/>
    <w:rsid w:val="00C045B7"/>
    <w:rsid w:val="00C04DC7"/>
    <w:rsid w:val="00C05AAA"/>
    <w:rsid w:val="00C06351"/>
    <w:rsid w:val="00C076C9"/>
    <w:rsid w:val="00C07DA5"/>
    <w:rsid w:val="00C144E1"/>
    <w:rsid w:val="00C14A1A"/>
    <w:rsid w:val="00C14E6D"/>
    <w:rsid w:val="00C15A10"/>
    <w:rsid w:val="00C16DBC"/>
    <w:rsid w:val="00C2099E"/>
    <w:rsid w:val="00C20C2F"/>
    <w:rsid w:val="00C20CC8"/>
    <w:rsid w:val="00C20D74"/>
    <w:rsid w:val="00C2124F"/>
    <w:rsid w:val="00C2142D"/>
    <w:rsid w:val="00C21991"/>
    <w:rsid w:val="00C21AC5"/>
    <w:rsid w:val="00C21CE9"/>
    <w:rsid w:val="00C21D15"/>
    <w:rsid w:val="00C247DC"/>
    <w:rsid w:val="00C24E9A"/>
    <w:rsid w:val="00C25E13"/>
    <w:rsid w:val="00C26754"/>
    <w:rsid w:val="00C3202B"/>
    <w:rsid w:val="00C32B8E"/>
    <w:rsid w:val="00C34177"/>
    <w:rsid w:val="00C35D14"/>
    <w:rsid w:val="00C37170"/>
    <w:rsid w:val="00C41BEF"/>
    <w:rsid w:val="00C42212"/>
    <w:rsid w:val="00C426EF"/>
    <w:rsid w:val="00C446DA"/>
    <w:rsid w:val="00C44C6D"/>
    <w:rsid w:val="00C46DF1"/>
    <w:rsid w:val="00C479AF"/>
    <w:rsid w:val="00C508FF"/>
    <w:rsid w:val="00C51B67"/>
    <w:rsid w:val="00C5225D"/>
    <w:rsid w:val="00C5310E"/>
    <w:rsid w:val="00C555A6"/>
    <w:rsid w:val="00C55822"/>
    <w:rsid w:val="00C558BF"/>
    <w:rsid w:val="00C56E30"/>
    <w:rsid w:val="00C571C7"/>
    <w:rsid w:val="00C57224"/>
    <w:rsid w:val="00C57358"/>
    <w:rsid w:val="00C57977"/>
    <w:rsid w:val="00C57F0C"/>
    <w:rsid w:val="00C60A23"/>
    <w:rsid w:val="00C63585"/>
    <w:rsid w:val="00C63960"/>
    <w:rsid w:val="00C642BE"/>
    <w:rsid w:val="00C6525A"/>
    <w:rsid w:val="00C65279"/>
    <w:rsid w:val="00C66207"/>
    <w:rsid w:val="00C66382"/>
    <w:rsid w:val="00C66B1F"/>
    <w:rsid w:val="00C71834"/>
    <w:rsid w:val="00C7203E"/>
    <w:rsid w:val="00C739C5"/>
    <w:rsid w:val="00C73BD4"/>
    <w:rsid w:val="00C73D50"/>
    <w:rsid w:val="00C7509F"/>
    <w:rsid w:val="00C7587B"/>
    <w:rsid w:val="00C758CD"/>
    <w:rsid w:val="00C76B5C"/>
    <w:rsid w:val="00C770AF"/>
    <w:rsid w:val="00C802FA"/>
    <w:rsid w:val="00C803D2"/>
    <w:rsid w:val="00C81200"/>
    <w:rsid w:val="00C81B6C"/>
    <w:rsid w:val="00C829D0"/>
    <w:rsid w:val="00C82C5E"/>
    <w:rsid w:val="00C830C0"/>
    <w:rsid w:val="00C83E39"/>
    <w:rsid w:val="00C83E61"/>
    <w:rsid w:val="00C84E47"/>
    <w:rsid w:val="00C90512"/>
    <w:rsid w:val="00C92592"/>
    <w:rsid w:val="00C9300A"/>
    <w:rsid w:val="00C93566"/>
    <w:rsid w:val="00C9367C"/>
    <w:rsid w:val="00C94348"/>
    <w:rsid w:val="00C947A1"/>
    <w:rsid w:val="00C94F72"/>
    <w:rsid w:val="00C96439"/>
    <w:rsid w:val="00C97D33"/>
    <w:rsid w:val="00CA115E"/>
    <w:rsid w:val="00CA14C6"/>
    <w:rsid w:val="00CA1685"/>
    <w:rsid w:val="00CA3223"/>
    <w:rsid w:val="00CA48DD"/>
    <w:rsid w:val="00CA54B8"/>
    <w:rsid w:val="00CA719A"/>
    <w:rsid w:val="00CB02ED"/>
    <w:rsid w:val="00CB1847"/>
    <w:rsid w:val="00CB38E0"/>
    <w:rsid w:val="00CB3C30"/>
    <w:rsid w:val="00CB3D97"/>
    <w:rsid w:val="00CB3F5C"/>
    <w:rsid w:val="00CB608B"/>
    <w:rsid w:val="00CB6497"/>
    <w:rsid w:val="00CB6F85"/>
    <w:rsid w:val="00CC00E3"/>
    <w:rsid w:val="00CC0B0C"/>
    <w:rsid w:val="00CC182B"/>
    <w:rsid w:val="00CC1E89"/>
    <w:rsid w:val="00CC2661"/>
    <w:rsid w:val="00CC2F9A"/>
    <w:rsid w:val="00CC48B4"/>
    <w:rsid w:val="00CC5DFB"/>
    <w:rsid w:val="00CD0C7B"/>
    <w:rsid w:val="00CD177B"/>
    <w:rsid w:val="00CD1AC8"/>
    <w:rsid w:val="00CD40A4"/>
    <w:rsid w:val="00CD634D"/>
    <w:rsid w:val="00CD660E"/>
    <w:rsid w:val="00CD6878"/>
    <w:rsid w:val="00CD7163"/>
    <w:rsid w:val="00CE045A"/>
    <w:rsid w:val="00CE0E10"/>
    <w:rsid w:val="00CE1D21"/>
    <w:rsid w:val="00CE3186"/>
    <w:rsid w:val="00CE34BD"/>
    <w:rsid w:val="00CE619F"/>
    <w:rsid w:val="00CE7E58"/>
    <w:rsid w:val="00CF1347"/>
    <w:rsid w:val="00CF13D0"/>
    <w:rsid w:val="00CF3A52"/>
    <w:rsid w:val="00CF3C92"/>
    <w:rsid w:val="00CF48A5"/>
    <w:rsid w:val="00CF706D"/>
    <w:rsid w:val="00CF7896"/>
    <w:rsid w:val="00D03CCC"/>
    <w:rsid w:val="00D04442"/>
    <w:rsid w:val="00D05138"/>
    <w:rsid w:val="00D05907"/>
    <w:rsid w:val="00D05C16"/>
    <w:rsid w:val="00D07147"/>
    <w:rsid w:val="00D10DDE"/>
    <w:rsid w:val="00D12073"/>
    <w:rsid w:val="00D1578B"/>
    <w:rsid w:val="00D20878"/>
    <w:rsid w:val="00D21B71"/>
    <w:rsid w:val="00D2498C"/>
    <w:rsid w:val="00D253DF"/>
    <w:rsid w:val="00D31BC6"/>
    <w:rsid w:val="00D333CB"/>
    <w:rsid w:val="00D33F5A"/>
    <w:rsid w:val="00D347A9"/>
    <w:rsid w:val="00D370AC"/>
    <w:rsid w:val="00D3739B"/>
    <w:rsid w:val="00D37BAC"/>
    <w:rsid w:val="00D40C3A"/>
    <w:rsid w:val="00D4104C"/>
    <w:rsid w:val="00D41466"/>
    <w:rsid w:val="00D41537"/>
    <w:rsid w:val="00D44879"/>
    <w:rsid w:val="00D4513C"/>
    <w:rsid w:val="00D45E2F"/>
    <w:rsid w:val="00D471E5"/>
    <w:rsid w:val="00D5018E"/>
    <w:rsid w:val="00D507E4"/>
    <w:rsid w:val="00D510AB"/>
    <w:rsid w:val="00D51967"/>
    <w:rsid w:val="00D51C97"/>
    <w:rsid w:val="00D521E5"/>
    <w:rsid w:val="00D538C4"/>
    <w:rsid w:val="00D53AD5"/>
    <w:rsid w:val="00D53B33"/>
    <w:rsid w:val="00D56D89"/>
    <w:rsid w:val="00D60CB7"/>
    <w:rsid w:val="00D6275E"/>
    <w:rsid w:val="00D633E5"/>
    <w:rsid w:val="00D63565"/>
    <w:rsid w:val="00D64771"/>
    <w:rsid w:val="00D65106"/>
    <w:rsid w:val="00D67512"/>
    <w:rsid w:val="00D6773E"/>
    <w:rsid w:val="00D71B00"/>
    <w:rsid w:val="00D72E5A"/>
    <w:rsid w:val="00D73414"/>
    <w:rsid w:val="00D76104"/>
    <w:rsid w:val="00D76173"/>
    <w:rsid w:val="00D77D23"/>
    <w:rsid w:val="00D800BC"/>
    <w:rsid w:val="00D80FA1"/>
    <w:rsid w:val="00D82651"/>
    <w:rsid w:val="00D83203"/>
    <w:rsid w:val="00D83455"/>
    <w:rsid w:val="00D8355A"/>
    <w:rsid w:val="00D8370D"/>
    <w:rsid w:val="00D8388C"/>
    <w:rsid w:val="00D83C67"/>
    <w:rsid w:val="00D84D94"/>
    <w:rsid w:val="00D85DD1"/>
    <w:rsid w:val="00D86410"/>
    <w:rsid w:val="00D86B1E"/>
    <w:rsid w:val="00D875A6"/>
    <w:rsid w:val="00D87D2B"/>
    <w:rsid w:val="00D904A2"/>
    <w:rsid w:val="00D91D44"/>
    <w:rsid w:val="00D943FD"/>
    <w:rsid w:val="00D96B14"/>
    <w:rsid w:val="00D976AA"/>
    <w:rsid w:val="00DA10E2"/>
    <w:rsid w:val="00DA1550"/>
    <w:rsid w:val="00DA3BFB"/>
    <w:rsid w:val="00DA3C4C"/>
    <w:rsid w:val="00DA55E9"/>
    <w:rsid w:val="00DB00C7"/>
    <w:rsid w:val="00DB0295"/>
    <w:rsid w:val="00DB2FC3"/>
    <w:rsid w:val="00DB404D"/>
    <w:rsid w:val="00DB4347"/>
    <w:rsid w:val="00DB5B1C"/>
    <w:rsid w:val="00DB5DB1"/>
    <w:rsid w:val="00DB638E"/>
    <w:rsid w:val="00DB6836"/>
    <w:rsid w:val="00DB7C9F"/>
    <w:rsid w:val="00DC05E1"/>
    <w:rsid w:val="00DC0928"/>
    <w:rsid w:val="00DC0AC4"/>
    <w:rsid w:val="00DC2F38"/>
    <w:rsid w:val="00DC3696"/>
    <w:rsid w:val="00DC4802"/>
    <w:rsid w:val="00DC497F"/>
    <w:rsid w:val="00DC607C"/>
    <w:rsid w:val="00DC738F"/>
    <w:rsid w:val="00DC759F"/>
    <w:rsid w:val="00DD0C77"/>
    <w:rsid w:val="00DD265E"/>
    <w:rsid w:val="00DD287E"/>
    <w:rsid w:val="00DD3054"/>
    <w:rsid w:val="00DD3369"/>
    <w:rsid w:val="00DD41A7"/>
    <w:rsid w:val="00DD41DB"/>
    <w:rsid w:val="00DD49F0"/>
    <w:rsid w:val="00DD60D2"/>
    <w:rsid w:val="00DE00DF"/>
    <w:rsid w:val="00DE06E5"/>
    <w:rsid w:val="00DE0863"/>
    <w:rsid w:val="00DE1160"/>
    <w:rsid w:val="00DE16DA"/>
    <w:rsid w:val="00DE1727"/>
    <w:rsid w:val="00DE1D42"/>
    <w:rsid w:val="00DE2BC2"/>
    <w:rsid w:val="00DE3D18"/>
    <w:rsid w:val="00DE3E3A"/>
    <w:rsid w:val="00DE4114"/>
    <w:rsid w:val="00DE4442"/>
    <w:rsid w:val="00DE5CD4"/>
    <w:rsid w:val="00DE7BB1"/>
    <w:rsid w:val="00DF04D0"/>
    <w:rsid w:val="00DF203C"/>
    <w:rsid w:val="00DF249A"/>
    <w:rsid w:val="00DF2859"/>
    <w:rsid w:val="00DF2B2F"/>
    <w:rsid w:val="00DF41B1"/>
    <w:rsid w:val="00DF5BEA"/>
    <w:rsid w:val="00DF646A"/>
    <w:rsid w:val="00DF7DE6"/>
    <w:rsid w:val="00DF7F63"/>
    <w:rsid w:val="00E01A50"/>
    <w:rsid w:val="00E02FEF"/>
    <w:rsid w:val="00E03DEC"/>
    <w:rsid w:val="00E04656"/>
    <w:rsid w:val="00E04D64"/>
    <w:rsid w:val="00E05A0D"/>
    <w:rsid w:val="00E06808"/>
    <w:rsid w:val="00E06971"/>
    <w:rsid w:val="00E1081A"/>
    <w:rsid w:val="00E10AEB"/>
    <w:rsid w:val="00E11AD5"/>
    <w:rsid w:val="00E12059"/>
    <w:rsid w:val="00E128A7"/>
    <w:rsid w:val="00E130AF"/>
    <w:rsid w:val="00E13787"/>
    <w:rsid w:val="00E14A46"/>
    <w:rsid w:val="00E155EE"/>
    <w:rsid w:val="00E15E0C"/>
    <w:rsid w:val="00E16C70"/>
    <w:rsid w:val="00E17013"/>
    <w:rsid w:val="00E20941"/>
    <w:rsid w:val="00E21181"/>
    <w:rsid w:val="00E213CB"/>
    <w:rsid w:val="00E21D5E"/>
    <w:rsid w:val="00E22DBC"/>
    <w:rsid w:val="00E23BAE"/>
    <w:rsid w:val="00E261BB"/>
    <w:rsid w:val="00E26546"/>
    <w:rsid w:val="00E2654D"/>
    <w:rsid w:val="00E26D77"/>
    <w:rsid w:val="00E272B7"/>
    <w:rsid w:val="00E27A7F"/>
    <w:rsid w:val="00E27AA4"/>
    <w:rsid w:val="00E323CF"/>
    <w:rsid w:val="00E32E62"/>
    <w:rsid w:val="00E330BB"/>
    <w:rsid w:val="00E33147"/>
    <w:rsid w:val="00E348C1"/>
    <w:rsid w:val="00E35700"/>
    <w:rsid w:val="00E36440"/>
    <w:rsid w:val="00E3756C"/>
    <w:rsid w:val="00E37BD7"/>
    <w:rsid w:val="00E4026F"/>
    <w:rsid w:val="00E403CD"/>
    <w:rsid w:val="00E41CF3"/>
    <w:rsid w:val="00E46B72"/>
    <w:rsid w:val="00E46C30"/>
    <w:rsid w:val="00E47495"/>
    <w:rsid w:val="00E47EA1"/>
    <w:rsid w:val="00E50531"/>
    <w:rsid w:val="00E512FF"/>
    <w:rsid w:val="00E5249A"/>
    <w:rsid w:val="00E52EE9"/>
    <w:rsid w:val="00E537E5"/>
    <w:rsid w:val="00E53DE7"/>
    <w:rsid w:val="00E543E6"/>
    <w:rsid w:val="00E56ED0"/>
    <w:rsid w:val="00E57427"/>
    <w:rsid w:val="00E603CF"/>
    <w:rsid w:val="00E60786"/>
    <w:rsid w:val="00E60984"/>
    <w:rsid w:val="00E61788"/>
    <w:rsid w:val="00E61934"/>
    <w:rsid w:val="00E61A07"/>
    <w:rsid w:val="00E61C9B"/>
    <w:rsid w:val="00E6244F"/>
    <w:rsid w:val="00E6411B"/>
    <w:rsid w:val="00E64FAC"/>
    <w:rsid w:val="00E6547A"/>
    <w:rsid w:val="00E66D0A"/>
    <w:rsid w:val="00E67715"/>
    <w:rsid w:val="00E677F2"/>
    <w:rsid w:val="00E67A6F"/>
    <w:rsid w:val="00E7136B"/>
    <w:rsid w:val="00E713D4"/>
    <w:rsid w:val="00E71A7C"/>
    <w:rsid w:val="00E72E2C"/>
    <w:rsid w:val="00E74301"/>
    <w:rsid w:val="00E74B07"/>
    <w:rsid w:val="00E75D91"/>
    <w:rsid w:val="00E76C0B"/>
    <w:rsid w:val="00E77D1F"/>
    <w:rsid w:val="00E81E66"/>
    <w:rsid w:val="00E82584"/>
    <w:rsid w:val="00E84B72"/>
    <w:rsid w:val="00E855E7"/>
    <w:rsid w:val="00E85DB8"/>
    <w:rsid w:val="00E91138"/>
    <w:rsid w:val="00E945AA"/>
    <w:rsid w:val="00E955B8"/>
    <w:rsid w:val="00EA24C4"/>
    <w:rsid w:val="00EA2926"/>
    <w:rsid w:val="00EA2CAE"/>
    <w:rsid w:val="00EA382C"/>
    <w:rsid w:val="00EA4133"/>
    <w:rsid w:val="00EA43B5"/>
    <w:rsid w:val="00EA5144"/>
    <w:rsid w:val="00EA5FA3"/>
    <w:rsid w:val="00EA65EC"/>
    <w:rsid w:val="00EA72D6"/>
    <w:rsid w:val="00EA760D"/>
    <w:rsid w:val="00EA7B0E"/>
    <w:rsid w:val="00EB0857"/>
    <w:rsid w:val="00EB24DA"/>
    <w:rsid w:val="00EB2947"/>
    <w:rsid w:val="00EB3C6F"/>
    <w:rsid w:val="00EB3DC2"/>
    <w:rsid w:val="00EB5110"/>
    <w:rsid w:val="00EB5AD9"/>
    <w:rsid w:val="00EB6C60"/>
    <w:rsid w:val="00EB7FDD"/>
    <w:rsid w:val="00EC0EF8"/>
    <w:rsid w:val="00EC1184"/>
    <w:rsid w:val="00EC2453"/>
    <w:rsid w:val="00EC52CB"/>
    <w:rsid w:val="00EC54F3"/>
    <w:rsid w:val="00EC6F02"/>
    <w:rsid w:val="00EC7CDB"/>
    <w:rsid w:val="00EC7DB5"/>
    <w:rsid w:val="00ED0091"/>
    <w:rsid w:val="00ED0770"/>
    <w:rsid w:val="00ED1789"/>
    <w:rsid w:val="00ED2DA4"/>
    <w:rsid w:val="00ED33A0"/>
    <w:rsid w:val="00ED67F7"/>
    <w:rsid w:val="00ED76F1"/>
    <w:rsid w:val="00EE294B"/>
    <w:rsid w:val="00EE33D2"/>
    <w:rsid w:val="00EE355D"/>
    <w:rsid w:val="00EE4AD3"/>
    <w:rsid w:val="00EE4D07"/>
    <w:rsid w:val="00EE6125"/>
    <w:rsid w:val="00EE77A3"/>
    <w:rsid w:val="00EF096A"/>
    <w:rsid w:val="00EF1E7E"/>
    <w:rsid w:val="00EF3E20"/>
    <w:rsid w:val="00EF58B9"/>
    <w:rsid w:val="00EF5D45"/>
    <w:rsid w:val="00EF64CC"/>
    <w:rsid w:val="00EF73BF"/>
    <w:rsid w:val="00F0001A"/>
    <w:rsid w:val="00F01BFF"/>
    <w:rsid w:val="00F01E77"/>
    <w:rsid w:val="00F022CE"/>
    <w:rsid w:val="00F03737"/>
    <w:rsid w:val="00F03C0E"/>
    <w:rsid w:val="00F0541C"/>
    <w:rsid w:val="00F05D88"/>
    <w:rsid w:val="00F068EE"/>
    <w:rsid w:val="00F06A86"/>
    <w:rsid w:val="00F06A97"/>
    <w:rsid w:val="00F06E19"/>
    <w:rsid w:val="00F0706B"/>
    <w:rsid w:val="00F1030C"/>
    <w:rsid w:val="00F11739"/>
    <w:rsid w:val="00F11CD8"/>
    <w:rsid w:val="00F12587"/>
    <w:rsid w:val="00F128F3"/>
    <w:rsid w:val="00F1322E"/>
    <w:rsid w:val="00F13D1B"/>
    <w:rsid w:val="00F14916"/>
    <w:rsid w:val="00F15947"/>
    <w:rsid w:val="00F17B58"/>
    <w:rsid w:val="00F22116"/>
    <w:rsid w:val="00F2272A"/>
    <w:rsid w:val="00F22A72"/>
    <w:rsid w:val="00F24226"/>
    <w:rsid w:val="00F24F98"/>
    <w:rsid w:val="00F25188"/>
    <w:rsid w:val="00F26098"/>
    <w:rsid w:val="00F27A09"/>
    <w:rsid w:val="00F32442"/>
    <w:rsid w:val="00F325EE"/>
    <w:rsid w:val="00F32DF4"/>
    <w:rsid w:val="00F34225"/>
    <w:rsid w:val="00F34EA4"/>
    <w:rsid w:val="00F3550A"/>
    <w:rsid w:val="00F3595F"/>
    <w:rsid w:val="00F359D8"/>
    <w:rsid w:val="00F41044"/>
    <w:rsid w:val="00F42BE6"/>
    <w:rsid w:val="00F4363E"/>
    <w:rsid w:val="00F43E27"/>
    <w:rsid w:val="00F43E2C"/>
    <w:rsid w:val="00F454E0"/>
    <w:rsid w:val="00F46968"/>
    <w:rsid w:val="00F46C3A"/>
    <w:rsid w:val="00F46CEA"/>
    <w:rsid w:val="00F50A88"/>
    <w:rsid w:val="00F51A6B"/>
    <w:rsid w:val="00F51E0E"/>
    <w:rsid w:val="00F52FE0"/>
    <w:rsid w:val="00F54603"/>
    <w:rsid w:val="00F54820"/>
    <w:rsid w:val="00F55072"/>
    <w:rsid w:val="00F55E4A"/>
    <w:rsid w:val="00F575AF"/>
    <w:rsid w:val="00F62083"/>
    <w:rsid w:val="00F636E7"/>
    <w:rsid w:val="00F64A96"/>
    <w:rsid w:val="00F64FD8"/>
    <w:rsid w:val="00F65186"/>
    <w:rsid w:val="00F66E99"/>
    <w:rsid w:val="00F677A1"/>
    <w:rsid w:val="00F67FF1"/>
    <w:rsid w:val="00F709A0"/>
    <w:rsid w:val="00F719DB"/>
    <w:rsid w:val="00F72DF0"/>
    <w:rsid w:val="00F73749"/>
    <w:rsid w:val="00F739B5"/>
    <w:rsid w:val="00F746F4"/>
    <w:rsid w:val="00F7558E"/>
    <w:rsid w:val="00F767FF"/>
    <w:rsid w:val="00F76EC1"/>
    <w:rsid w:val="00F76F52"/>
    <w:rsid w:val="00F777DB"/>
    <w:rsid w:val="00F8015A"/>
    <w:rsid w:val="00F81901"/>
    <w:rsid w:val="00F81FB4"/>
    <w:rsid w:val="00F82BEA"/>
    <w:rsid w:val="00F82DDA"/>
    <w:rsid w:val="00F842A1"/>
    <w:rsid w:val="00F84CB7"/>
    <w:rsid w:val="00F84D74"/>
    <w:rsid w:val="00F907B1"/>
    <w:rsid w:val="00F907C2"/>
    <w:rsid w:val="00F91579"/>
    <w:rsid w:val="00F91BEB"/>
    <w:rsid w:val="00F921C5"/>
    <w:rsid w:val="00F9501E"/>
    <w:rsid w:val="00F95AC5"/>
    <w:rsid w:val="00F9658A"/>
    <w:rsid w:val="00F9695E"/>
    <w:rsid w:val="00F97212"/>
    <w:rsid w:val="00F9776B"/>
    <w:rsid w:val="00F97C33"/>
    <w:rsid w:val="00FA0955"/>
    <w:rsid w:val="00FA0DCB"/>
    <w:rsid w:val="00FA0FF5"/>
    <w:rsid w:val="00FA11A3"/>
    <w:rsid w:val="00FA144A"/>
    <w:rsid w:val="00FA2A2D"/>
    <w:rsid w:val="00FA3C5C"/>
    <w:rsid w:val="00FA6049"/>
    <w:rsid w:val="00FB02AA"/>
    <w:rsid w:val="00FB207B"/>
    <w:rsid w:val="00FB2FD0"/>
    <w:rsid w:val="00FB3290"/>
    <w:rsid w:val="00FB3A99"/>
    <w:rsid w:val="00FB54D0"/>
    <w:rsid w:val="00FB6597"/>
    <w:rsid w:val="00FB6AA1"/>
    <w:rsid w:val="00FB6EF1"/>
    <w:rsid w:val="00FB7538"/>
    <w:rsid w:val="00FC057E"/>
    <w:rsid w:val="00FC1F6F"/>
    <w:rsid w:val="00FC229A"/>
    <w:rsid w:val="00FC2D30"/>
    <w:rsid w:val="00FC350C"/>
    <w:rsid w:val="00FC387D"/>
    <w:rsid w:val="00FC3881"/>
    <w:rsid w:val="00FC3F95"/>
    <w:rsid w:val="00FC4A57"/>
    <w:rsid w:val="00FC5CA9"/>
    <w:rsid w:val="00FC6DF9"/>
    <w:rsid w:val="00FC70BA"/>
    <w:rsid w:val="00FC750D"/>
    <w:rsid w:val="00FD26B2"/>
    <w:rsid w:val="00FD28D5"/>
    <w:rsid w:val="00FD3EA2"/>
    <w:rsid w:val="00FD4743"/>
    <w:rsid w:val="00FD574B"/>
    <w:rsid w:val="00FE0E49"/>
    <w:rsid w:val="00FE1408"/>
    <w:rsid w:val="00FE1CEF"/>
    <w:rsid w:val="00FE24F3"/>
    <w:rsid w:val="00FE37EE"/>
    <w:rsid w:val="00FE3AC7"/>
    <w:rsid w:val="00FE4F9C"/>
    <w:rsid w:val="00FE5FFB"/>
    <w:rsid w:val="00FE6688"/>
    <w:rsid w:val="00FE7EC6"/>
    <w:rsid w:val="00FF04A1"/>
    <w:rsid w:val="00FF0D76"/>
    <w:rsid w:val="00FF1F8D"/>
    <w:rsid w:val="00FF21DE"/>
    <w:rsid w:val="00FF2359"/>
    <w:rsid w:val="00FF3F4A"/>
    <w:rsid w:val="00FF42E6"/>
    <w:rsid w:val="00FF4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098AE"/>
  <w15:chartTrackingRefBased/>
  <w15:docId w15:val="{38F943A8-0241-324A-B800-AAB597B03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uiPriority="99"/>
    <w:lsdException w:name="footnote text" w:locked="1" w:uiPriority="99"/>
    <w:lsdException w:name="annotation text" w:locked="1"/>
    <w:lsdException w:name="header" w:locked="1"/>
    <w:lsdException w:name="footer" w:locked="1"/>
    <w:lsdException w:name="caption" w:locked="1" w:qFormat="1"/>
    <w:lsdException w:name="table of figures" w:uiPriority="99"/>
    <w:lsdException w:name="footnote reference" w:locked="1" w:uiPriority="99"/>
    <w:lsdException w:name="annotation reference" w:locked="1" w:uiPriority="99"/>
    <w:lsdException w:name="page number" w:locked="1"/>
    <w:lsdException w:name="List Bullet" w:locked="1"/>
    <w:lsdException w:name="List 4" w:locked="1"/>
    <w:lsdException w:name="Title" w:locked="1" w:qFormat="1"/>
    <w:lsdException w:name="Default Paragraph Font" w:locked="1"/>
    <w:lsdException w:name="Body Text" w:locked="1"/>
    <w:lsdException w:name="Body Text Indent" w:locked="1"/>
    <w:lsdException w:name="Subtitle" w:locked="1" w:qFormat="1"/>
    <w:lsdException w:name="Body Text 2" w:locked="1"/>
    <w:lsdException w:name="Block Text" w:locked="1"/>
    <w:lsdException w:name="Hyperlink" w:uiPriority="99"/>
    <w:lsdException w:name="FollowedHyperlink" w:locked="1"/>
    <w:lsdException w:name="Strong" w:locked="1" w:qFormat="1"/>
    <w:lsdException w:name="Emphasis" w:locked="1" w:qFormat="1"/>
    <w:lsdException w:name="Normal (Web)" w:uiPriority="99"/>
    <w:lsdException w:name="Normal Table" w:semiHidden="1" w:unhideWhenUsed="1"/>
    <w:lsdException w:name="annotation subject" w:lock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locked="1"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74F1"/>
    <w:pPr>
      <w:spacing w:after="200" w:line="276" w:lineRule="auto"/>
      <w:jc w:val="both"/>
      <w:pPrChange w:id="0" w:author="Miguel Ferreira" w:date="2018-12-17T15:05:00Z">
        <w:pPr>
          <w:spacing w:after="200" w:line="276" w:lineRule="auto"/>
        </w:pPr>
      </w:pPrChange>
    </w:pPr>
    <w:rPr>
      <w:rFonts w:eastAsia="Times New Roman"/>
      <w:sz w:val="22"/>
      <w:szCs w:val="22"/>
      <w:lang w:val="en-GB"/>
      <w:rPrChange w:id="0" w:author="Miguel Ferreira" w:date="2018-12-17T15:05:00Z">
        <w:rPr>
          <w:rFonts w:ascii="Calibri" w:hAnsi="Calibri"/>
          <w:sz w:val="22"/>
          <w:szCs w:val="22"/>
          <w:lang w:val="da-DK" w:eastAsia="en-US" w:bidi="ar-SA"/>
        </w:rPr>
      </w:rPrChange>
    </w:rPr>
  </w:style>
  <w:style w:type="paragraph" w:styleId="Heading1">
    <w:name w:val="heading 1"/>
    <w:basedOn w:val="Normal"/>
    <w:link w:val="Heading1Char"/>
    <w:qFormat/>
    <w:rsid w:val="00670A40"/>
    <w:pPr>
      <w:numPr>
        <w:numId w:val="46"/>
      </w:numPr>
      <w:spacing w:before="100" w:beforeAutospacing="1" w:after="100" w:afterAutospacing="1" w:line="240" w:lineRule="auto"/>
      <w:outlineLvl w:val="0"/>
    </w:pPr>
    <w:rPr>
      <w:b/>
      <w:sz w:val="32"/>
      <w:szCs w:val="32"/>
    </w:rPr>
  </w:style>
  <w:style w:type="paragraph" w:styleId="Heading2">
    <w:name w:val="heading 2"/>
    <w:basedOn w:val="Subtitle"/>
    <w:next w:val="Normal"/>
    <w:link w:val="Heading2Char"/>
    <w:uiPriority w:val="9"/>
    <w:qFormat/>
    <w:rsid w:val="00B1517C"/>
    <w:pPr>
      <w:keepLines/>
      <w:numPr>
        <w:ilvl w:val="1"/>
        <w:numId w:val="13"/>
      </w:numPr>
      <w:spacing w:before="200" w:after="240"/>
      <w:ind w:left="431" w:hanging="431"/>
      <w:outlineLvl w:val="1"/>
      <w:pPrChange w:id="1" w:author="Miguel Ferreira" w:date="2018-12-17T14:34:00Z">
        <w:pPr>
          <w:keepNext/>
          <w:keepLines/>
          <w:numPr>
            <w:ilvl w:val="1"/>
            <w:numId w:val="13"/>
          </w:numPr>
          <w:suppressAutoHyphens/>
          <w:spacing w:before="200" w:after="240" w:line="276" w:lineRule="auto"/>
          <w:ind w:left="792" w:hanging="432"/>
          <w:outlineLvl w:val="1"/>
        </w:pPr>
      </w:pPrChange>
    </w:pPr>
    <w:rPr>
      <w:b/>
      <w:lang w:val="en-US"/>
      <w:rPrChange w:id="1" w:author="Miguel Ferreira" w:date="2018-12-17T14:34:00Z">
        <w:rPr>
          <w:rFonts w:ascii="Liberation Sans" w:eastAsia="Microsoft YaHei" w:hAnsi="Liberation Sans" w:cs="Mangal"/>
          <w:b/>
          <w:sz w:val="28"/>
          <w:szCs w:val="28"/>
          <w:lang w:val="en-US" w:eastAsia="en-US" w:bidi="ar-SA"/>
        </w:rPr>
      </w:rPrChange>
    </w:rPr>
  </w:style>
  <w:style w:type="paragraph" w:styleId="Heading3">
    <w:name w:val="heading 3"/>
    <w:basedOn w:val="Normal"/>
    <w:next w:val="Normal"/>
    <w:link w:val="Heading3Char"/>
    <w:uiPriority w:val="9"/>
    <w:qFormat/>
    <w:rsid w:val="009D0A5D"/>
    <w:pPr>
      <w:keepNext/>
      <w:keepLines/>
      <w:numPr>
        <w:ilvl w:val="2"/>
        <w:numId w:val="13"/>
      </w:numPr>
      <w:spacing w:before="200" w:after="0"/>
      <w:outlineLvl w:val="2"/>
    </w:pPr>
    <w:rPr>
      <w:b/>
      <w:i/>
    </w:rPr>
  </w:style>
  <w:style w:type="paragraph" w:styleId="Heading4">
    <w:name w:val="heading 4"/>
    <w:basedOn w:val="Normal"/>
    <w:next w:val="Normal"/>
    <w:link w:val="Heading4Char"/>
    <w:uiPriority w:val="9"/>
    <w:qFormat/>
    <w:rsid w:val="009D0A5D"/>
    <w:pPr>
      <w:keepNext/>
      <w:keepLines/>
      <w:numPr>
        <w:ilvl w:val="3"/>
        <w:numId w:val="13"/>
      </w:numPr>
      <w:spacing w:before="200" w:after="0"/>
      <w:outlineLvl w:val="3"/>
    </w:pPr>
    <w:rPr>
      <w:rFonts w:ascii="Cambria" w:eastAsia="MS Gothic" w:hAnsi="Cambria"/>
      <w:b/>
      <w:bCs/>
      <w:i/>
      <w:iCs/>
      <w:color w:val="4F81BD"/>
    </w:rPr>
  </w:style>
  <w:style w:type="paragraph" w:styleId="Heading5">
    <w:name w:val="heading 5"/>
    <w:basedOn w:val="Normal"/>
    <w:next w:val="Normal"/>
    <w:link w:val="Heading5Char"/>
    <w:autoRedefine/>
    <w:qFormat/>
    <w:rsid w:val="009D0A5D"/>
    <w:pPr>
      <w:numPr>
        <w:ilvl w:val="4"/>
        <w:numId w:val="13"/>
      </w:numPr>
      <w:spacing w:before="240" w:after="60" w:line="240" w:lineRule="auto"/>
      <w:outlineLvl w:val="4"/>
    </w:pPr>
    <w:rPr>
      <w:rFonts w:ascii="Arial" w:eastAsia="Calibri" w:hAnsi="Arial" w:cs="Arial"/>
      <w:sz w:val="24"/>
      <w:szCs w:val="20"/>
      <w:lang w:val="sv-SE" w:eastAsia="sv-SE"/>
    </w:rPr>
  </w:style>
  <w:style w:type="paragraph" w:styleId="Heading6">
    <w:name w:val="heading 6"/>
    <w:basedOn w:val="Normal"/>
    <w:next w:val="Normal"/>
    <w:link w:val="Heading6Char"/>
    <w:autoRedefine/>
    <w:qFormat/>
    <w:rsid w:val="00D64771"/>
    <w:pPr>
      <w:spacing w:before="240" w:after="60" w:line="240" w:lineRule="auto"/>
      <w:outlineLvl w:val="5"/>
    </w:pPr>
    <w:rPr>
      <w:rFonts w:ascii="Times New Roman" w:eastAsia="Calibri" w:hAnsi="Times New Roman"/>
      <w:b/>
      <w:bCs/>
      <w:iCs/>
      <w:sz w:val="28"/>
      <w:szCs w:val="24"/>
      <w:lang w:val="sv-SE" w:eastAsia="sv-SE"/>
    </w:rPr>
  </w:style>
  <w:style w:type="paragraph" w:styleId="Heading7">
    <w:name w:val="heading 7"/>
    <w:basedOn w:val="Normal"/>
    <w:next w:val="Normal"/>
    <w:link w:val="Heading7Char"/>
    <w:autoRedefine/>
    <w:qFormat/>
    <w:rsid w:val="00D64771"/>
    <w:pPr>
      <w:numPr>
        <w:numId w:val="5"/>
      </w:numPr>
      <w:spacing w:before="240" w:after="60" w:line="240" w:lineRule="auto"/>
      <w:outlineLvl w:val="6"/>
    </w:pPr>
    <w:rPr>
      <w:rFonts w:ascii="Arial" w:eastAsia="Calibri" w:hAnsi="Arial"/>
      <w:b/>
      <w:bCs/>
      <w:sz w:val="24"/>
      <w:szCs w:val="20"/>
      <w:lang w:val="sv-SE" w:eastAsia="sv-SE"/>
    </w:rPr>
  </w:style>
  <w:style w:type="paragraph" w:styleId="Heading8">
    <w:name w:val="heading 8"/>
    <w:basedOn w:val="Normal"/>
    <w:next w:val="Normal"/>
    <w:link w:val="Heading8Char"/>
    <w:autoRedefine/>
    <w:qFormat/>
    <w:rsid w:val="00D64771"/>
    <w:pPr>
      <w:spacing w:before="240" w:after="240" w:line="240" w:lineRule="auto"/>
      <w:outlineLvl w:val="7"/>
    </w:pPr>
    <w:rPr>
      <w:rFonts w:ascii="Arial" w:eastAsia="Calibri" w:hAnsi="Arial"/>
      <w:b/>
      <w:sz w:val="24"/>
      <w:szCs w:val="20"/>
      <w:lang w:val="sv-SE" w:eastAsia="sv-SE"/>
    </w:rPr>
  </w:style>
  <w:style w:type="paragraph" w:styleId="Heading9">
    <w:name w:val="heading 9"/>
    <w:basedOn w:val="Normal"/>
    <w:next w:val="Normal"/>
    <w:link w:val="Heading9Char"/>
    <w:qFormat/>
    <w:rsid w:val="00D64771"/>
    <w:pPr>
      <w:numPr>
        <w:ilvl w:val="8"/>
        <w:numId w:val="4"/>
      </w:numPr>
      <w:spacing w:before="240" w:after="60" w:line="240" w:lineRule="auto"/>
      <w:outlineLvl w:val="8"/>
    </w:pPr>
    <w:rPr>
      <w:rFonts w:ascii="Arial" w:eastAsia="Calibri" w:hAnsi="Arial"/>
      <w:b/>
      <w:i/>
      <w:sz w:val="18"/>
      <w:szCs w:val="20"/>
      <w:lang w:val="sv-SE"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rsid w:val="00C802FA"/>
    <w:pPr>
      <w:ind w:left="720"/>
      <w:contextualSpacing/>
    </w:pPr>
  </w:style>
  <w:style w:type="paragraph" w:styleId="Header">
    <w:name w:val="header"/>
    <w:basedOn w:val="Normal"/>
    <w:link w:val="HeaderChar"/>
    <w:rsid w:val="00817BEC"/>
    <w:pPr>
      <w:tabs>
        <w:tab w:val="center" w:pos="4819"/>
        <w:tab w:val="right" w:pos="9638"/>
      </w:tabs>
      <w:spacing w:after="0" w:line="240" w:lineRule="auto"/>
    </w:pPr>
  </w:style>
  <w:style w:type="character" w:customStyle="1" w:styleId="HeaderChar">
    <w:name w:val="Header Char"/>
    <w:link w:val="Header"/>
    <w:locked/>
    <w:rsid w:val="00817BEC"/>
    <w:rPr>
      <w:rFonts w:cs="Times New Roman"/>
    </w:rPr>
  </w:style>
  <w:style w:type="paragraph" w:styleId="Footer">
    <w:name w:val="footer"/>
    <w:basedOn w:val="Normal"/>
    <w:link w:val="FooterChar"/>
    <w:rsid w:val="00817BEC"/>
    <w:pPr>
      <w:tabs>
        <w:tab w:val="center" w:pos="4819"/>
        <w:tab w:val="right" w:pos="9638"/>
      </w:tabs>
      <w:spacing w:after="0" w:line="240" w:lineRule="auto"/>
    </w:pPr>
  </w:style>
  <w:style w:type="character" w:customStyle="1" w:styleId="FooterChar">
    <w:name w:val="Footer Char"/>
    <w:link w:val="Footer"/>
    <w:locked/>
    <w:rsid w:val="00817BEC"/>
    <w:rPr>
      <w:rFonts w:cs="Times New Roman"/>
    </w:rPr>
  </w:style>
  <w:style w:type="character" w:customStyle="1" w:styleId="Heading1Char">
    <w:name w:val="Heading 1 Char"/>
    <w:link w:val="Heading1"/>
    <w:locked/>
    <w:rsid w:val="00670A40"/>
    <w:rPr>
      <w:rFonts w:eastAsia="Times New Roman"/>
      <w:b/>
      <w:sz w:val="32"/>
      <w:szCs w:val="32"/>
      <w:lang w:val="en-GB"/>
    </w:rPr>
  </w:style>
  <w:style w:type="character" w:styleId="Strong">
    <w:name w:val="Strong"/>
    <w:qFormat/>
    <w:rsid w:val="0088132E"/>
    <w:rPr>
      <w:rFonts w:cs="Times New Roman"/>
      <w:b/>
      <w:bCs/>
    </w:rPr>
  </w:style>
  <w:style w:type="character" w:styleId="Hyperlink">
    <w:name w:val="Hyperlink"/>
    <w:uiPriority w:val="99"/>
    <w:rsid w:val="0015286E"/>
    <w:rPr>
      <w:rFonts w:cs="Times New Roman"/>
      <w:color w:val="0000FF"/>
      <w:u w:val="single"/>
    </w:rPr>
  </w:style>
  <w:style w:type="character" w:customStyle="1" w:styleId="Heading2Char">
    <w:name w:val="Heading 2 Char"/>
    <w:link w:val="Heading2"/>
    <w:uiPriority w:val="9"/>
    <w:locked/>
    <w:rsid w:val="00B1517C"/>
    <w:rPr>
      <w:rFonts w:ascii="Liberation Sans" w:eastAsia="Microsoft YaHei" w:hAnsi="Liberation Sans" w:cs="Mangal"/>
      <w:b/>
      <w:sz w:val="28"/>
      <w:szCs w:val="28"/>
    </w:rPr>
  </w:style>
  <w:style w:type="table" w:customStyle="1" w:styleId="LightList-Accent21">
    <w:name w:val="Light List - Accent 21"/>
    <w:rsid w:val="00A36CE7"/>
    <w:rPr>
      <w:rFonts w:eastAsia="Times New Roman"/>
      <w:lang w:val="sv-SE" w:eastAsia="sv-SE"/>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paragraph" w:styleId="BalloonText">
    <w:name w:val="Balloon Text"/>
    <w:basedOn w:val="Normal"/>
    <w:link w:val="BalloonTextChar"/>
    <w:semiHidden/>
    <w:rsid w:val="00A36CE7"/>
    <w:pPr>
      <w:spacing w:after="0" w:line="240" w:lineRule="auto"/>
    </w:pPr>
    <w:rPr>
      <w:rFonts w:ascii="Tahoma" w:hAnsi="Tahoma" w:cs="Tahoma"/>
      <w:sz w:val="16"/>
      <w:szCs w:val="16"/>
    </w:rPr>
  </w:style>
  <w:style w:type="character" w:customStyle="1" w:styleId="BalloonTextChar">
    <w:name w:val="Balloon Text Char"/>
    <w:link w:val="BalloonText"/>
    <w:semiHidden/>
    <w:locked/>
    <w:rsid w:val="00A36CE7"/>
    <w:rPr>
      <w:rFonts w:ascii="Tahoma" w:hAnsi="Tahoma" w:cs="Tahoma"/>
      <w:sz w:val="16"/>
      <w:szCs w:val="16"/>
    </w:rPr>
  </w:style>
  <w:style w:type="paragraph" w:customStyle="1" w:styleId="TOCHeading1">
    <w:name w:val="TOC Heading1"/>
    <w:basedOn w:val="Heading1"/>
    <w:next w:val="Normal"/>
    <w:semiHidden/>
    <w:rsid w:val="00F0706B"/>
    <w:pPr>
      <w:keepNext/>
      <w:keepLines/>
      <w:spacing w:before="480" w:beforeAutospacing="0" w:after="0" w:afterAutospacing="0" w:line="276" w:lineRule="auto"/>
      <w:jc w:val="left"/>
      <w:outlineLvl w:val="9"/>
    </w:pPr>
    <w:rPr>
      <w:rFonts w:ascii="Cambria" w:eastAsia="MS Gothic" w:hAnsi="Cambria"/>
      <w:bCs/>
      <w:color w:val="365F91"/>
      <w:sz w:val="28"/>
      <w:szCs w:val="28"/>
      <w:lang w:val="da-DK" w:eastAsia="da-DK"/>
    </w:rPr>
  </w:style>
  <w:style w:type="paragraph" w:styleId="TOC1">
    <w:name w:val="toc 1"/>
    <w:basedOn w:val="Normal"/>
    <w:next w:val="Normal"/>
    <w:autoRedefine/>
    <w:uiPriority w:val="39"/>
    <w:rsid w:val="007B47A5"/>
    <w:pPr>
      <w:tabs>
        <w:tab w:val="left" w:pos="440"/>
        <w:tab w:val="right" w:leader="dot" w:pos="9639"/>
      </w:tabs>
      <w:spacing w:after="0"/>
    </w:pPr>
    <w:rPr>
      <w:b/>
      <w:noProof/>
    </w:rPr>
  </w:style>
  <w:style w:type="paragraph" w:styleId="TOC2">
    <w:name w:val="toc 2"/>
    <w:basedOn w:val="Normal"/>
    <w:next w:val="Normal"/>
    <w:autoRedefine/>
    <w:uiPriority w:val="39"/>
    <w:rsid w:val="00F0706B"/>
    <w:pPr>
      <w:spacing w:after="100"/>
      <w:ind w:left="220"/>
    </w:pPr>
  </w:style>
  <w:style w:type="character" w:styleId="CommentReference">
    <w:name w:val="annotation reference"/>
    <w:uiPriority w:val="99"/>
    <w:semiHidden/>
    <w:rsid w:val="007C6907"/>
    <w:rPr>
      <w:rFonts w:cs="Times New Roman"/>
      <w:sz w:val="16"/>
      <w:szCs w:val="16"/>
    </w:rPr>
  </w:style>
  <w:style w:type="paragraph" w:styleId="CommentText">
    <w:name w:val="annotation text"/>
    <w:basedOn w:val="Normal"/>
    <w:link w:val="CommentTextChar"/>
    <w:rsid w:val="007C6907"/>
    <w:pPr>
      <w:spacing w:line="240" w:lineRule="auto"/>
    </w:pPr>
    <w:rPr>
      <w:sz w:val="20"/>
      <w:szCs w:val="20"/>
    </w:rPr>
  </w:style>
  <w:style w:type="character" w:customStyle="1" w:styleId="CommentTextChar">
    <w:name w:val="Comment Text Char"/>
    <w:link w:val="CommentText"/>
    <w:locked/>
    <w:rsid w:val="007C6907"/>
    <w:rPr>
      <w:rFonts w:cs="Times New Roman"/>
      <w:sz w:val="20"/>
      <w:szCs w:val="20"/>
    </w:rPr>
  </w:style>
  <w:style w:type="paragraph" w:styleId="CommentSubject">
    <w:name w:val="annotation subject"/>
    <w:basedOn w:val="CommentText"/>
    <w:next w:val="CommentText"/>
    <w:link w:val="CommentSubjectChar"/>
    <w:semiHidden/>
    <w:rsid w:val="007C6907"/>
    <w:rPr>
      <w:b/>
      <w:bCs/>
    </w:rPr>
  </w:style>
  <w:style w:type="character" w:customStyle="1" w:styleId="CommentSubjectChar">
    <w:name w:val="Comment Subject Char"/>
    <w:link w:val="CommentSubject"/>
    <w:semiHidden/>
    <w:locked/>
    <w:rsid w:val="007C6907"/>
    <w:rPr>
      <w:rFonts w:cs="Times New Roman"/>
      <w:b/>
      <w:bCs/>
      <w:sz w:val="20"/>
      <w:szCs w:val="20"/>
    </w:rPr>
  </w:style>
  <w:style w:type="paragraph" w:styleId="Caption">
    <w:name w:val="caption"/>
    <w:basedOn w:val="Normal"/>
    <w:next w:val="Normal"/>
    <w:qFormat/>
    <w:rsid w:val="00642BB4"/>
    <w:pPr>
      <w:keepNext/>
      <w:spacing w:line="240" w:lineRule="auto"/>
      <w:jc w:val="center"/>
    </w:pPr>
    <w:rPr>
      <w:bCs/>
      <w:sz w:val="18"/>
      <w:szCs w:val="18"/>
      <w:lang w:val="en-US"/>
    </w:rPr>
  </w:style>
  <w:style w:type="paragraph" w:styleId="TableofFigures">
    <w:name w:val="table of figures"/>
    <w:basedOn w:val="Normal"/>
    <w:next w:val="Normal"/>
    <w:uiPriority w:val="99"/>
    <w:rsid w:val="00642BB4"/>
    <w:pPr>
      <w:spacing w:after="0"/>
    </w:pPr>
  </w:style>
  <w:style w:type="paragraph" w:styleId="FootnoteText">
    <w:name w:val="footnote text"/>
    <w:basedOn w:val="Normal"/>
    <w:link w:val="FootnoteTextChar"/>
    <w:uiPriority w:val="99"/>
    <w:rsid w:val="00FF2359"/>
    <w:pPr>
      <w:spacing w:after="0" w:line="240" w:lineRule="auto"/>
    </w:pPr>
    <w:rPr>
      <w:sz w:val="20"/>
      <w:szCs w:val="20"/>
    </w:rPr>
  </w:style>
  <w:style w:type="character" w:customStyle="1" w:styleId="FootnoteTextChar">
    <w:name w:val="Footnote Text Char"/>
    <w:link w:val="FootnoteText"/>
    <w:uiPriority w:val="99"/>
    <w:locked/>
    <w:rsid w:val="00FF2359"/>
    <w:rPr>
      <w:rFonts w:cs="Times New Roman"/>
      <w:sz w:val="20"/>
      <w:szCs w:val="20"/>
    </w:rPr>
  </w:style>
  <w:style w:type="character" w:styleId="FootnoteReference">
    <w:name w:val="footnote reference"/>
    <w:uiPriority w:val="99"/>
    <w:rsid w:val="00FF2359"/>
    <w:rPr>
      <w:rFonts w:cs="Times New Roman"/>
      <w:vertAlign w:val="superscript"/>
    </w:rPr>
  </w:style>
  <w:style w:type="character" w:styleId="FollowedHyperlink">
    <w:name w:val="FollowedHyperlink"/>
    <w:rsid w:val="00726208"/>
    <w:rPr>
      <w:rFonts w:cs="Times New Roman"/>
      <w:color w:val="800080"/>
      <w:u w:val="single"/>
    </w:rPr>
  </w:style>
  <w:style w:type="character" w:customStyle="1" w:styleId="Heading3Char">
    <w:name w:val="Heading 3 Char"/>
    <w:link w:val="Heading3"/>
    <w:uiPriority w:val="9"/>
    <w:locked/>
    <w:rsid w:val="009D0A5D"/>
    <w:rPr>
      <w:rFonts w:eastAsia="Times New Roman"/>
      <w:b/>
      <w:i/>
      <w:sz w:val="22"/>
      <w:szCs w:val="22"/>
      <w:lang w:eastAsia="en-US"/>
    </w:rPr>
  </w:style>
  <w:style w:type="paragraph" w:styleId="TOC3">
    <w:name w:val="toc 3"/>
    <w:basedOn w:val="Normal"/>
    <w:next w:val="Normal"/>
    <w:autoRedefine/>
    <w:uiPriority w:val="39"/>
    <w:rsid w:val="00BF7433"/>
    <w:pPr>
      <w:spacing w:after="100"/>
      <w:ind w:left="440"/>
    </w:pPr>
  </w:style>
  <w:style w:type="table" w:styleId="TableGrid">
    <w:name w:val="Table Grid"/>
    <w:basedOn w:val="TableNormal"/>
    <w:rsid w:val="00104F7D"/>
    <w:rPr>
      <w:rFonts w:eastAsia="Times New Roma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locked/>
    <w:rsid w:val="009D0A5D"/>
    <w:rPr>
      <w:rFonts w:ascii="Cambria" w:eastAsia="MS Gothic" w:hAnsi="Cambria"/>
      <w:b/>
      <w:bCs/>
      <w:i/>
      <w:iCs/>
      <w:color w:val="4F81BD"/>
      <w:sz w:val="22"/>
      <w:szCs w:val="22"/>
      <w:lang w:val="da-DK" w:eastAsia="en-US"/>
    </w:rPr>
  </w:style>
  <w:style w:type="paragraph" w:customStyle="1" w:styleId="Revision1">
    <w:name w:val="Revision1"/>
    <w:hidden/>
    <w:semiHidden/>
    <w:rsid w:val="009518A3"/>
    <w:rPr>
      <w:rFonts w:eastAsia="Times New Roman"/>
      <w:sz w:val="22"/>
      <w:szCs w:val="22"/>
      <w:lang w:val="da-DK"/>
    </w:rPr>
  </w:style>
  <w:style w:type="paragraph" w:styleId="Title">
    <w:name w:val="Title"/>
    <w:basedOn w:val="Normal"/>
    <w:link w:val="TitleChar"/>
    <w:qFormat/>
    <w:rsid w:val="009518A3"/>
    <w:pPr>
      <w:keepNext/>
      <w:suppressAutoHyphens/>
      <w:spacing w:before="240" w:after="120"/>
    </w:pPr>
    <w:rPr>
      <w:rFonts w:ascii="Liberation Sans" w:eastAsia="Microsoft YaHei" w:hAnsi="Liberation Sans" w:cs="Mangal"/>
      <w:sz w:val="28"/>
      <w:szCs w:val="28"/>
    </w:rPr>
  </w:style>
  <w:style w:type="character" w:customStyle="1" w:styleId="TitleChar">
    <w:name w:val="Title Char"/>
    <w:link w:val="Title"/>
    <w:locked/>
    <w:rsid w:val="009518A3"/>
    <w:rPr>
      <w:rFonts w:ascii="Liberation Sans" w:eastAsia="Microsoft YaHei" w:hAnsi="Liberation Sans" w:cs="Mangal"/>
      <w:sz w:val="28"/>
      <w:szCs w:val="28"/>
      <w:lang w:val="en-GB" w:eastAsia="x-none"/>
    </w:rPr>
  </w:style>
  <w:style w:type="paragraph" w:styleId="Subtitle">
    <w:name w:val="Subtitle"/>
    <w:basedOn w:val="Normal"/>
    <w:link w:val="SubtitleChar"/>
    <w:qFormat/>
    <w:rsid w:val="009518A3"/>
    <w:pPr>
      <w:keepNext/>
      <w:suppressAutoHyphens/>
      <w:spacing w:before="240" w:after="120"/>
    </w:pPr>
    <w:rPr>
      <w:rFonts w:ascii="Liberation Sans" w:eastAsia="Microsoft YaHei" w:hAnsi="Liberation Sans" w:cs="Mangal"/>
      <w:sz w:val="28"/>
      <w:szCs w:val="28"/>
    </w:rPr>
  </w:style>
  <w:style w:type="character" w:customStyle="1" w:styleId="SubtitleChar">
    <w:name w:val="Subtitle Char"/>
    <w:link w:val="Subtitle"/>
    <w:locked/>
    <w:rsid w:val="009518A3"/>
    <w:rPr>
      <w:rFonts w:ascii="Liberation Sans" w:eastAsia="Microsoft YaHei" w:hAnsi="Liberation Sans" w:cs="Mangal"/>
      <w:sz w:val="28"/>
      <w:szCs w:val="28"/>
      <w:lang w:val="en-GB" w:eastAsia="x-none"/>
    </w:rPr>
  </w:style>
  <w:style w:type="paragraph" w:styleId="NormalWeb">
    <w:name w:val="Normal (Web)"/>
    <w:basedOn w:val="Normal"/>
    <w:uiPriority w:val="99"/>
    <w:rsid w:val="009518A3"/>
    <w:pPr>
      <w:spacing w:before="100" w:beforeAutospacing="1" w:after="100" w:afterAutospacing="1" w:line="240" w:lineRule="auto"/>
    </w:pPr>
    <w:rPr>
      <w:rFonts w:ascii="Times New Roman" w:eastAsia="Calibri" w:hAnsi="Times New Roman"/>
      <w:sz w:val="24"/>
      <w:szCs w:val="24"/>
      <w:lang w:eastAsia="da-DK"/>
    </w:rPr>
  </w:style>
  <w:style w:type="paragraph" w:customStyle="1" w:styleId="NoSpacing1">
    <w:name w:val="No Spacing1"/>
    <w:link w:val="NoSpacingChar1"/>
    <w:rsid w:val="001745ED"/>
    <w:rPr>
      <w:rFonts w:eastAsia="MS Mincho"/>
      <w:sz w:val="22"/>
      <w:szCs w:val="22"/>
      <w:lang w:val="da-DK" w:eastAsia="da-DK"/>
    </w:rPr>
  </w:style>
  <w:style w:type="character" w:customStyle="1" w:styleId="NoSpacingChar1">
    <w:name w:val="No Spacing Char1"/>
    <w:link w:val="NoSpacing1"/>
    <w:locked/>
    <w:rsid w:val="001745ED"/>
    <w:rPr>
      <w:rFonts w:eastAsia="MS Mincho" w:cs="Times New Roman"/>
      <w:sz w:val="22"/>
      <w:szCs w:val="22"/>
      <w:lang w:val="da-DK" w:eastAsia="da-DK" w:bidi="ar-SA"/>
    </w:rPr>
  </w:style>
  <w:style w:type="table" w:customStyle="1" w:styleId="LightList-Accent31">
    <w:name w:val="Light List - Accent 31"/>
    <w:rsid w:val="000A251E"/>
    <w:rPr>
      <w:rFonts w:eastAsia="Times New Roman"/>
      <w:lang w:val="sv-SE" w:eastAsia="sv-SE"/>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List-Accent61">
    <w:name w:val="Light List - Accent 61"/>
    <w:rsid w:val="009528F4"/>
    <w:rPr>
      <w:rFonts w:eastAsia="Times New Roman"/>
      <w:lang w:val="sv-SE" w:eastAsia="sv-SE"/>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character" w:customStyle="1" w:styleId="Heading5Char">
    <w:name w:val="Heading 5 Char"/>
    <w:link w:val="Heading5"/>
    <w:locked/>
    <w:rsid w:val="009D0A5D"/>
    <w:rPr>
      <w:rFonts w:ascii="Arial" w:hAnsi="Arial" w:cs="Arial"/>
      <w:sz w:val="24"/>
      <w:lang w:val="sv-SE" w:eastAsia="sv-SE"/>
    </w:rPr>
  </w:style>
  <w:style w:type="character" w:customStyle="1" w:styleId="Heading6Char">
    <w:name w:val="Heading 6 Char"/>
    <w:link w:val="Heading6"/>
    <w:locked/>
    <w:rsid w:val="00D64771"/>
    <w:rPr>
      <w:rFonts w:ascii="Times New Roman" w:hAnsi="Times New Roman" w:cs="Times New Roman"/>
      <w:b/>
      <w:bCs/>
      <w:iCs/>
      <w:sz w:val="24"/>
      <w:szCs w:val="24"/>
      <w:lang w:val="sv-SE" w:eastAsia="sv-SE"/>
    </w:rPr>
  </w:style>
  <w:style w:type="character" w:customStyle="1" w:styleId="Heading7Char">
    <w:name w:val="Heading 7 Char"/>
    <w:link w:val="Heading7"/>
    <w:locked/>
    <w:rsid w:val="00D64771"/>
    <w:rPr>
      <w:rFonts w:ascii="Arial" w:hAnsi="Arial"/>
      <w:b/>
      <w:bCs/>
      <w:sz w:val="24"/>
      <w:lang w:val="sv-SE" w:eastAsia="sv-SE"/>
    </w:rPr>
  </w:style>
  <w:style w:type="character" w:customStyle="1" w:styleId="Heading8Char">
    <w:name w:val="Heading 8 Char"/>
    <w:link w:val="Heading8"/>
    <w:locked/>
    <w:rsid w:val="00D64771"/>
    <w:rPr>
      <w:rFonts w:ascii="Arial" w:hAnsi="Arial" w:cs="Times New Roman"/>
      <w:b/>
      <w:sz w:val="20"/>
      <w:szCs w:val="20"/>
      <w:lang w:val="sv-SE" w:eastAsia="sv-SE"/>
    </w:rPr>
  </w:style>
  <w:style w:type="character" w:customStyle="1" w:styleId="Heading9Char">
    <w:name w:val="Heading 9 Char"/>
    <w:link w:val="Heading9"/>
    <w:locked/>
    <w:rsid w:val="00D64771"/>
    <w:rPr>
      <w:rFonts w:ascii="Arial" w:hAnsi="Arial"/>
      <w:b/>
      <w:i/>
      <w:sz w:val="18"/>
      <w:lang w:val="sv-SE" w:eastAsia="sv-SE"/>
    </w:rPr>
  </w:style>
  <w:style w:type="paragraph" w:styleId="NormalIndent">
    <w:name w:val="Normal Indent"/>
    <w:basedOn w:val="Normal"/>
    <w:link w:val="NormalIndentChar"/>
    <w:uiPriority w:val="99"/>
    <w:rsid w:val="00D64771"/>
    <w:pPr>
      <w:spacing w:after="0" w:line="240" w:lineRule="auto"/>
    </w:pPr>
    <w:rPr>
      <w:rFonts w:ascii="Times New Roman" w:eastAsia="Calibri" w:hAnsi="Times New Roman"/>
      <w:sz w:val="24"/>
      <w:szCs w:val="24"/>
      <w:lang w:val="sv-SE" w:eastAsia="sv-SE"/>
    </w:rPr>
  </w:style>
  <w:style w:type="paragraph" w:customStyle="1" w:styleId="Sidhuvudledtext">
    <w:name w:val="Sidhuvud ledtext"/>
    <w:basedOn w:val="Header"/>
    <w:rsid w:val="00D64771"/>
    <w:pPr>
      <w:tabs>
        <w:tab w:val="clear" w:pos="4819"/>
        <w:tab w:val="clear" w:pos="9638"/>
      </w:tabs>
      <w:spacing w:before="20"/>
      <w:ind w:left="57"/>
    </w:pPr>
    <w:rPr>
      <w:rFonts w:ascii="Times New Roman" w:eastAsia="Calibri" w:hAnsi="Times New Roman"/>
      <w:bCs/>
      <w:sz w:val="20"/>
      <w:szCs w:val="20"/>
      <w:lang w:val="sv-SE" w:eastAsia="sv-SE"/>
    </w:rPr>
  </w:style>
  <w:style w:type="paragraph" w:styleId="ListBullet">
    <w:name w:val="List Bullet"/>
    <w:basedOn w:val="Normal"/>
    <w:autoRedefine/>
    <w:rsid w:val="00D64771"/>
    <w:pPr>
      <w:spacing w:after="0" w:line="240" w:lineRule="auto"/>
      <w:ind w:left="851" w:hanging="851"/>
    </w:pPr>
    <w:rPr>
      <w:rFonts w:ascii="Times New Roman" w:eastAsia="Calibri" w:hAnsi="Times New Roman"/>
      <w:b/>
      <w:sz w:val="24"/>
      <w:szCs w:val="24"/>
      <w:lang w:val="sv-SE" w:eastAsia="sv-SE"/>
    </w:rPr>
  </w:style>
  <w:style w:type="paragraph" w:styleId="BodyText">
    <w:name w:val="Body Text"/>
    <w:basedOn w:val="Normal"/>
    <w:link w:val="BodyTextChar"/>
    <w:rsid w:val="00D64771"/>
    <w:pPr>
      <w:spacing w:after="0" w:line="240" w:lineRule="auto"/>
    </w:pPr>
    <w:rPr>
      <w:rFonts w:ascii="Arial" w:eastAsia="Calibri" w:hAnsi="Arial"/>
      <w:sz w:val="20"/>
      <w:szCs w:val="24"/>
      <w:lang w:val="sv-SE" w:eastAsia="sv-SE"/>
    </w:rPr>
  </w:style>
  <w:style w:type="character" w:customStyle="1" w:styleId="BodyTextChar">
    <w:name w:val="Body Text Char"/>
    <w:link w:val="BodyText"/>
    <w:locked/>
    <w:rsid w:val="00D64771"/>
    <w:rPr>
      <w:rFonts w:ascii="Arial" w:hAnsi="Arial" w:cs="Times New Roman"/>
      <w:sz w:val="24"/>
      <w:szCs w:val="24"/>
      <w:lang w:val="sv-SE" w:eastAsia="sv-SE"/>
    </w:rPr>
  </w:style>
  <w:style w:type="paragraph" w:customStyle="1" w:styleId="Tabelltext">
    <w:name w:val="Tabelltext"/>
    <w:basedOn w:val="Normal"/>
    <w:rsid w:val="00D64771"/>
    <w:pPr>
      <w:keepNext/>
      <w:tabs>
        <w:tab w:val="center" w:pos="4536"/>
        <w:tab w:val="right" w:pos="9072"/>
      </w:tabs>
      <w:spacing w:after="60" w:line="240" w:lineRule="auto"/>
    </w:pPr>
    <w:rPr>
      <w:rFonts w:ascii="Arial" w:eastAsia="Calibri" w:hAnsi="Arial"/>
      <w:sz w:val="16"/>
      <w:szCs w:val="24"/>
      <w:lang w:val="sv-SE" w:eastAsia="sv-SE"/>
    </w:rPr>
  </w:style>
  <w:style w:type="paragraph" w:customStyle="1" w:styleId="Tabelledtext">
    <w:name w:val="Tabelledtext"/>
    <w:basedOn w:val="Normal"/>
    <w:rsid w:val="00D64771"/>
    <w:pPr>
      <w:spacing w:after="60" w:line="240" w:lineRule="auto"/>
    </w:pPr>
    <w:rPr>
      <w:rFonts w:ascii="Times New Roman" w:eastAsia="Calibri" w:hAnsi="Times New Roman"/>
      <w:sz w:val="24"/>
      <w:szCs w:val="24"/>
      <w:lang w:val="sv-SE" w:eastAsia="sv-SE"/>
    </w:rPr>
  </w:style>
  <w:style w:type="paragraph" w:customStyle="1" w:styleId="Tabellrubrik">
    <w:name w:val="Tabellrubrik"/>
    <w:basedOn w:val="Normal"/>
    <w:rsid w:val="00D64771"/>
    <w:pPr>
      <w:tabs>
        <w:tab w:val="left" w:pos="3960"/>
      </w:tabs>
      <w:spacing w:after="60" w:line="240" w:lineRule="auto"/>
    </w:pPr>
    <w:rPr>
      <w:rFonts w:ascii="Arial" w:eastAsia="Calibri" w:hAnsi="Arial" w:cs="Arial"/>
      <w:bCs/>
      <w:sz w:val="20"/>
      <w:szCs w:val="24"/>
      <w:lang w:val="sv-SE" w:eastAsia="sv-SE"/>
    </w:rPr>
  </w:style>
  <w:style w:type="paragraph" w:styleId="BodyTextIndent">
    <w:name w:val="Body Text Indent"/>
    <w:basedOn w:val="Normal"/>
    <w:link w:val="BodyTextIndentChar"/>
    <w:rsid w:val="00D64771"/>
    <w:pPr>
      <w:spacing w:after="0" w:line="240" w:lineRule="auto"/>
      <w:ind w:left="360"/>
    </w:pPr>
    <w:rPr>
      <w:rFonts w:ascii="Times New Roman" w:eastAsia="Calibri" w:hAnsi="Times New Roman"/>
      <w:noProof/>
      <w:sz w:val="24"/>
      <w:szCs w:val="20"/>
      <w:lang w:val="sv-SE" w:eastAsia="sv-SE"/>
    </w:rPr>
  </w:style>
  <w:style w:type="character" w:customStyle="1" w:styleId="BodyTextIndentChar">
    <w:name w:val="Body Text Indent Char"/>
    <w:link w:val="BodyTextIndent"/>
    <w:locked/>
    <w:rsid w:val="00D64771"/>
    <w:rPr>
      <w:rFonts w:ascii="Times New Roman" w:hAnsi="Times New Roman" w:cs="Times New Roman"/>
      <w:noProof/>
      <w:sz w:val="20"/>
      <w:szCs w:val="20"/>
      <w:lang w:val="sv-SE" w:eastAsia="sv-SE"/>
    </w:rPr>
  </w:style>
  <w:style w:type="paragraph" w:customStyle="1" w:styleId="LedtextExtra">
    <w:name w:val="LedtextExtra"/>
    <w:basedOn w:val="Ledtext"/>
    <w:next w:val="Normal"/>
    <w:rsid w:val="00D64771"/>
    <w:pPr>
      <w:keepNext w:val="0"/>
      <w:tabs>
        <w:tab w:val="clear" w:pos="4536"/>
        <w:tab w:val="clear" w:pos="9072"/>
      </w:tabs>
    </w:pPr>
    <w:rPr>
      <w:rFonts w:ascii="Times New Roman" w:hAnsi="Times New Roman"/>
      <w:sz w:val="24"/>
    </w:rPr>
  </w:style>
  <w:style w:type="paragraph" w:customStyle="1" w:styleId="Ledtext">
    <w:name w:val="Ledtext"/>
    <w:basedOn w:val="Normal"/>
    <w:next w:val="Normal"/>
    <w:rsid w:val="00D64771"/>
    <w:pPr>
      <w:keepNext/>
      <w:tabs>
        <w:tab w:val="center" w:pos="4536"/>
        <w:tab w:val="right" w:pos="9072"/>
      </w:tabs>
      <w:spacing w:after="60" w:line="240" w:lineRule="auto"/>
    </w:pPr>
    <w:rPr>
      <w:rFonts w:ascii="Arial" w:eastAsia="Calibri" w:hAnsi="Arial"/>
      <w:bCs/>
      <w:sz w:val="16"/>
      <w:szCs w:val="24"/>
      <w:lang w:val="sv-SE" w:eastAsia="sv-SE"/>
    </w:rPr>
  </w:style>
  <w:style w:type="paragraph" w:styleId="BlockText">
    <w:name w:val="Block Text"/>
    <w:basedOn w:val="Normal"/>
    <w:rsid w:val="00D64771"/>
    <w:pPr>
      <w:spacing w:after="0" w:line="240" w:lineRule="auto"/>
      <w:ind w:left="357"/>
    </w:pPr>
    <w:rPr>
      <w:rFonts w:ascii="Times New Roman" w:eastAsia="Calibri" w:hAnsi="Times New Roman"/>
      <w:sz w:val="24"/>
      <w:szCs w:val="20"/>
      <w:lang w:val="sv-SE" w:eastAsia="sv-SE"/>
    </w:rPr>
  </w:style>
  <w:style w:type="paragraph" w:styleId="TOC4">
    <w:name w:val="toc 4"/>
    <w:basedOn w:val="Normal"/>
    <w:next w:val="Normal"/>
    <w:autoRedefine/>
    <w:rsid w:val="00D64771"/>
    <w:pPr>
      <w:spacing w:after="0" w:line="240" w:lineRule="auto"/>
      <w:ind w:left="720"/>
    </w:pPr>
    <w:rPr>
      <w:rFonts w:eastAsia="Calibri"/>
      <w:sz w:val="18"/>
      <w:szCs w:val="18"/>
      <w:lang w:val="sv-SE" w:eastAsia="sv-SE"/>
    </w:rPr>
  </w:style>
  <w:style w:type="paragraph" w:styleId="TOC5">
    <w:name w:val="toc 5"/>
    <w:basedOn w:val="Normal"/>
    <w:next w:val="Normal"/>
    <w:autoRedefine/>
    <w:rsid w:val="00D64771"/>
    <w:pPr>
      <w:spacing w:after="0" w:line="240" w:lineRule="auto"/>
      <w:ind w:left="960"/>
    </w:pPr>
    <w:rPr>
      <w:rFonts w:eastAsia="Calibri"/>
      <w:sz w:val="18"/>
      <w:szCs w:val="18"/>
      <w:lang w:val="sv-SE" w:eastAsia="sv-SE"/>
    </w:rPr>
  </w:style>
  <w:style w:type="paragraph" w:styleId="TOC6">
    <w:name w:val="toc 6"/>
    <w:basedOn w:val="Normal"/>
    <w:next w:val="Normal"/>
    <w:autoRedefine/>
    <w:rsid w:val="00D64771"/>
    <w:pPr>
      <w:spacing w:after="0" w:line="240" w:lineRule="auto"/>
      <w:ind w:left="1200"/>
    </w:pPr>
    <w:rPr>
      <w:rFonts w:eastAsia="Calibri"/>
      <w:sz w:val="18"/>
      <w:szCs w:val="18"/>
      <w:lang w:val="sv-SE" w:eastAsia="sv-SE"/>
    </w:rPr>
  </w:style>
  <w:style w:type="paragraph" w:styleId="TOC7">
    <w:name w:val="toc 7"/>
    <w:basedOn w:val="Normal"/>
    <w:next w:val="Normal"/>
    <w:autoRedefine/>
    <w:rsid w:val="00D64771"/>
    <w:pPr>
      <w:spacing w:after="0" w:line="240" w:lineRule="auto"/>
      <w:ind w:left="1440"/>
    </w:pPr>
    <w:rPr>
      <w:rFonts w:eastAsia="Calibri"/>
      <w:sz w:val="18"/>
      <w:szCs w:val="18"/>
      <w:lang w:val="sv-SE" w:eastAsia="sv-SE"/>
    </w:rPr>
  </w:style>
  <w:style w:type="paragraph" w:styleId="TOC8">
    <w:name w:val="toc 8"/>
    <w:basedOn w:val="Normal"/>
    <w:next w:val="Normal"/>
    <w:autoRedefine/>
    <w:rsid w:val="00D64771"/>
    <w:pPr>
      <w:spacing w:after="0" w:line="240" w:lineRule="auto"/>
      <w:ind w:left="1680"/>
    </w:pPr>
    <w:rPr>
      <w:rFonts w:eastAsia="Calibri"/>
      <w:sz w:val="18"/>
      <w:szCs w:val="18"/>
      <w:lang w:val="sv-SE" w:eastAsia="sv-SE"/>
    </w:rPr>
  </w:style>
  <w:style w:type="paragraph" w:styleId="TOC9">
    <w:name w:val="toc 9"/>
    <w:basedOn w:val="Normal"/>
    <w:next w:val="Normal"/>
    <w:autoRedefine/>
    <w:rsid w:val="00D64771"/>
    <w:pPr>
      <w:spacing w:after="0" w:line="240" w:lineRule="auto"/>
      <w:ind w:left="1920"/>
    </w:pPr>
    <w:rPr>
      <w:rFonts w:eastAsia="Calibri"/>
      <w:sz w:val="18"/>
      <w:szCs w:val="18"/>
      <w:lang w:val="sv-SE" w:eastAsia="sv-SE"/>
    </w:rPr>
  </w:style>
  <w:style w:type="paragraph" w:customStyle="1" w:styleId="abclista">
    <w:name w:val="abclista"/>
    <w:basedOn w:val="Normal"/>
    <w:rsid w:val="00D64771"/>
    <w:pPr>
      <w:spacing w:after="0" w:line="240" w:lineRule="auto"/>
    </w:pPr>
    <w:rPr>
      <w:rFonts w:ascii="Times New Roman" w:eastAsia="Calibri" w:hAnsi="Times New Roman"/>
      <w:sz w:val="24"/>
      <w:szCs w:val="24"/>
      <w:lang w:val="sv-SE" w:eastAsia="sv-SE"/>
    </w:rPr>
  </w:style>
  <w:style w:type="paragraph" w:customStyle="1" w:styleId="Formatmallefter3pt">
    <w:name w:val="Formatmall efter:  3 pt"/>
    <w:basedOn w:val="Normal"/>
    <w:rsid w:val="00D64771"/>
    <w:pPr>
      <w:spacing w:after="60" w:line="240" w:lineRule="auto"/>
    </w:pPr>
    <w:rPr>
      <w:rFonts w:ascii="Times New Roman" w:eastAsia="Calibri" w:hAnsi="Times New Roman"/>
      <w:sz w:val="24"/>
      <w:szCs w:val="20"/>
      <w:lang w:val="sv-SE" w:eastAsia="sv-SE"/>
    </w:rPr>
  </w:style>
  <w:style w:type="table" w:styleId="TableProfessional">
    <w:name w:val="Table Professional"/>
    <w:basedOn w:val="TableNormal"/>
    <w:rsid w:val="00D64771"/>
    <w:rPr>
      <w:rFonts w:ascii="Times New Roman" w:hAnsi="Times New Roman"/>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BodyText2">
    <w:name w:val="Body Text 2"/>
    <w:basedOn w:val="Normal"/>
    <w:link w:val="BodyText2Char"/>
    <w:rsid w:val="00D64771"/>
    <w:pPr>
      <w:spacing w:after="0" w:line="240" w:lineRule="auto"/>
    </w:pPr>
    <w:rPr>
      <w:rFonts w:ascii="Times New Roman" w:eastAsia="Calibri" w:hAnsi="Times New Roman"/>
      <w:color w:val="000000"/>
      <w:sz w:val="24"/>
      <w:szCs w:val="24"/>
      <w:lang w:val="sv-SE" w:eastAsia="sv-SE"/>
    </w:rPr>
  </w:style>
  <w:style w:type="character" w:customStyle="1" w:styleId="BodyText2Char">
    <w:name w:val="Body Text 2 Char"/>
    <w:link w:val="BodyText2"/>
    <w:locked/>
    <w:rsid w:val="00D64771"/>
    <w:rPr>
      <w:rFonts w:ascii="Times New Roman" w:hAnsi="Times New Roman" w:cs="Times New Roman"/>
      <w:color w:val="000000"/>
      <w:sz w:val="24"/>
      <w:szCs w:val="24"/>
      <w:lang w:val="sv-SE" w:eastAsia="sv-SE"/>
    </w:rPr>
  </w:style>
  <w:style w:type="table" w:customStyle="1" w:styleId="Tabellrutnt1">
    <w:name w:val="Tabellrutnät1"/>
    <w:rsid w:val="00D64771"/>
    <w:rPr>
      <w:rFonts w:ascii="Times New Roman" w:hAnsi="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IndentChar">
    <w:name w:val="Normal Indent Char"/>
    <w:link w:val="NormalIndent"/>
    <w:uiPriority w:val="99"/>
    <w:locked/>
    <w:rsid w:val="00D64771"/>
    <w:rPr>
      <w:rFonts w:ascii="Times New Roman" w:hAnsi="Times New Roman"/>
      <w:sz w:val="24"/>
      <w:lang w:val="sv-SE" w:eastAsia="sv-SE"/>
    </w:rPr>
  </w:style>
  <w:style w:type="paragraph" w:customStyle="1" w:styleId="Tabellrubrik2">
    <w:name w:val="Tabellrubrik2"/>
    <w:basedOn w:val="Tabellrubrik"/>
    <w:rsid w:val="00D64771"/>
    <w:rPr>
      <w:lang w:val="de-DE"/>
    </w:rPr>
  </w:style>
  <w:style w:type="paragraph" w:customStyle="1" w:styleId="Rubrik14">
    <w:name w:val="Rubrik 14"/>
    <w:basedOn w:val="Heading6"/>
    <w:rsid w:val="00D64771"/>
  </w:style>
  <w:style w:type="paragraph" w:customStyle="1" w:styleId="Kommentarer2">
    <w:name w:val="Kommentarer2"/>
    <w:basedOn w:val="CommentText"/>
    <w:rsid w:val="00D64771"/>
    <w:pPr>
      <w:spacing w:after="0"/>
    </w:pPr>
    <w:rPr>
      <w:rFonts w:ascii="Arial" w:eastAsia="Calibri" w:hAnsi="Arial" w:cs="Arial"/>
      <w:bCs/>
      <w:szCs w:val="24"/>
      <w:lang w:val="sv-SE" w:eastAsia="sv-SE"/>
    </w:rPr>
  </w:style>
  <w:style w:type="paragraph" w:customStyle="1" w:styleId="Redaktsioon1">
    <w:name w:val="Redaktsioon1"/>
    <w:hidden/>
    <w:semiHidden/>
    <w:rsid w:val="00D64771"/>
    <w:rPr>
      <w:rFonts w:ascii="Times New Roman" w:hAnsi="Times New Roman"/>
      <w:sz w:val="24"/>
      <w:lang w:val="sv-SE" w:eastAsia="sv-SE"/>
    </w:rPr>
  </w:style>
  <w:style w:type="character" w:customStyle="1" w:styleId="CharChar2">
    <w:name w:val="Char Char2"/>
    <w:rsid w:val="00D64771"/>
    <w:rPr>
      <w:sz w:val="24"/>
      <w:lang w:val="sv-SE" w:eastAsia="sv-SE"/>
    </w:rPr>
  </w:style>
  <w:style w:type="paragraph" w:customStyle="1" w:styleId="Default">
    <w:name w:val="Default"/>
    <w:rsid w:val="00D64771"/>
    <w:pPr>
      <w:autoSpaceDE w:val="0"/>
      <w:autoSpaceDN w:val="0"/>
      <w:adjustRightInd w:val="0"/>
    </w:pPr>
    <w:rPr>
      <w:rFonts w:ascii="OrigGarmnd BT" w:hAnsi="OrigGarmnd BT" w:cs="OrigGarmnd BT"/>
      <w:color w:val="000000"/>
      <w:sz w:val="24"/>
      <w:szCs w:val="24"/>
      <w:lang w:val="sv-SE" w:eastAsia="sv-SE"/>
    </w:rPr>
  </w:style>
  <w:style w:type="character" w:styleId="Emphasis">
    <w:name w:val="Emphasis"/>
    <w:qFormat/>
    <w:rsid w:val="00D64771"/>
    <w:rPr>
      <w:i/>
      <w:sz w:val="20"/>
    </w:rPr>
  </w:style>
  <w:style w:type="paragraph" w:customStyle="1" w:styleId="Lptext">
    <w:name w:val="Löptext"/>
    <w:basedOn w:val="Normal"/>
    <w:rsid w:val="00D64771"/>
    <w:pPr>
      <w:suppressAutoHyphens/>
      <w:spacing w:after="0" w:line="240" w:lineRule="auto"/>
      <w:ind w:left="1620"/>
    </w:pPr>
    <w:rPr>
      <w:rFonts w:ascii="Tahoma" w:eastAsia="Calibri" w:hAnsi="Tahoma"/>
      <w:sz w:val="20"/>
      <w:szCs w:val="20"/>
      <w:lang w:val="sv-SE" w:eastAsia="ar-SA"/>
    </w:rPr>
  </w:style>
  <w:style w:type="paragraph" w:customStyle="1" w:styleId="Liststycke1">
    <w:name w:val="Liststycke1"/>
    <w:basedOn w:val="Normal"/>
    <w:rsid w:val="00D64771"/>
    <w:pPr>
      <w:spacing w:after="0" w:line="240" w:lineRule="auto"/>
      <w:ind w:left="1304"/>
    </w:pPr>
    <w:rPr>
      <w:rFonts w:ascii="Times New Roman" w:eastAsia="Calibri" w:hAnsi="Times New Roman"/>
      <w:sz w:val="24"/>
      <w:szCs w:val="20"/>
      <w:lang w:val="sv-SE" w:eastAsia="sv-SE"/>
    </w:rPr>
  </w:style>
  <w:style w:type="paragraph" w:customStyle="1" w:styleId="GuidanceText">
    <w:name w:val="Guidance Text"/>
    <w:basedOn w:val="Normal"/>
    <w:link w:val="GuidanceTextChar"/>
    <w:rsid w:val="00D64771"/>
    <w:pPr>
      <w:spacing w:after="0" w:line="240" w:lineRule="auto"/>
    </w:pPr>
    <w:rPr>
      <w:rFonts w:ascii="Times New Roman" w:eastAsia="Calibri" w:hAnsi="Times New Roman"/>
      <w:i/>
      <w:sz w:val="20"/>
      <w:szCs w:val="20"/>
      <w:lang w:val="sv-SE" w:eastAsia="sv-SE"/>
    </w:rPr>
  </w:style>
  <w:style w:type="paragraph" w:customStyle="1" w:styleId="GuidanceTextBullet">
    <w:name w:val="Guidance Text Bullet"/>
    <w:basedOn w:val="Normal"/>
    <w:rsid w:val="00D64771"/>
    <w:pPr>
      <w:numPr>
        <w:numId w:val="6"/>
      </w:numPr>
      <w:tabs>
        <w:tab w:val="clear" w:pos="-3017"/>
      </w:tabs>
      <w:spacing w:after="0" w:line="240" w:lineRule="auto"/>
      <w:ind w:left="357" w:hanging="357"/>
    </w:pPr>
    <w:rPr>
      <w:rFonts w:ascii="Times New Roman" w:eastAsia="Calibri" w:hAnsi="Times New Roman"/>
      <w:i/>
      <w:iCs/>
      <w:szCs w:val="20"/>
      <w:lang w:val="sv-SE" w:eastAsia="sv-SE"/>
    </w:rPr>
  </w:style>
  <w:style w:type="character" w:customStyle="1" w:styleId="GuidanceTextChar">
    <w:name w:val="Guidance Text Char"/>
    <w:link w:val="GuidanceText"/>
    <w:locked/>
    <w:rsid w:val="00D64771"/>
    <w:rPr>
      <w:rFonts w:ascii="Times New Roman" w:hAnsi="Times New Roman"/>
      <w:i/>
      <w:sz w:val="20"/>
      <w:lang w:val="sv-SE" w:eastAsia="sv-SE"/>
    </w:rPr>
  </w:style>
  <w:style w:type="paragraph" w:styleId="List4">
    <w:name w:val="List 4"/>
    <w:basedOn w:val="Normal"/>
    <w:rsid w:val="00D64771"/>
    <w:pPr>
      <w:spacing w:after="0" w:line="240" w:lineRule="auto"/>
      <w:ind w:left="1132" w:hanging="283"/>
      <w:contextualSpacing/>
    </w:pPr>
    <w:rPr>
      <w:rFonts w:ascii="Times New Roman" w:eastAsia="Calibri" w:hAnsi="Times New Roman"/>
      <w:sz w:val="24"/>
      <w:szCs w:val="20"/>
      <w:lang w:val="sv-SE" w:eastAsia="sv-SE"/>
    </w:rPr>
  </w:style>
  <w:style w:type="paragraph" w:customStyle="1" w:styleId="figures">
    <w:name w:val="figures"/>
    <w:basedOn w:val="Normal"/>
    <w:link w:val="figuresChar"/>
    <w:rsid w:val="00D64771"/>
    <w:pPr>
      <w:spacing w:after="0" w:line="240" w:lineRule="auto"/>
      <w:jc w:val="center"/>
    </w:pPr>
    <w:rPr>
      <w:rFonts w:ascii="Times New Roman" w:eastAsia="Calibri" w:hAnsi="Times New Roman"/>
      <w:i/>
      <w:sz w:val="20"/>
      <w:szCs w:val="20"/>
      <w:lang w:val="sv-SE" w:eastAsia="sv-SE"/>
    </w:rPr>
  </w:style>
  <w:style w:type="character" w:customStyle="1" w:styleId="figuresChar">
    <w:name w:val="figures Char"/>
    <w:link w:val="figures"/>
    <w:locked/>
    <w:rsid w:val="00D64771"/>
    <w:rPr>
      <w:rFonts w:ascii="Times New Roman" w:hAnsi="Times New Roman"/>
      <w:i/>
      <w:sz w:val="20"/>
      <w:lang w:val="sv-SE" w:eastAsia="sv-SE"/>
    </w:rPr>
  </w:style>
  <w:style w:type="character" w:customStyle="1" w:styleId="object">
    <w:name w:val="object"/>
    <w:rsid w:val="00D64771"/>
    <w:rPr>
      <w:rFonts w:cs="Times New Roman"/>
    </w:rPr>
  </w:style>
  <w:style w:type="character" w:styleId="PageNumber">
    <w:name w:val="page number"/>
    <w:rsid w:val="00D64771"/>
    <w:rPr>
      <w:rFonts w:cs="Times New Roman"/>
    </w:rPr>
  </w:style>
  <w:style w:type="paragraph" w:customStyle="1" w:styleId="Sidhuvudrubrik">
    <w:name w:val="Sidhuvudrubrik"/>
    <w:basedOn w:val="Normal"/>
    <w:rsid w:val="00D64771"/>
    <w:pPr>
      <w:tabs>
        <w:tab w:val="center" w:pos="4536"/>
        <w:tab w:val="right" w:pos="9072"/>
      </w:tabs>
      <w:spacing w:after="0" w:line="240" w:lineRule="auto"/>
    </w:pPr>
    <w:rPr>
      <w:rFonts w:ascii="Times New Roman" w:eastAsia="Calibri" w:hAnsi="Times New Roman"/>
      <w:sz w:val="14"/>
      <w:szCs w:val="20"/>
      <w:lang w:val="sv-SE" w:eastAsia="sv-SE"/>
    </w:rPr>
  </w:style>
  <w:style w:type="paragraph" w:customStyle="1" w:styleId="Ingetavstnd1">
    <w:name w:val="Inget avstånd1"/>
    <w:link w:val="NoSpacingChar"/>
    <w:rsid w:val="00D64771"/>
    <w:pPr>
      <w:spacing w:after="200" w:line="276" w:lineRule="auto"/>
    </w:pPr>
    <w:rPr>
      <w:sz w:val="22"/>
      <w:szCs w:val="22"/>
    </w:rPr>
  </w:style>
  <w:style w:type="character" w:customStyle="1" w:styleId="NoSpacingChar">
    <w:name w:val="No Spacing Char"/>
    <w:link w:val="Ingetavstnd1"/>
    <w:locked/>
    <w:rsid w:val="00D64771"/>
    <w:rPr>
      <w:rFonts w:ascii="Calibri" w:hAnsi="Calibri"/>
      <w:sz w:val="22"/>
      <w:lang w:val="en-US" w:eastAsia="en-US"/>
    </w:rPr>
  </w:style>
  <w:style w:type="paragraph" w:customStyle="1" w:styleId="FormatmallNormalhngandeVnster0cm">
    <w:name w:val="Formatmall Normal hängande + Vänster:  0 cm"/>
    <w:basedOn w:val="Normal"/>
    <w:next w:val="Normal"/>
    <w:rsid w:val="00D64771"/>
    <w:pPr>
      <w:spacing w:after="0" w:line="240" w:lineRule="auto"/>
      <w:ind w:left="658" w:right="1418"/>
    </w:pPr>
    <w:rPr>
      <w:rFonts w:ascii="Times New Roman" w:eastAsia="Calibri" w:hAnsi="Times New Roman"/>
      <w:sz w:val="24"/>
      <w:szCs w:val="20"/>
      <w:lang w:val="sv-SE" w:eastAsia="sv-SE"/>
    </w:rPr>
  </w:style>
  <w:style w:type="paragraph" w:customStyle="1" w:styleId="Bildtext">
    <w:name w:val="Bildtext"/>
    <w:basedOn w:val="Normal"/>
    <w:rsid w:val="00D64771"/>
    <w:pPr>
      <w:spacing w:after="0" w:line="240" w:lineRule="auto"/>
      <w:ind w:left="658" w:right="1418"/>
    </w:pPr>
    <w:rPr>
      <w:rFonts w:ascii="Times-Roman" w:eastAsia="Calibri" w:hAnsi="Times-Roman"/>
      <w:sz w:val="20"/>
      <w:szCs w:val="20"/>
      <w:lang w:val="sv-SE" w:eastAsia="sv-SE"/>
    </w:rPr>
  </w:style>
  <w:style w:type="paragraph" w:customStyle="1" w:styleId="Frstasidadokumenttyp">
    <w:name w:val="Förstasidadokumenttyp"/>
    <w:basedOn w:val="Normal"/>
    <w:rsid w:val="00D64771"/>
    <w:pPr>
      <w:spacing w:after="0" w:line="240" w:lineRule="auto"/>
      <w:jc w:val="right"/>
    </w:pPr>
    <w:rPr>
      <w:rFonts w:ascii="Times New Roman" w:eastAsia="Calibri" w:hAnsi="Times New Roman"/>
      <w:sz w:val="32"/>
      <w:szCs w:val="20"/>
      <w:lang w:val="sv-SE" w:eastAsia="sv-SE"/>
    </w:rPr>
  </w:style>
  <w:style w:type="paragraph" w:customStyle="1" w:styleId="Normalkompakt">
    <w:name w:val="Normal kompakt"/>
    <w:basedOn w:val="Normal"/>
    <w:rsid w:val="00D64771"/>
    <w:pPr>
      <w:spacing w:after="0" w:line="240" w:lineRule="auto"/>
    </w:pPr>
    <w:rPr>
      <w:rFonts w:ascii="Times New Roman" w:eastAsia="Calibri" w:hAnsi="Times New Roman"/>
      <w:sz w:val="24"/>
      <w:szCs w:val="20"/>
      <w:lang w:val="sv-SE" w:eastAsia="sv-SE"/>
    </w:rPr>
  </w:style>
  <w:style w:type="paragraph" w:customStyle="1" w:styleId="F-BrdNyStk">
    <w:name w:val="F-BrödNyStk"/>
    <w:basedOn w:val="Normal"/>
    <w:rsid w:val="00D64771"/>
    <w:pPr>
      <w:spacing w:after="240" w:line="240" w:lineRule="auto"/>
      <w:ind w:left="851"/>
    </w:pPr>
    <w:rPr>
      <w:rFonts w:ascii="Times New Roman" w:eastAsia="Calibri" w:hAnsi="Times New Roman"/>
      <w:sz w:val="24"/>
      <w:szCs w:val="20"/>
      <w:lang w:val="sv-SE"/>
    </w:rPr>
  </w:style>
  <w:style w:type="character" w:customStyle="1" w:styleId="CharChar4">
    <w:name w:val="Char Char4"/>
    <w:rsid w:val="00D64771"/>
    <w:rPr>
      <w:sz w:val="24"/>
      <w:lang w:val="sv-SE" w:eastAsia="sv-SE"/>
    </w:rPr>
  </w:style>
  <w:style w:type="paragraph" w:styleId="HTMLPreformatted">
    <w:name w:val="HTML Preformatted"/>
    <w:basedOn w:val="Normal"/>
    <w:link w:val="HTMLPreformattedChar"/>
    <w:rsid w:val="00D64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New"/>
      <w:sz w:val="20"/>
      <w:szCs w:val="20"/>
      <w:lang w:val="sv-SE" w:eastAsia="sv-SE"/>
    </w:rPr>
  </w:style>
  <w:style w:type="character" w:customStyle="1" w:styleId="HTMLPreformattedChar">
    <w:name w:val="HTML Preformatted Char"/>
    <w:link w:val="HTMLPreformatted"/>
    <w:locked/>
    <w:rsid w:val="00D64771"/>
    <w:rPr>
      <w:rFonts w:ascii="Courier New" w:hAnsi="Courier New" w:cs="Courier New"/>
      <w:sz w:val="20"/>
      <w:szCs w:val="20"/>
      <w:lang w:val="sv-SE" w:eastAsia="sv-SE"/>
    </w:rPr>
  </w:style>
  <w:style w:type="character" w:customStyle="1" w:styleId="apple-converted-space">
    <w:name w:val="apple-converted-space"/>
    <w:rsid w:val="00D64771"/>
  </w:style>
  <w:style w:type="numbering" w:customStyle="1" w:styleId="FormatmallPunktlista">
    <w:name w:val="Formatmall Punktlista"/>
    <w:rsid w:val="006116FD"/>
    <w:pPr>
      <w:numPr>
        <w:numId w:val="7"/>
      </w:numPr>
    </w:pPr>
  </w:style>
  <w:style w:type="numbering" w:customStyle="1" w:styleId="Headings">
    <w:name w:val="Headings"/>
    <w:rsid w:val="009D0A5D"/>
    <w:pPr>
      <w:numPr>
        <w:numId w:val="46"/>
      </w:numPr>
    </w:pPr>
  </w:style>
  <w:style w:type="paragraph" w:customStyle="1" w:styleId="ColorfulList-Accent11">
    <w:name w:val="Colorful List - Accent 11"/>
    <w:basedOn w:val="Normal"/>
    <w:uiPriority w:val="34"/>
    <w:qFormat/>
    <w:rsid w:val="002A73E7"/>
    <w:pPr>
      <w:ind w:left="720"/>
      <w:contextualSpacing/>
    </w:pPr>
    <w:rPr>
      <w:rFonts w:eastAsia="Calibri"/>
    </w:rPr>
  </w:style>
  <w:style w:type="paragraph" w:customStyle="1" w:styleId="Textbody">
    <w:name w:val="Text body"/>
    <w:basedOn w:val="Normal"/>
    <w:rsid w:val="00CE619F"/>
    <w:pPr>
      <w:suppressAutoHyphens/>
      <w:autoSpaceDN w:val="0"/>
      <w:spacing w:after="0"/>
      <w:textAlignment w:val="baseline"/>
    </w:pPr>
    <w:rPr>
      <w:rFonts w:ascii="Arial, sans-serif" w:hAnsi="Arial, sans-serif"/>
      <w:kern w:val="3"/>
      <w:sz w:val="24"/>
      <w:lang w:eastAsia="zh-CN"/>
    </w:rPr>
  </w:style>
  <w:style w:type="character" w:customStyle="1" w:styleId="diff-chunk">
    <w:name w:val="diff-chunk"/>
    <w:rsid w:val="00800898"/>
  </w:style>
  <w:style w:type="character" w:customStyle="1" w:styleId="pl-ent">
    <w:name w:val="pl-ent"/>
    <w:rsid w:val="004C6E13"/>
  </w:style>
  <w:style w:type="character" w:customStyle="1" w:styleId="pl-e">
    <w:name w:val="pl-e"/>
    <w:rsid w:val="004C6E13"/>
  </w:style>
  <w:style w:type="character" w:customStyle="1" w:styleId="pl-s">
    <w:name w:val="pl-s"/>
    <w:rsid w:val="004C6E13"/>
  </w:style>
  <w:style w:type="character" w:customStyle="1" w:styleId="pl-pds">
    <w:name w:val="pl-pds"/>
    <w:rsid w:val="004C6E13"/>
  </w:style>
  <w:style w:type="paragraph" w:styleId="DocumentMap">
    <w:name w:val="Document Map"/>
    <w:basedOn w:val="Normal"/>
    <w:link w:val="DocumentMapChar"/>
    <w:rsid w:val="00F42BE6"/>
    <w:rPr>
      <w:rFonts w:ascii="Times New Roman" w:hAnsi="Times New Roman"/>
      <w:sz w:val="24"/>
      <w:szCs w:val="24"/>
    </w:rPr>
  </w:style>
  <w:style w:type="character" w:customStyle="1" w:styleId="DocumentMapChar">
    <w:name w:val="Document Map Char"/>
    <w:link w:val="DocumentMap"/>
    <w:rsid w:val="00F42BE6"/>
    <w:rPr>
      <w:rFonts w:ascii="Times New Roman" w:eastAsia="Times New Roman" w:hAnsi="Times New Roman"/>
      <w:sz w:val="24"/>
      <w:szCs w:val="24"/>
      <w:lang w:val="da-DK"/>
    </w:rPr>
  </w:style>
  <w:style w:type="paragraph" w:customStyle="1" w:styleId="ColorfulShading-Accent11">
    <w:name w:val="Colorful Shading - Accent 11"/>
    <w:hidden/>
    <w:uiPriority w:val="71"/>
    <w:rsid w:val="005E7048"/>
    <w:rPr>
      <w:rFonts w:eastAsia="Times New Roman"/>
      <w:sz w:val="22"/>
      <w:szCs w:val="22"/>
      <w:lang w:val="da-DK"/>
    </w:rPr>
  </w:style>
  <w:style w:type="paragraph" w:styleId="Revision">
    <w:name w:val="Revision"/>
    <w:hidden/>
    <w:uiPriority w:val="99"/>
    <w:semiHidden/>
    <w:rsid w:val="00A419B7"/>
    <w:rPr>
      <w:rFonts w:eastAsia="Times New Roman"/>
      <w:sz w:val="22"/>
      <w:szCs w:val="22"/>
      <w:lang w:val="da-DK"/>
    </w:rPr>
  </w:style>
  <w:style w:type="character" w:styleId="UnresolvedMention">
    <w:name w:val="Unresolved Mention"/>
    <w:basedOn w:val="DefaultParagraphFont"/>
    <w:uiPriority w:val="99"/>
    <w:semiHidden/>
    <w:unhideWhenUsed/>
    <w:rsid w:val="000F50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147">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52">
          <w:marLeft w:val="0"/>
          <w:marRight w:val="0"/>
          <w:marTop w:val="0"/>
          <w:marBottom w:val="0"/>
          <w:divBdr>
            <w:top w:val="none" w:sz="0" w:space="0" w:color="auto"/>
            <w:left w:val="none" w:sz="0" w:space="0" w:color="auto"/>
            <w:bottom w:val="none" w:sz="0" w:space="0" w:color="auto"/>
            <w:right w:val="none" w:sz="0" w:space="0" w:color="auto"/>
          </w:divBdr>
        </w:div>
        <w:div w:id="157">
          <w:marLeft w:val="0"/>
          <w:marRight w:val="0"/>
          <w:marTop w:val="0"/>
          <w:marBottom w:val="0"/>
          <w:divBdr>
            <w:top w:val="none" w:sz="0" w:space="0" w:color="auto"/>
            <w:left w:val="none" w:sz="0" w:space="0" w:color="auto"/>
            <w:bottom w:val="none" w:sz="0" w:space="0" w:color="auto"/>
            <w:right w:val="none" w:sz="0" w:space="0" w:color="auto"/>
          </w:divBdr>
        </w:div>
        <w:div w:id="163">
          <w:marLeft w:val="0"/>
          <w:marRight w:val="0"/>
          <w:marTop w:val="0"/>
          <w:marBottom w:val="0"/>
          <w:divBdr>
            <w:top w:val="none" w:sz="0" w:space="0" w:color="auto"/>
            <w:left w:val="none" w:sz="0" w:space="0" w:color="auto"/>
            <w:bottom w:val="none" w:sz="0" w:space="0" w:color="auto"/>
            <w:right w:val="none" w:sz="0" w:space="0" w:color="auto"/>
          </w:divBdr>
        </w:div>
      </w:divsChild>
    </w:div>
    <w:div w:id="85">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sChild>
        <w:div w:id="16">
          <w:marLeft w:val="547"/>
          <w:marRight w:val="0"/>
          <w:marTop w:val="96"/>
          <w:marBottom w:val="0"/>
          <w:divBdr>
            <w:top w:val="none" w:sz="0" w:space="0" w:color="auto"/>
            <w:left w:val="none" w:sz="0" w:space="0" w:color="auto"/>
            <w:bottom w:val="none" w:sz="0" w:space="0" w:color="auto"/>
            <w:right w:val="none" w:sz="0" w:space="0" w:color="auto"/>
          </w:divBdr>
        </w:div>
        <w:div w:id="35">
          <w:marLeft w:val="547"/>
          <w:marRight w:val="0"/>
          <w:marTop w:val="96"/>
          <w:marBottom w:val="0"/>
          <w:divBdr>
            <w:top w:val="none" w:sz="0" w:space="0" w:color="auto"/>
            <w:left w:val="none" w:sz="0" w:space="0" w:color="auto"/>
            <w:bottom w:val="none" w:sz="0" w:space="0" w:color="auto"/>
            <w:right w:val="none" w:sz="0" w:space="0" w:color="auto"/>
          </w:divBdr>
        </w:div>
        <w:div w:id="68">
          <w:marLeft w:val="547"/>
          <w:marRight w:val="0"/>
          <w:marTop w:val="96"/>
          <w:marBottom w:val="0"/>
          <w:divBdr>
            <w:top w:val="none" w:sz="0" w:space="0" w:color="auto"/>
            <w:left w:val="none" w:sz="0" w:space="0" w:color="auto"/>
            <w:bottom w:val="none" w:sz="0" w:space="0" w:color="auto"/>
            <w:right w:val="none" w:sz="0" w:space="0" w:color="auto"/>
          </w:divBdr>
        </w:div>
        <w:div w:id="114">
          <w:marLeft w:val="547"/>
          <w:marRight w:val="0"/>
          <w:marTop w:val="96"/>
          <w:marBottom w:val="0"/>
          <w:divBdr>
            <w:top w:val="none" w:sz="0" w:space="0" w:color="auto"/>
            <w:left w:val="none" w:sz="0" w:space="0" w:color="auto"/>
            <w:bottom w:val="none" w:sz="0" w:space="0" w:color="auto"/>
            <w:right w:val="none" w:sz="0" w:space="0" w:color="auto"/>
          </w:divBdr>
        </w:div>
        <w:div w:id="146">
          <w:marLeft w:val="547"/>
          <w:marRight w:val="0"/>
          <w:marTop w:val="96"/>
          <w:marBottom w:val="0"/>
          <w:divBdr>
            <w:top w:val="none" w:sz="0" w:space="0" w:color="auto"/>
            <w:left w:val="none" w:sz="0" w:space="0" w:color="auto"/>
            <w:bottom w:val="none" w:sz="0" w:space="0" w:color="auto"/>
            <w:right w:val="none" w:sz="0" w:space="0" w:color="auto"/>
          </w:divBdr>
        </w:div>
        <w:div w:id="167">
          <w:marLeft w:val="547"/>
          <w:marRight w:val="0"/>
          <w:marTop w:val="96"/>
          <w:marBottom w:val="0"/>
          <w:divBdr>
            <w:top w:val="none" w:sz="0" w:space="0" w:color="auto"/>
            <w:left w:val="none" w:sz="0" w:space="0" w:color="auto"/>
            <w:bottom w:val="none" w:sz="0" w:space="0" w:color="auto"/>
            <w:right w:val="none" w:sz="0" w:space="0" w:color="auto"/>
          </w:divBdr>
        </w:div>
      </w:divsChild>
    </w:div>
    <w:div w:id="91">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27">
          <w:marLeft w:val="547"/>
          <w:marRight w:val="0"/>
          <w:marTop w:val="144"/>
          <w:marBottom w:val="0"/>
          <w:divBdr>
            <w:top w:val="none" w:sz="0" w:space="0" w:color="auto"/>
            <w:left w:val="none" w:sz="0" w:space="0" w:color="auto"/>
            <w:bottom w:val="none" w:sz="0" w:space="0" w:color="auto"/>
            <w:right w:val="none" w:sz="0" w:space="0" w:color="auto"/>
          </w:divBdr>
        </w:div>
        <w:div w:id="79">
          <w:marLeft w:val="547"/>
          <w:marRight w:val="0"/>
          <w:marTop w:val="144"/>
          <w:marBottom w:val="0"/>
          <w:divBdr>
            <w:top w:val="none" w:sz="0" w:space="0" w:color="auto"/>
            <w:left w:val="none" w:sz="0" w:space="0" w:color="auto"/>
            <w:bottom w:val="none" w:sz="0" w:space="0" w:color="auto"/>
            <w:right w:val="none" w:sz="0" w:space="0" w:color="auto"/>
          </w:divBdr>
        </w:div>
        <w:div w:id="100">
          <w:marLeft w:val="547"/>
          <w:marRight w:val="0"/>
          <w:marTop w:val="144"/>
          <w:marBottom w:val="0"/>
          <w:divBdr>
            <w:top w:val="none" w:sz="0" w:space="0" w:color="auto"/>
            <w:left w:val="none" w:sz="0" w:space="0" w:color="auto"/>
            <w:bottom w:val="none" w:sz="0" w:space="0" w:color="auto"/>
            <w:right w:val="none" w:sz="0" w:space="0" w:color="auto"/>
          </w:divBdr>
        </w:div>
        <w:div w:id="142">
          <w:marLeft w:val="547"/>
          <w:marRight w:val="0"/>
          <w:marTop w:val="144"/>
          <w:marBottom w:val="0"/>
          <w:divBdr>
            <w:top w:val="none" w:sz="0" w:space="0" w:color="auto"/>
            <w:left w:val="none" w:sz="0" w:space="0" w:color="auto"/>
            <w:bottom w:val="none" w:sz="0" w:space="0" w:color="auto"/>
            <w:right w:val="none" w:sz="0" w:space="0" w:color="auto"/>
          </w:divBdr>
        </w:div>
        <w:div w:id="159">
          <w:marLeft w:val="547"/>
          <w:marRight w:val="0"/>
          <w:marTop w:val="144"/>
          <w:marBottom w:val="0"/>
          <w:divBdr>
            <w:top w:val="none" w:sz="0" w:space="0" w:color="auto"/>
            <w:left w:val="none" w:sz="0" w:space="0" w:color="auto"/>
            <w:bottom w:val="none" w:sz="0" w:space="0" w:color="auto"/>
            <w:right w:val="none" w:sz="0" w:space="0" w:color="auto"/>
          </w:divBdr>
        </w:div>
      </w:divsChild>
    </w:div>
    <w:div w:id="111">
      <w:marLeft w:val="0"/>
      <w:marRight w:val="0"/>
      <w:marTop w:val="0"/>
      <w:marBottom w:val="0"/>
      <w:divBdr>
        <w:top w:val="none" w:sz="0" w:space="0" w:color="auto"/>
        <w:left w:val="none" w:sz="0" w:space="0" w:color="auto"/>
        <w:bottom w:val="none" w:sz="0" w:space="0" w:color="auto"/>
        <w:right w:val="none" w:sz="0" w:space="0" w:color="auto"/>
      </w:divBdr>
    </w:div>
    <w:div w:id="115">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2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56">
          <w:marLeft w:val="0"/>
          <w:marRight w:val="0"/>
          <w:marTop w:val="0"/>
          <w:marBottom w:val="0"/>
          <w:divBdr>
            <w:top w:val="none" w:sz="0" w:space="0" w:color="auto"/>
            <w:left w:val="none" w:sz="0" w:space="0" w:color="auto"/>
            <w:bottom w:val="none" w:sz="0" w:space="0" w:color="auto"/>
            <w:right w:val="none" w:sz="0" w:space="0" w:color="auto"/>
          </w:divBdr>
        </w:div>
        <w:div w:id="161">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sChild>
        <w:div w:id="4">
          <w:marLeft w:val="547"/>
          <w:marRight w:val="0"/>
          <w:marTop w:val="96"/>
          <w:marBottom w:val="0"/>
          <w:divBdr>
            <w:top w:val="none" w:sz="0" w:space="0" w:color="auto"/>
            <w:left w:val="none" w:sz="0" w:space="0" w:color="auto"/>
            <w:bottom w:val="none" w:sz="0" w:space="0" w:color="auto"/>
            <w:right w:val="none" w:sz="0" w:space="0" w:color="auto"/>
          </w:divBdr>
        </w:div>
        <w:div w:id="32">
          <w:marLeft w:val="547"/>
          <w:marRight w:val="0"/>
          <w:marTop w:val="96"/>
          <w:marBottom w:val="0"/>
          <w:divBdr>
            <w:top w:val="none" w:sz="0" w:space="0" w:color="auto"/>
            <w:left w:val="none" w:sz="0" w:space="0" w:color="auto"/>
            <w:bottom w:val="none" w:sz="0" w:space="0" w:color="auto"/>
            <w:right w:val="none" w:sz="0" w:space="0" w:color="auto"/>
          </w:divBdr>
        </w:div>
        <w:div w:id="44">
          <w:marLeft w:val="547"/>
          <w:marRight w:val="0"/>
          <w:marTop w:val="96"/>
          <w:marBottom w:val="0"/>
          <w:divBdr>
            <w:top w:val="none" w:sz="0" w:space="0" w:color="auto"/>
            <w:left w:val="none" w:sz="0" w:space="0" w:color="auto"/>
            <w:bottom w:val="none" w:sz="0" w:space="0" w:color="auto"/>
            <w:right w:val="none" w:sz="0" w:space="0" w:color="auto"/>
          </w:divBdr>
        </w:div>
        <w:div w:id="49">
          <w:marLeft w:val="547"/>
          <w:marRight w:val="0"/>
          <w:marTop w:val="96"/>
          <w:marBottom w:val="0"/>
          <w:divBdr>
            <w:top w:val="none" w:sz="0" w:space="0" w:color="auto"/>
            <w:left w:val="none" w:sz="0" w:space="0" w:color="auto"/>
            <w:bottom w:val="none" w:sz="0" w:space="0" w:color="auto"/>
            <w:right w:val="none" w:sz="0" w:space="0" w:color="auto"/>
          </w:divBdr>
        </w:div>
        <w:div w:id="62">
          <w:marLeft w:val="547"/>
          <w:marRight w:val="0"/>
          <w:marTop w:val="96"/>
          <w:marBottom w:val="0"/>
          <w:divBdr>
            <w:top w:val="none" w:sz="0" w:space="0" w:color="auto"/>
            <w:left w:val="none" w:sz="0" w:space="0" w:color="auto"/>
            <w:bottom w:val="none" w:sz="0" w:space="0" w:color="auto"/>
            <w:right w:val="none" w:sz="0" w:space="0" w:color="auto"/>
          </w:divBdr>
        </w:div>
        <w:div w:id="65">
          <w:marLeft w:val="547"/>
          <w:marRight w:val="0"/>
          <w:marTop w:val="96"/>
          <w:marBottom w:val="0"/>
          <w:divBdr>
            <w:top w:val="none" w:sz="0" w:space="0" w:color="auto"/>
            <w:left w:val="none" w:sz="0" w:space="0" w:color="auto"/>
            <w:bottom w:val="none" w:sz="0" w:space="0" w:color="auto"/>
            <w:right w:val="none" w:sz="0" w:space="0" w:color="auto"/>
          </w:divBdr>
        </w:div>
        <w:div w:id="71">
          <w:marLeft w:val="547"/>
          <w:marRight w:val="0"/>
          <w:marTop w:val="96"/>
          <w:marBottom w:val="0"/>
          <w:divBdr>
            <w:top w:val="none" w:sz="0" w:space="0" w:color="auto"/>
            <w:left w:val="none" w:sz="0" w:space="0" w:color="auto"/>
            <w:bottom w:val="none" w:sz="0" w:space="0" w:color="auto"/>
            <w:right w:val="none" w:sz="0" w:space="0" w:color="auto"/>
          </w:divBdr>
        </w:div>
        <w:div w:id="73">
          <w:marLeft w:val="547"/>
          <w:marRight w:val="0"/>
          <w:marTop w:val="96"/>
          <w:marBottom w:val="0"/>
          <w:divBdr>
            <w:top w:val="none" w:sz="0" w:space="0" w:color="auto"/>
            <w:left w:val="none" w:sz="0" w:space="0" w:color="auto"/>
            <w:bottom w:val="none" w:sz="0" w:space="0" w:color="auto"/>
            <w:right w:val="none" w:sz="0" w:space="0" w:color="auto"/>
          </w:divBdr>
        </w:div>
        <w:div w:id="77">
          <w:marLeft w:val="547"/>
          <w:marRight w:val="0"/>
          <w:marTop w:val="96"/>
          <w:marBottom w:val="0"/>
          <w:divBdr>
            <w:top w:val="none" w:sz="0" w:space="0" w:color="auto"/>
            <w:left w:val="none" w:sz="0" w:space="0" w:color="auto"/>
            <w:bottom w:val="none" w:sz="0" w:space="0" w:color="auto"/>
            <w:right w:val="none" w:sz="0" w:space="0" w:color="auto"/>
          </w:divBdr>
        </w:div>
        <w:div w:id="137">
          <w:marLeft w:val="547"/>
          <w:marRight w:val="0"/>
          <w:marTop w:val="96"/>
          <w:marBottom w:val="0"/>
          <w:divBdr>
            <w:top w:val="none" w:sz="0" w:space="0" w:color="auto"/>
            <w:left w:val="none" w:sz="0" w:space="0" w:color="auto"/>
            <w:bottom w:val="none" w:sz="0" w:space="0" w:color="auto"/>
            <w:right w:val="none" w:sz="0" w:space="0" w:color="auto"/>
          </w:divBdr>
        </w:div>
        <w:div w:id="148">
          <w:marLeft w:val="547"/>
          <w:marRight w:val="0"/>
          <w:marTop w:val="96"/>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 w:id="149">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60">
      <w:marLeft w:val="0"/>
      <w:marRight w:val="0"/>
      <w:marTop w:val="0"/>
      <w:marBottom w:val="0"/>
      <w:divBdr>
        <w:top w:val="none" w:sz="0" w:space="0" w:color="auto"/>
        <w:left w:val="none" w:sz="0" w:space="0" w:color="auto"/>
        <w:bottom w:val="none" w:sz="0" w:space="0" w:color="auto"/>
        <w:right w:val="none" w:sz="0" w:space="0" w:color="auto"/>
      </w:divBdr>
    </w:div>
    <w:div w:id="164">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6079018">
      <w:bodyDiv w:val="1"/>
      <w:marLeft w:val="0"/>
      <w:marRight w:val="0"/>
      <w:marTop w:val="0"/>
      <w:marBottom w:val="0"/>
      <w:divBdr>
        <w:top w:val="none" w:sz="0" w:space="0" w:color="auto"/>
        <w:left w:val="none" w:sz="0" w:space="0" w:color="auto"/>
        <w:bottom w:val="none" w:sz="0" w:space="0" w:color="auto"/>
        <w:right w:val="none" w:sz="0" w:space="0" w:color="auto"/>
      </w:divBdr>
    </w:div>
    <w:div w:id="29234461">
      <w:bodyDiv w:val="1"/>
      <w:marLeft w:val="0"/>
      <w:marRight w:val="0"/>
      <w:marTop w:val="0"/>
      <w:marBottom w:val="0"/>
      <w:divBdr>
        <w:top w:val="none" w:sz="0" w:space="0" w:color="auto"/>
        <w:left w:val="none" w:sz="0" w:space="0" w:color="auto"/>
        <w:bottom w:val="none" w:sz="0" w:space="0" w:color="auto"/>
        <w:right w:val="none" w:sz="0" w:space="0" w:color="auto"/>
      </w:divBdr>
    </w:div>
    <w:div w:id="62339666">
      <w:bodyDiv w:val="1"/>
      <w:marLeft w:val="0"/>
      <w:marRight w:val="0"/>
      <w:marTop w:val="0"/>
      <w:marBottom w:val="0"/>
      <w:divBdr>
        <w:top w:val="none" w:sz="0" w:space="0" w:color="auto"/>
        <w:left w:val="none" w:sz="0" w:space="0" w:color="auto"/>
        <w:bottom w:val="none" w:sz="0" w:space="0" w:color="auto"/>
        <w:right w:val="none" w:sz="0" w:space="0" w:color="auto"/>
      </w:divBdr>
    </w:div>
    <w:div w:id="131216553">
      <w:bodyDiv w:val="1"/>
      <w:marLeft w:val="0"/>
      <w:marRight w:val="0"/>
      <w:marTop w:val="0"/>
      <w:marBottom w:val="0"/>
      <w:divBdr>
        <w:top w:val="none" w:sz="0" w:space="0" w:color="auto"/>
        <w:left w:val="none" w:sz="0" w:space="0" w:color="auto"/>
        <w:bottom w:val="none" w:sz="0" w:space="0" w:color="auto"/>
        <w:right w:val="none" w:sz="0" w:space="0" w:color="auto"/>
      </w:divBdr>
    </w:div>
    <w:div w:id="205872513">
      <w:bodyDiv w:val="1"/>
      <w:marLeft w:val="0"/>
      <w:marRight w:val="0"/>
      <w:marTop w:val="0"/>
      <w:marBottom w:val="0"/>
      <w:divBdr>
        <w:top w:val="none" w:sz="0" w:space="0" w:color="auto"/>
        <w:left w:val="none" w:sz="0" w:space="0" w:color="auto"/>
        <w:bottom w:val="none" w:sz="0" w:space="0" w:color="auto"/>
        <w:right w:val="none" w:sz="0" w:space="0" w:color="auto"/>
      </w:divBdr>
    </w:div>
    <w:div w:id="238246558">
      <w:bodyDiv w:val="1"/>
      <w:marLeft w:val="0"/>
      <w:marRight w:val="0"/>
      <w:marTop w:val="0"/>
      <w:marBottom w:val="0"/>
      <w:divBdr>
        <w:top w:val="none" w:sz="0" w:space="0" w:color="auto"/>
        <w:left w:val="none" w:sz="0" w:space="0" w:color="auto"/>
        <w:bottom w:val="none" w:sz="0" w:space="0" w:color="auto"/>
        <w:right w:val="none" w:sz="0" w:space="0" w:color="auto"/>
      </w:divBdr>
    </w:div>
    <w:div w:id="307513589">
      <w:bodyDiv w:val="1"/>
      <w:marLeft w:val="0"/>
      <w:marRight w:val="0"/>
      <w:marTop w:val="0"/>
      <w:marBottom w:val="0"/>
      <w:divBdr>
        <w:top w:val="none" w:sz="0" w:space="0" w:color="auto"/>
        <w:left w:val="none" w:sz="0" w:space="0" w:color="auto"/>
        <w:bottom w:val="none" w:sz="0" w:space="0" w:color="auto"/>
        <w:right w:val="none" w:sz="0" w:space="0" w:color="auto"/>
      </w:divBdr>
    </w:div>
    <w:div w:id="329405950">
      <w:bodyDiv w:val="1"/>
      <w:marLeft w:val="0"/>
      <w:marRight w:val="0"/>
      <w:marTop w:val="0"/>
      <w:marBottom w:val="0"/>
      <w:divBdr>
        <w:top w:val="none" w:sz="0" w:space="0" w:color="auto"/>
        <w:left w:val="none" w:sz="0" w:space="0" w:color="auto"/>
        <w:bottom w:val="none" w:sz="0" w:space="0" w:color="auto"/>
        <w:right w:val="none" w:sz="0" w:space="0" w:color="auto"/>
      </w:divBdr>
      <w:divsChild>
        <w:div w:id="10686692">
          <w:marLeft w:val="806"/>
          <w:marRight w:val="0"/>
          <w:marTop w:val="91"/>
          <w:marBottom w:val="0"/>
          <w:divBdr>
            <w:top w:val="none" w:sz="0" w:space="0" w:color="auto"/>
            <w:left w:val="none" w:sz="0" w:space="0" w:color="auto"/>
            <w:bottom w:val="none" w:sz="0" w:space="0" w:color="auto"/>
            <w:right w:val="none" w:sz="0" w:space="0" w:color="auto"/>
          </w:divBdr>
        </w:div>
        <w:div w:id="522672348">
          <w:marLeft w:val="806"/>
          <w:marRight w:val="0"/>
          <w:marTop w:val="91"/>
          <w:marBottom w:val="0"/>
          <w:divBdr>
            <w:top w:val="none" w:sz="0" w:space="0" w:color="auto"/>
            <w:left w:val="none" w:sz="0" w:space="0" w:color="auto"/>
            <w:bottom w:val="none" w:sz="0" w:space="0" w:color="auto"/>
            <w:right w:val="none" w:sz="0" w:space="0" w:color="auto"/>
          </w:divBdr>
        </w:div>
        <w:div w:id="632756855">
          <w:marLeft w:val="806"/>
          <w:marRight w:val="0"/>
          <w:marTop w:val="91"/>
          <w:marBottom w:val="0"/>
          <w:divBdr>
            <w:top w:val="none" w:sz="0" w:space="0" w:color="auto"/>
            <w:left w:val="none" w:sz="0" w:space="0" w:color="auto"/>
            <w:bottom w:val="none" w:sz="0" w:space="0" w:color="auto"/>
            <w:right w:val="none" w:sz="0" w:space="0" w:color="auto"/>
          </w:divBdr>
        </w:div>
        <w:div w:id="932200759">
          <w:marLeft w:val="806"/>
          <w:marRight w:val="0"/>
          <w:marTop w:val="91"/>
          <w:marBottom w:val="0"/>
          <w:divBdr>
            <w:top w:val="none" w:sz="0" w:space="0" w:color="auto"/>
            <w:left w:val="none" w:sz="0" w:space="0" w:color="auto"/>
            <w:bottom w:val="none" w:sz="0" w:space="0" w:color="auto"/>
            <w:right w:val="none" w:sz="0" w:space="0" w:color="auto"/>
          </w:divBdr>
        </w:div>
        <w:div w:id="1078288269">
          <w:marLeft w:val="806"/>
          <w:marRight w:val="0"/>
          <w:marTop w:val="91"/>
          <w:marBottom w:val="0"/>
          <w:divBdr>
            <w:top w:val="none" w:sz="0" w:space="0" w:color="auto"/>
            <w:left w:val="none" w:sz="0" w:space="0" w:color="auto"/>
            <w:bottom w:val="none" w:sz="0" w:space="0" w:color="auto"/>
            <w:right w:val="none" w:sz="0" w:space="0" w:color="auto"/>
          </w:divBdr>
        </w:div>
        <w:div w:id="1398817248">
          <w:marLeft w:val="806"/>
          <w:marRight w:val="0"/>
          <w:marTop w:val="91"/>
          <w:marBottom w:val="0"/>
          <w:divBdr>
            <w:top w:val="none" w:sz="0" w:space="0" w:color="auto"/>
            <w:left w:val="none" w:sz="0" w:space="0" w:color="auto"/>
            <w:bottom w:val="none" w:sz="0" w:space="0" w:color="auto"/>
            <w:right w:val="none" w:sz="0" w:space="0" w:color="auto"/>
          </w:divBdr>
        </w:div>
        <w:div w:id="1517117964">
          <w:marLeft w:val="806"/>
          <w:marRight w:val="0"/>
          <w:marTop w:val="91"/>
          <w:marBottom w:val="0"/>
          <w:divBdr>
            <w:top w:val="none" w:sz="0" w:space="0" w:color="auto"/>
            <w:left w:val="none" w:sz="0" w:space="0" w:color="auto"/>
            <w:bottom w:val="none" w:sz="0" w:space="0" w:color="auto"/>
            <w:right w:val="none" w:sz="0" w:space="0" w:color="auto"/>
          </w:divBdr>
        </w:div>
        <w:div w:id="1679233170">
          <w:marLeft w:val="806"/>
          <w:marRight w:val="0"/>
          <w:marTop w:val="91"/>
          <w:marBottom w:val="0"/>
          <w:divBdr>
            <w:top w:val="none" w:sz="0" w:space="0" w:color="auto"/>
            <w:left w:val="none" w:sz="0" w:space="0" w:color="auto"/>
            <w:bottom w:val="none" w:sz="0" w:space="0" w:color="auto"/>
            <w:right w:val="none" w:sz="0" w:space="0" w:color="auto"/>
          </w:divBdr>
        </w:div>
        <w:div w:id="1927304372">
          <w:marLeft w:val="806"/>
          <w:marRight w:val="0"/>
          <w:marTop w:val="91"/>
          <w:marBottom w:val="0"/>
          <w:divBdr>
            <w:top w:val="none" w:sz="0" w:space="0" w:color="auto"/>
            <w:left w:val="none" w:sz="0" w:space="0" w:color="auto"/>
            <w:bottom w:val="none" w:sz="0" w:space="0" w:color="auto"/>
            <w:right w:val="none" w:sz="0" w:space="0" w:color="auto"/>
          </w:divBdr>
        </w:div>
      </w:divsChild>
    </w:div>
    <w:div w:id="336158625">
      <w:bodyDiv w:val="1"/>
      <w:marLeft w:val="0"/>
      <w:marRight w:val="0"/>
      <w:marTop w:val="0"/>
      <w:marBottom w:val="0"/>
      <w:divBdr>
        <w:top w:val="none" w:sz="0" w:space="0" w:color="auto"/>
        <w:left w:val="none" w:sz="0" w:space="0" w:color="auto"/>
        <w:bottom w:val="none" w:sz="0" w:space="0" w:color="auto"/>
        <w:right w:val="none" w:sz="0" w:space="0" w:color="auto"/>
      </w:divBdr>
    </w:div>
    <w:div w:id="341444653">
      <w:bodyDiv w:val="1"/>
      <w:marLeft w:val="0"/>
      <w:marRight w:val="0"/>
      <w:marTop w:val="0"/>
      <w:marBottom w:val="0"/>
      <w:divBdr>
        <w:top w:val="none" w:sz="0" w:space="0" w:color="auto"/>
        <w:left w:val="none" w:sz="0" w:space="0" w:color="auto"/>
        <w:bottom w:val="none" w:sz="0" w:space="0" w:color="auto"/>
        <w:right w:val="none" w:sz="0" w:space="0" w:color="auto"/>
      </w:divBdr>
    </w:div>
    <w:div w:id="580987402">
      <w:bodyDiv w:val="1"/>
      <w:marLeft w:val="0"/>
      <w:marRight w:val="0"/>
      <w:marTop w:val="0"/>
      <w:marBottom w:val="0"/>
      <w:divBdr>
        <w:top w:val="none" w:sz="0" w:space="0" w:color="auto"/>
        <w:left w:val="none" w:sz="0" w:space="0" w:color="auto"/>
        <w:bottom w:val="none" w:sz="0" w:space="0" w:color="auto"/>
        <w:right w:val="none" w:sz="0" w:space="0" w:color="auto"/>
      </w:divBdr>
    </w:div>
    <w:div w:id="729691840">
      <w:bodyDiv w:val="1"/>
      <w:marLeft w:val="0"/>
      <w:marRight w:val="0"/>
      <w:marTop w:val="0"/>
      <w:marBottom w:val="0"/>
      <w:divBdr>
        <w:top w:val="none" w:sz="0" w:space="0" w:color="auto"/>
        <w:left w:val="none" w:sz="0" w:space="0" w:color="auto"/>
        <w:bottom w:val="none" w:sz="0" w:space="0" w:color="auto"/>
        <w:right w:val="none" w:sz="0" w:space="0" w:color="auto"/>
      </w:divBdr>
      <w:divsChild>
        <w:div w:id="714810935">
          <w:marLeft w:val="0"/>
          <w:marRight w:val="0"/>
          <w:marTop w:val="0"/>
          <w:marBottom w:val="0"/>
          <w:divBdr>
            <w:top w:val="none" w:sz="0" w:space="0" w:color="auto"/>
            <w:left w:val="none" w:sz="0" w:space="0" w:color="auto"/>
            <w:bottom w:val="none" w:sz="0" w:space="0" w:color="auto"/>
            <w:right w:val="none" w:sz="0" w:space="0" w:color="auto"/>
          </w:divBdr>
          <w:divsChild>
            <w:div w:id="360206776">
              <w:marLeft w:val="0"/>
              <w:marRight w:val="0"/>
              <w:marTop w:val="0"/>
              <w:marBottom w:val="0"/>
              <w:divBdr>
                <w:top w:val="none" w:sz="0" w:space="0" w:color="auto"/>
                <w:left w:val="none" w:sz="0" w:space="0" w:color="auto"/>
                <w:bottom w:val="none" w:sz="0" w:space="0" w:color="auto"/>
                <w:right w:val="none" w:sz="0" w:space="0" w:color="auto"/>
              </w:divBdr>
              <w:divsChild>
                <w:div w:id="31248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90645">
      <w:bodyDiv w:val="1"/>
      <w:marLeft w:val="0"/>
      <w:marRight w:val="0"/>
      <w:marTop w:val="0"/>
      <w:marBottom w:val="0"/>
      <w:divBdr>
        <w:top w:val="none" w:sz="0" w:space="0" w:color="auto"/>
        <w:left w:val="none" w:sz="0" w:space="0" w:color="auto"/>
        <w:bottom w:val="none" w:sz="0" w:space="0" w:color="auto"/>
        <w:right w:val="none" w:sz="0" w:space="0" w:color="auto"/>
      </w:divBdr>
    </w:div>
    <w:div w:id="1165169924">
      <w:bodyDiv w:val="1"/>
      <w:marLeft w:val="0"/>
      <w:marRight w:val="0"/>
      <w:marTop w:val="0"/>
      <w:marBottom w:val="0"/>
      <w:divBdr>
        <w:top w:val="none" w:sz="0" w:space="0" w:color="auto"/>
        <w:left w:val="none" w:sz="0" w:space="0" w:color="auto"/>
        <w:bottom w:val="none" w:sz="0" w:space="0" w:color="auto"/>
        <w:right w:val="none" w:sz="0" w:space="0" w:color="auto"/>
      </w:divBdr>
    </w:div>
    <w:div w:id="1271663853">
      <w:bodyDiv w:val="1"/>
      <w:marLeft w:val="0"/>
      <w:marRight w:val="0"/>
      <w:marTop w:val="0"/>
      <w:marBottom w:val="0"/>
      <w:divBdr>
        <w:top w:val="none" w:sz="0" w:space="0" w:color="auto"/>
        <w:left w:val="none" w:sz="0" w:space="0" w:color="auto"/>
        <w:bottom w:val="none" w:sz="0" w:space="0" w:color="auto"/>
        <w:right w:val="none" w:sz="0" w:space="0" w:color="auto"/>
      </w:divBdr>
    </w:div>
    <w:div w:id="1389114545">
      <w:bodyDiv w:val="1"/>
      <w:marLeft w:val="0"/>
      <w:marRight w:val="0"/>
      <w:marTop w:val="0"/>
      <w:marBottom w:val="0"/>
      <w:divBdr>
        <w:top w:val="none" w:sz="0" w:space="0" w:color="auto"/>
        <w:left w:val="none" w:sz="0" w:space="0" w:color="auto"/>
        <w:bottom w:val="none" w:sz="0" w:space="0" w:color="auto"/>
        <w:right w:val="none" w:sz="0" w:space="0" w:color="auto"/>
      </w:divBdr>
    </w:div>
    <w:div w:id="1473332509">
      <w:bodyDiv w:val="1"/>
      <w:marLeft w:val="0"/>
      <w:marRight w:val="0"/>
      <w:marTop w:val="0"/>
      <w:marBottom w:val="0"/>
      <w:divBdr>
        <w:top w:val="none" w:sz="0" w:space="0" w:color="auto"/>
        <w:left w:val="none" w:sz="0" w:space="0" w:color="auto"/>
        <w:bottom w:val="none" w:sz="0" w:space="0" w:color="auto"/>
        <w:right w:val="none" w:sz="0" w:space="0" w:color="auto"/>
      </w:divBdr>
    </w:div>
    <w:div w:id="1490513058">
      <w:bodyDiv w:val="1"/>
      <w:marLeft w:val="0"/>
      <w:marRight w:val="0"/>
      <w:marTop w:val="0"/>
      <w:marBottom w:val="0"/>
      <w:divBdr>
        <w:top w:val="none" w:sz="0" w:space="0" w:color="auto"/>
        <w:left w:val="none" w:sz="0" w:space="0" w:color="auto"/>
        <w:bottom w:val="none" w:sz="0" w:space="0" w:color="auto"/>
        <w:right w:val="none" w:sz="0" w:space="0" w:color="auto"/>
      </w:divBdr>
    </w:div>
    <w:div w:id="1644500370">
      <w:bodyDiv w:val="1"/>
      <w:marLeft w:val="0"/>
      <w:marRight w:val="0"/>
      <w:marTop w:val="0"/>
      <w:marBottom w:val="0"/>
      <w:divBdr>
        <w:top w:val="none" w:sz="0" w:space="0" w:color="auto"/>
        <w:left w:val="none" w:sz="0" w:space="0" w:color="auto"/>
        <w:bottom w:val="none" w:sz="0" w:space="0" w:color="auto"/>
        <w:right w:val="none" w:sz="0" w:space="0" w:color="auto"/>
      </w:divBdr>
    </w:div>
    <w:div w:id="1655798738">
      <w:bodyDiv w:val="1"/>
      <w:marLeft w:val="0"/>
      <w:marRight w:val="0"/>
      <w:marTop w:val="0"/>
      <w:marBottom w:val="0"/>
      <w:divBdr>
        <w:top w:val="none" w:sz="0" w:space="0" w:color="auto"/>
        <w:left w:val="none" w:sz="0" w:space="0" w:color="auto"/>
        <w:bottom w:val="none" w:sz="0" w:space="0" w:color="auto"/>
        <w:right w:val="none" w:sz="0" w:space="0" w:color="auto"/>
      </w:divBdr>
    </w:div>
    <w:div w:id="1709916457">
      <w:bodyDiv w:val="1"/>
      <w:marLeft w:val="0"/>
      <w:marRight w:val="0"/>
      <w:marTop w:val="0"/>
      <w:marBottom w:val="0"/>
      <w:divBdr>
        <w:top w:val="none" w:sz="0" w:space="0" w:color="auto"/>
        <w:left w:val="none" w:sz="0" w:space="0" w:color="auto"/>
        <w:bottom w:val="none" w:sz="0" w:space="0" w:color="auto"/>
        <w:right w:val="none" w:sz="0" w:space="0" w:color="auto"/>
      </w:divBdr>
    </w:div>
    <w:div w:id="1774856939">
      <w:bodyDiv w:val="1"/>
      <w:marLeft w:val="0"/>
      <w:marRight w:val="0"/>
      <w:marTop w:val="0"/>
      <w:marBottom w:val="0"/>
      <w:divBdr>
        <w:top w:val="none" w:sz="0" w:space="0" w:color="auto"/>
        <w:left w:val="none" w:sz="0" w:space="0" w:color="auto"/>
        <w:bottom w:val="none" w:sz="0" w:space="0" w:color="auto"/>
        <w:right w:val="none" w:sz="0" w:space="0" w:color="auto"/>
      </w:divBdr>
    </w:div>
    <w:div w:id="1858805705">
      <w:bodyDiv w:val="1"/>
      <w:marLeft w:val="0"/>
      <w:marRight w:val="0"/>
      <w:marTop w:val="0"/>
      <w:marBottom w:val="0"/>
      <w:divBdr>
        <w:top w:val="none" w:sz="0" w:space="0" w:color="auto"/>
        <w:left w:val="none" w:sz="0" w:space="0" w:color="auto"/>
        <w:bottom w:val="none" w:sz="0" w:space="0" w:color="auto"/>
        <w:right w:val="none" w:sz="0" w:space="0" w:color="auto"/>
      </w:divBdr>
    </w:div>
    <w:div w:id="1922830487">
      <w:bodyDiv w:val="1"/>
      <w:marLeft w:val="0"/>
      <w:marRight w:val="0"/>
      <w:marTop w:val="0"/>
      <w:marBottom w:val="0"/>
      <w:divBdr>
        <w:top w:val="none" w:sz="0" w:space="0" w:color="auto"/>
        <w:left w:val="none" w:sz="0" w:space="0" w:color="auto"/>
        <w:bottom w:val="none" w:sz="0" w:space="0" w:color="auto"/>
        <w:right w:val="none" w:sz="0" w:space="0" w:color="auto"/>
      </w:divBdr>
    </w:div>
    <w:div w:id="203426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7"/>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tarvo\Desktop\projektid%202017\E-ARK\SIP\General_SIP%20Specification_v1.4.doc" TargetMode="External"/><Relationship Id="rId18" Type="http://schemas.openxmlformats.org/officeDocument/2006/relationships/hyperlink" Target="file:///C:\Users\tarvo\Desktop\projektid%202017\E-ARK\SIP\General_SIP%20Specification_v1.4.doc" TargetMode="External"/><Relationship Id="rId26" Type="http://schemas.openxmlformats.org/officeDocument/2006/relationships/image" Target="media/image6.png"/><Relationship Id="rId39" Type="http://schemas.openxmlformats.org/officeDocument/2006/relationships/oleObject" Target="embeddings/oleObject4.bin"/><Relationship Id="rId21" Type="http://schemas.openxmlformats.org/officeDocument/2006/relationships/image" Target="media/image2.png"/><Relationship Id="rId34" Type="http://schemas.openxmlformats.org/officeDocument/2006/relationships/hyperlink" Target="http://www.loc.gov/standards/premis/guidelines-premismets.pdf" TargetMode="External"/><Relationship Id="rId42" Type="http://schemas.openxmlformats.org/officeDocument/2006/relationships/image" Target="media/image14.png"/><Relationship Id="rId47" Type="http://schemas.openxmlformats.org/officeDocument/2006/relationships/header" Target="header1.xml"/><Relationship Id="rId50" Type="http://schemas.openxmlformats.org/officeDocument/2006/relationships/hyperlink" Target="http://eark-project.com/resources/project-deliverables/6-d31-e-ark-report-on-available-best-practices" TargetMode="External"/><Relationship Id="rId55" Type="http://schemas.openxmlformats.org/officeDocument/2006/relationships/hyperlink" Target="http://www.loc.gov/standards/mets/mets-profile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arvo\Desktop\projektid%202017\E-ARK\SIP\General_SIP%20Specification_v1.4.doc" TargetMode="External"/><Relationship Id="rId29" Type="http://schemas.openxmlformats.org/officeDocument/2006/relationships/image" Target="media/image8.emf"/><Relationship Id="rId11" Type="http://schemas.openxmlformats.org/officeDocument/2006/relationships/hyperlink" Target="file:///C:\Users\tarvo\Desktop\projektid%202017\E-ARK\SIP\General_SIP%20Specification_v1.4.doc" TargetMode="External"/><Relationship Id="rId24" Type="http://schemas.openxmlformats.org/officeDocument/2006/relationships/hyperlink" Target="http://www.esens.eu/" TargetMode="External"/><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www.loc.gov/standards/premis/guidelines-premismets.pdf" TargetMode="External"/><Relationship Id="rId58" Type="http://schemas.openxmlformats.org/officeDocument/2006/relationships/hyperlink" Target="http://sites.tufts.edu/dca/about-us/research-initiatives/taper-tufts-accessioning-program-for-electronic-records/project-documentation/submission-agreements-glossary-of-terms/" TargetMode="External"/><Relationship Id="rId5" Type="http://schemas.openxmlformats.org/officeDocument/2006/relationships/webSettings" Target="webSettings.xml"/><Relationship Id="rId19" Type="http://schemas.openxmlformats.org/officeDocument/2006/relationships/hyperlink" Target="file:///C:\Users\tarvo\Desktop\projektid%202017\E-ARK\SIP\General_SIP%20Specification_v1.4.do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C:\Users\tarvo\Desktop\projektid%202017\E-ARK\SIP\General_SIP%20Specification_v1.4.doc"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oleObject" Target="embeddings/oleObject1.bin"/><Relationship Id="rId35" Type="http://schemas.openxmlformats.org/officeDocument/2006/relationships/hyperlink" Target="http://www.loc.gov/standards/premis/premis_mets_checklist.pdf" TargetMode="External"/><Relationship Id="rId43" Type="http://schemas.openxmlformats.org/officeDocument/2006/relationships/image" Target="media/image15.png"/><Relationship Id="rId48" Type="http://schemas.openxmlformats.org/officeDocument/2006/relationships/footer" Target="footer1.xml"/><Relationship Id="rId56" Type="http://schemas.openxmlformats.org/officeDocument/2006/relationships/hyperlink" Target="http://sites.tufts.edu/dca/about-us/research-initiatives/taper-tufts-accessioning-program-for-electronic-records/project-documentation/submission-agreements-glossary-of-terms/" TargetMode="External"/><Relationship Id="rId8" Type="http://schemas.openxmlformats.org/officeDocument/2006/relationships/comments" Target="comments.xml"/><Relationship Id="rId51" Type="http://schemas.openxmlformats.org/officeDocument/2006/relationships/hyperlink" Target="http://www.esens.eu/" TargetMode="External"/><Relationship Id="rId3" Type="http://schemas.openxmlformats.org/officeDocument/2006/relationships/styles" Target="styles.xml"/><Relationship Id="rId12" Type="http://schemas.openxmlformats.org/officeDocument/2006/relationships/hyperlink" Target="file:///C:\Users\tarvo\Desktop\projektid%202017\E-ARK\SIP\General_SIP%20Specification_v1.4.doc" TargetMode="External"/><Relationship Id="rId17" Type="http://schemas.openxmlformats.org/officeDocument/2006/relationships/hyperlink" Target="file:///C:\Users\tarvo\Desktop\projektid%202017\E-ARK\SIP\General_SIP%20Specification_v1.4.doc" TargetMode="External"/><Relationship Id="rId25" Type="http://schemas.openxmlformats.org/officeDocument/2006/relationships/image" Target="media/image5.png"/><Relationship Id="rId33" Type="http://schemas.openxmlformats.org/officeDocument/2006/relationships/hyperlink" Target="http://www.loc.gov/standards/premis/" TargetMode="External"/><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hyperlink" Target="http://www.loc.gov/standards/mets/profile_docs/componen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arvo\Desktop\projektid%202017\E-ARK\SIP\General_SIP%20Specification_v1.4.doc" TargetMode="External"/><Relationship Id="rId23" Type="http://schemas.openxmlformats.org/officeDocument/2006/relationships/image" Target="media/image4.png"/><Relationship Id="rId28" Type="http://schemas.openxmlformats.org/officeDocument/2006/relationships/hyperlink" Target="http://submissionagreement.kb.se/dnr331-1144-2011/20120711/" TargetMode="External"/><Relationship Id="rId36" Type="http://schemas.openxmlformats.org/officeDocument/2006/relationships/image" Target="media/image10.emf"/><Relationship Id="rId49" Type="http://schemas.openxmlformats.org/officeDocument/2006/relationships/hyperlink" Target="http://www.loc.gov/standards/premis/premis_mets_checklist.pdf" TargetMode="External"/><Relationship Id="rId57" Type="http://schemas.openxmlformats.org/officeDocument/2006/relationships/hyperlink" Target="file:///Users/AppData/Local/AppData/Local/AppData/Local/Microsoft/AppData/Tarvo/Downloads/public.ccsds.org/publications/archive/651x0m1.pdf" TargetMode="External"/><Relationship Id="rId10" Type="http://schemas.microsoft.com/office/2016/09/relationships/commentsIds" Target="commentsIds.xml"/><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hyperlink" Target="https://riksarkivet.se/Media/pdf-filer/Projekt/FGS_Earkiv_Paket.pdf"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ana.org/assignments/media-types/media-types.xhtml" TargetMode="External"/><Relationship Id="rId2" Type="http://schemas.openxmlformats.org/officeDocument/2006/relationships/hyperlink" Target="http://eark-project.com/resources/project-deliverables" TargetMode="External"/><Relationship Id="rId1" Type="http://schemas.openxmlformats.org/officeDocument/2006/relationships/hyperlink" Target="http://www.loc.gov/standards/premis/v3/premis-3-0-final.pdf" TargetMode="External"/><Relationship Id="rId4" Type="http://schemas.openxmlformats.org/officeDocument/2006/relationships/hyperlink" Target="http://eark-project.com/resources/project-deliver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7069A-7D98-1C4E-80E9-99A5EA3F9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58</Pages>
  <Words>12009</Words>
  <Characters>68457</Characters>
  <Application>Microsoft Office Word</Application>
  <DocSecurity>0</DocSecurity>
  <Lines>570</Lines>
  <Paragraphs>160</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 </vt:lpstr>
      <vt:lpstr> </vt:lpstr>
    </vt:vector>
  </TitlesOfParts>
  <Company/>
  <LinksUpToDate>false</LinksUpToDate>
  <CharactersWithSpaces>80306</CharactersWithSpaces>
  <SharedDoc>false</SharedDoc>
  <HLinks>
    <vt:vector size="462" baseType="variant">
      <vt:variant>
        <vt:i4>3145765</vt:i4>
      </vt:variant>
      <vt:variant>
        <vt:i4>525</vt:i4>
      </vt:variant>
      <vt:variant>
        <vt:i4>0</vt:i4>
      </vt:variant>
      <vt:variant>
        <vt:i4>5</vt:i4>
      </vt:variant>
      <vt:variant>
        <vt:lpwstr>http://sites.tufts.edu/dca/about-us/research-initiatives/taper-tufts-accessioning-program-for-electronic-records/project-documentation/submission-agreements-glossary-of-terms/</vt:lpwstr>
      </vt:variant>
      <vt:variant>
        <vt:lpwstr/>
      </vt:variant>
      <vt:variant>
        <vt:i4>1966102</vt:i4>
      </vt:variant>
      <vt:variant>
        <vt:i4>522</vt:i4>
      </vt:variant>
      <vt:variant>
        <vt:i4>0</vt:i4>
      </vt:variant>
      <vt:variant>
        <vt:i4>5</vt:i4>
      </vt:variant>
      <vt:variant>
        <vt:lpwstr>../../../../../AppData/Local/AppData/Local/AppData/Local/Microsoft/AppData/Tarvo/Downloads/public.ccsds.org/publications/archive/651x0m1.pdf</vt:lpwstr>
      </vt:variant>
      <vt:variant>
        <vt:lpwstr/>
      </vt:variant>
      <vt:variant>
        <vt:i4>3145765</vt:i4>
      </vt:variant>
      <vt:variant>
        <vt:i4>519</vt:i4>
      </vt:variant>
      <vt:variant>
        <vt:i4>0</vt:i4>
      </vt:variant>
      <vt:variant>
        <vt:i4>5</vt:i4>
      </vt:variant>
      <vt:variant>
        <vt:lpwstr>http://sites.tufts.edu/dca/about-us/research-initiatives/taper-tufts-accessioning-program-for-electronic-records/project-documentation/submission-agreements-glossary-of-terms/</vt:lpwstr>
      </vt:variant>
      <vt:variant>
        <vt:lpwstr/>
      </vt:variant>
      <vt:variant>
        <vt:i4>4653133</vt:i4>
      </vt:variant>
      <vt:variant>
        <vt:i4>516</vt:i4>
      </vt:variant>
      <vt:variant>
        <vt:i4>0</vt:i4>
      </vt:variant>
      <vt:variant>
        <vt:i4>5</vt:i4>
      </vt:variant>
      <vt:variant>
        <vt:lpwstr>http://www.loc.gov/standards/mets/mets-profiles.html</vt:lpwstr>
      </vt:variant>
      <vt:variant>
        <vt:lpwstr/>
      </vt:variant>
      <vt:variant>
        <vt:i4>589861</vt:i4>
      </vt:variant>
      <vt:variant>
        <vt:i4>513</vt:i4>
      </vt:variant>
      <vt:variant>
        <vt:i4>0</vt:i4>
      </vt:variant>
      <vt:variant>
        <vt:i4>5</vt:i4>
      </vt:variant>
      <vt:variant>
        <vt:lpwstr>http://www.loc.gov/standards/mets/profile_docs/components.html</vt:lpwstr>
      </vt:variant>
      <vt:variant>
        <vt:lpwstr/>
      </vt:variant>
      <vt:variant>
        <vt:i4>2424954</vt:i4>
      </vt:variant>
      <vt:variant>
        <vt:i4>510</vt:i4>
      </vt:variant>
      <vt:variant>
        <vt:i4>0</vt:i4>
      </vt:variant>
      <vt:variant>
        <vt:i4>5</vt:i4>
      </vt:variant>
      <vt:variant>
        <vt:lpwstr>https://www.iana.org/assignments/media-types/media-types.xhtml</vt:lpwstr>
      </vt:variant>
      <vt:variant>
        <vt:lpwstr/>
      </vt:variant>
      <vt:variant>
        <vt:i4>6160461</vt:i4>
      </vt:variant>
      <vt:variant>
        <vt:i4>507</vt:i4>
      </vt:variant>
      <vt:variant>
        <vt:i4>0</vt:i4>
      </vt:variant>
      <vt:variant>
        <vt:i4>5</vt:i4>
      </vt:variant>
      <vt:variant>
        <vt:lpwstr>http://www.loc.gov/standards/premis/guidelines-premismets.pdf</vt:lpwstr>
      </vt:variant>
      <vt:variant>
        <vt:lpwstr/>
      </vt:variant>
      <vt:variant>
        <vt:i4>4980803</vt:i4>
      </vt:variant>
      <vt:variant>
        <vt:i4>504</vt:i4>
      </vt:variant>
      <vt:variant>
        <vt:i4>0</vt:i4>
      </vt:variant>
      <vt:variant>
        <vt:i4>5</vt:i4>
      </vt:variant>
      <vt:variant>
        <vt:lpwstr>https://riksarkivet.se/Media/pdf-filer/Projekt/FGS_Earkiv_Paket.pdf</vt:lpwstr>
      </vt:variant>
      <vt:variant>
        <vt:lpwstr/>
      </vt:variant>
      <vt:variant>
        <vt:i4>1179670</vt:i4>
      </vt:variant>
      <vt:variant>
        <vt:i4>501</vt:i4>
      </vt:variant>
      <vt:variant>
        <vt:i4>0</vt:i4>
      </vt:variant>
      <vt:variant>
        <vt:i4>5</vt:i4>
      </vt:variant>
      <vt:variant>
        <vt:lpwstr>http://www.esens.eu/</vt:lpwstr>
      </vt:variant>
      <vt:variant>
        <vt:lpwstr/>
      </vt:variant>
      <vt:variant>
        <vt:i4>131096</vt:i4>
      </vt:variant>
      <vt:variant>
        <vt:i4>498</vt:i4>
      </vt:variant>
      <vt:variant>
        <vt:i4>0</vt:i4>
      </vt:variant>
      <vt:variant>
        <vt:i4>5</vt:i4>
      </vt:variant>
      <vt:variant>
        <vt:lpwstr>http://eark-project.com/resources/project-deliverables/6-d31-e-ark-report-on-available-best-practices</vt:lpwstr>
      </vt:variant>
      <vt:variant>
        <vt:lpwstr/>
      </vt:variant>
      <vt:variant>
        <vt:i4>6619192</vt:i4>
      </vt:variant>
      <vt:variant>
        <vt:i4>495</vt:i4>
      </vt:variant>
      <vt:variant>
        <vt:i4>0</vt:i4>
      </vt:variant>
      <vt:variant>
        <vt:i4>5</vt:i4>
      </vt:variant>
      <vt:variant>
        <vt:lpwstr>http://www.loc.gov/standards/premis/premis_mets_checklist.pdf</vt:lpwstr>
      </vt:variant>
      <vt:variant>
        <vt:lpwstr/>
      </vt:variant>
      <vt:variant>
        <vt:i4>6619192</vt:i4>
      </vt:variant>
      <vt:variant>
        <vt:i4>384</vt:i4>
      </vt:variant>
      <vt:variant>
        <vt:i4>0</vt:i4>
      </vt:variant>
      <vt:variant>
        <vt:i4>5</vt:i4>
      </vt:variant>
      <vt:variant>
        <vt:lpwstr>http://www.loc.gov/standards/premis/premis_mets_checklist.pdf</vt:lpwstr>
      </vt:variant>
      <vt:variant>
        <vt:lpwstr/>
      </vt:variant>
      <vt:variant>
        <vt:i4>6160461</vt:i4>
      </vt:variant>
      <vt:variant>
        <vt:i4>381</vt:i4>
      </vt:variant>
      <vt:variant>
        <vt:i4>0</vt:i4>
      </vt:variant>
      <vt:variant>
        <vt:i4>5</vt:i4>
      </vt:variant>
      <vt:variant>
        <vt:lpwstr>http://www.loc.gov/standards/premis/guidelines-premismets.pdf</vt:lpwstr>
      </vt:variant>
      <vt:variant>
        <vt:lpwstr/>
      </vt:variant>
      <vt:variant>
        <vt:i4>1114125</vt:i4>
      </vt:variant>
      <vt:variant>
        <vt:i4>378</vt:i4>
      </vt:variant>
      <vt:variant>
        <vt:i4>0</vt:i4>
      </vt:variant>
      <vt:variant>
        <vt:i4>5</vt:i4>
      </vt:variant>
      <vt:variant>
        <vt:lpwstr>http://www.loc.gov/standards/premis/</vt:lpwstr>
      </vt:variant>
      <vt:variant>
        <vt:lpwstr/>
      </vt:variant>
      <vt:variant>
        <vt:i4>2949171</vt:i4>
      </vt:variant>
      <vt:variant>
        <vt:i4>354</vt:i4>
      </vt:variant>
      <vt:variant>
        <vt:i4>0</vt:i4>
      </vt:variant>
      <vt:variant>
        <vt:i4>5</vt:i4>
      </vt:variant>
      <vt:variant>
        <vt:lpwstr>http://submissionagreement.kb.se/dnr331-1144-2011/20120711/</vt:lpwstr>
      </vt:variant>
      <vt:variant>
        <vt:lpwstr/>
      </vt:variant>
      <vt:variant>
        <vt:i4>2555963</vt:i4>
      </vt:variant>
      <vt:variant>
        <vt:i4>318</vt:i4>
      </vt:variant>
      <vt:variant>
        <vt:i4>0</vt:i4>
      </vt:variant>
      <vt:variant>
        <vt:i4>5</vt:i4>
      </vt:variant>
      <vt:variant>
        <vt:lpwstr>http://eark-project.com/resources/project-deliverables/51-d33pilotspec</vt:lpwstr>
      </vt:variant>
      <vt:variant>
        <vt:lpwstr/>
      </vt:variant>
      <vt:variant>
        <vt:i4>7798831</vt:i4>
      </vt:variant>
      <vt:variant>
        <vt:i4>315</vt:i4>
      </vt:variant>
      <vt:variant>
        <vt:i4>0</vt:i4>
      </vt:variant>
      <vt:variant>
        <vt:i4>5</vt:i4>
      </vt:variant>
      <vt:variant>
        <vt:lpwstr>http://eark-project.com/resources/project-deliverables/17-d32-e-ark-sip-draft-specification</vt:lpwstr>
      </vt:variant>
      <vt:variant>
        <vt:lpwstr/>
      </vt:variant>
      <vt:variant>
        <vt:i4>1179670</vt:i4>
      </vt:variant>
      <vt:variant>
        <vt:i4>312</vt:i4>
      </vt:variant>
      <vt:variant>
        <vt:i4>0</vt:i4>
      </vt:variant>
      <vt:variant>
        <vt:i4>5</vt:i4>
      </vt:variant>
      <vt:variant>
        <vt:lpwstr>http://www.esens.eu/</vt:lpwstr>
      </vt:variant>
      <vt:variant>
        <vt:lpwstr/>
      </vt:variant>
      <vt:variant>
        <vt:i4>6750243</vt:i4>
      </vt:variant>
      <vt:variant>
        <vt:i4>309</vt:i4>
      </vt:variant>
      <vt:variant>
        <vt:i4>0</vt:i4>
      </vt:variant>
      <vt:variant>
        <vt:i4>5</vt:i4>
      </vt:variant>
      <vt:variant>
        <vt:lpwstr>https://riksarkivet.se/Media/pdf-filer/doi-t/FGS_Paketstruktur_RAFGS1V1.pdf</vt:lpwstr>
      </vt:variant>
      <vt:variant>
        <vt:lpwstr/>
      </vt:variant>
      <vt:variant>
        <vt:i4>4980803</vt:i4>
      </vt:variant>
      <vt:variant>
        <vt:i4>306</vt:i4>
      </vt:variant>
      <vt:variant>
        <vt:i4>0</vt:i4>
      </vt:variant>
      <vt:variant>
        <vt:i4>5</vt:i4>
      </vt:variant>
      <vt:variant>
        <vt:lpwstr>https://riksarkivet.se/Media/pdf-filer/Projekt/FGS_Earkiv_Paket.pdf</vt:lpwstr>
      </vt:variant>
      <vt:variant>
        <vt:lpwstr/>
      </vt:variant>
      <vt:variant>
        <vt:i4>2621475</vt:i4>
      </vt:variant>
      <vt:variant>
        <vt:i4>303</vt:i4>
      </vt:variant>
      <vt:variant>
        <vt:i4>0</vt:i4>
      </vt:variant>
      <vt:variant>
        <vt:i4>5</vt:i4>
      </vt:variant>
      <vt:variant>
        <vt:lpwstr>http://eark-project.com/resources/project-deliverables/5-d21-e-ark-general-pilot-model-and-use-case-definition</vt:lpwstr>
      </vt:variant>
      <vt:variant>
        <vt:lpwstr/>
      </vt:variant>
      <vt:variant>
        <vt:i4>131096</vt:i4>
      </vt:variant>
      <vt:variant>
        <vt:i4>300</vt:i4>
      </vt:variant>
      <vt:variant>
        <vt:i4>0</vt:i4>
      </vt:variant>
      <vt:variant>
        <vt:i4>5</vt:i4>
      </vt:variant>
      <vt:variant>
        <vt:lpwstr>http://eark-project.com/resources/project-deliverables/6-d31-e-ark-report-on-available-best-practices</vt:lpwstr>
      </vt:variant>
      <vt:variant>
        <vt:lpwstr/>
      </vt:variant>
      <vt:variant>
        <vt:i4>1179656</vt:i4>
      </vt:variant>
      <vt:variant>
        <vt:i4>284</vt:i4>
      </vt:variant>
      <vt:variant>
        <vt:i4>0</vt:i4>
      </vt:variant>
      <vt:variant>
        <vt:i4>5</vt:i4>
      </vt:variant>
      <vt:variant>
        <vt:lpwstr>C:\Users\tarvo\Desktop\projektid 2017\E-ARK\SIP\General_SIP Specification_v1.4.doc</vt:lpwstr>
      </vt:variant>
      <vt:variant>
        <vt:lpwstr>_Toc473623506</vt:lpwstr>
      </vt:variant>
      <vt:variant>
        <vt:i4>1179656</vt:i4>
      </vt:variant>
      <vt:variant>
        <vt:i4>278</vt:i4>
      </vt:variant>
      <vt:variant>
        <vt:i4>0</vt:i4>
      </vt:variant>
      <vt:variant>
        <vt:i4>5</vt:i4>
      </vt:variant>
      <vt:variant>
        <vt:lpwstr>C:\Users\tarvo\Desktop\projektid 2017\E-ARK\SIP\General_SIP Specification_v1.4.doc</vt:lpwstr>
      </vt:variant>
      <vt:variant>
        <vt:lpwstr>_Toc473623505</vt:lpwstr>
      </vt:variant>
      <vt:variant>
        <vt:i4>1179656</vt:i4>
      </vt:variant>
      <vt:variant>
        <vt:i4>272</vt:i4>
      </vt:variant>
      <vt:variant>
        <vt:i4>0</vt:i4>
      </vt:variant>
      <vt:variant>
        <vt:i4>5</vt:i4>
      </vt:variant>
      <vt:variant>
        <vt:lpwstr>C:\Users\tarvo\Desktop\projektid 2017\E-ARK\SIP\General_SIP Specification_v1.4.doc</vt:lpwstr>
      </vt:variant>
      <vt:variant>
        <vt:lpwstr>_Toc473623504</vt:lpwstr>
      </vt:variant>
      <vt:variant>
        <vt:i4>1179656</vt:i4>
      </vt:variant>
      <vt:variant>
        <vt:i4>266</vt:i4>
      </vt:variant>
      <vt:variant>
        <vt:i4>0</vt:i4>
      </vt:variant>
      <vt:variant>
        <vt:i4>5</vt:i4>
      </vt:variant>
      <vt:variant>
        <vt:lpwstr>C:\Users\tarvo\Desktop\projektid 2017\E-ARK\SIP\General_SIP Specification_v1.4.doc</vt:lpwstr>
      </vt:variant>
      <vt:variant>
        <vt:lpwstr>_Toc473623503</vt:lpwstr>
      </vt:variant>
      <vt:variant>
        <vt:i4>1179656</vt:i4>
      </vt:variant>
      <vt:variant>
        <vt:i4>260</vt:i4>
      </vt:variant>
      <vt:variant>
        <vt:i4>0</vt:i4>
      </vt:variant>
      <vt:variant>
        <vt:i4>5</vt:i4>
      </vt:variant>
      <vt:variant>
        <vt:lpwstr>C:\Users\tarvo\Desktop\projektid 2017\E-ARK\SIP\General_SIP Specification_v1.4.doc</vt:lpwstr>
      </vt:variant>
      <vt:variant>
        <vt:lpwstr>_Toc473623502</vt:lpwstr>
      </vt:variant>
      <vt:variant>
        <vt:i4>1179656</vt:i4>
      </vt:variant>
      <vt:variant>
        <vt:i4>254</vt:i4>
      </vt:variant>
      <vt:variant>
        <vt:i4>0</vt:i4>
      </vt:variant>
      <vt:variant>
        <vt:i4>5</vt:i4>
      </vt:variant>
      <vt:variant>
        <vt:lpwstr>C:\Users\tarvo\Desktop\projektid 2017\E-ARK\SIP\General_SIP Specification_v1.4.doc</vt:lpwstr>
      </vt:variant>
      <vt:variant>
        <vt:lpwstr>_Toc473623501</vt:lpwstr>
      </vt:variant>
      <vt:variant>
        <vt:i4>1179656</vt:i4>
      </vt:variant>
      <vt:variant>
        <vt:i4>248</vt:i4>
      </vt:variant>
      <vt:variant>
        <vt:i4>0</vt:i4>
      </vt:variant>
      <vt:variant>
        <vt:i4>5</vt:i4>
      </vt:variant>
      <vt:variant>
        <vt:lpwstr>C:\Users\tarvo\Desktop\projektid 2017\E-ARK\SIP\General_SIP Specification_v1.4.doc</vt:lpwstr>
      </vt:variant>
      <vt:variant>
        <vt:lpwstr>_Toc473623500</vt:lpwstr>
      </vt:variant>
      <vt:variant>
        <vt:i4>1835057</vt:i4>
      </vt:variant>
      <vt:variant>
        <vt:i4>242</vt:i4>
      </vt:variant>
      <vt:variant>
        <vt:i4>0</vt:i4>
      </vt:variant>
      <vt:variant>
        <vt:i4>5</vt:i4>
      </vt:variant>
      <vt:variant>
        <vt:lpwstr/>
      </vt:variant>
      <vt:variant>
        <vt:lpwstr>_Toc473623499</vt:lpwstr>
      </vt:variant>
      <vt:variant>
        <vt:i4>1835057</vt:i4>
      </vt:variant>
      <vt:variant>
        <vt:i4>236</vt:i4>
      </vt:variant>
      <vt:variant>
        <vt:i4>0</vt:i4>
      </vt:variant>
      <vt:variant>
        <vt:i4>5</vt:i4>
      </vt:variant>
      <vt:variant>
        <vt:lpwstr/>
      </vt:variant>
      <vt:variant>
        <vt:lpwstr>_Toc473623498</vt:lpwstr>
      </vt:variant>
      <vt:variant>
        <vt:i4>1835057</vt:i4>
      </vt:variant>
      <vt:variant>
        <vt:i4>230</vt:i4>
      </vt:variant>
      <vt:variant>
        <vt:i4>0</vt:i4>
      </vt:variant>
      <vt:variant>
        <vt:i4>5</vt:i4>
      </vt:variant>
      <vt:variant>
        <vt:lpwstr/>
      </vt:variant>
      <vt:variant>
        <vt:lpwstr>_Toc473623497</vt:lpwstr>
      </vt:variant>
      <vt:variant>
        <vt:i4>1835057</vt:i4>
      </vt:variant>
      <vt:variant>
        <vt:i4>224</vt:i4>
      </vt:variant>
      <vt:variant>
        <vt:i4>0</vt:i4>
      </vt:variant>
      <vt:variant>
        <vt:i4>5</vt:i4>
      </vt:variant>
      <vt:variant>
        <vt:lpwstr/>
      </vt:variant>
      <vt:variant>
        <vt:lpwstr>_Toc473623496</vt:lpwstr>
      </vt:variant>
      <vt:variant>
        <vt:i4>1835057</vt:i4>
      </vt:variant>
      <vt:variant>
        <vt:i4>218</vt:i4>
      </vt:variant>
      <vt:variant>
        <vt:i4>0</vt:i4>
      </vt:variant>
      <vt:variant>
        <vt:i4>5</vt:i4>
      </vt:variant>
      <vt:variant>
        <vt:lpwstr/>
      </vt:variant>
      <vt:variant>
        <vt:lpwstr>_Toc473623495</vt:lpwstr>
      </vt:variant>
      <vt:variant>
        <vt:i4>1769481</vt:i4>
      </vt:variant>
      <vt:variant>
        <vt:i4>212</vt:i4>
      </vt:variant>
      <vt:variant>
        <vt:i4>0</vt:i4>
      </vt:variant>
      <vt:variant>
        <vt:i4>5</vt:i4>
      </vt:variant>
      <vt:variant>
        <vt:lpwstr>C:\Users\tarvo\Desktop\projektid 2017\E-ARK\SIP\General_SIP Specification_v1.4.doc</vt:lpwstr>
      </vt:variant>
      <vt:variant>
        <vt:lpwstr>_Toc473623494</vt:lpwstr>
      </vt:variant>
      <vt:variant>
        <vt:i4>1835057</vt:i4>
      </vt:variant>
      <vt:variant>
        <vt:i4>206</vt:i4>
      </vt:variant>
      <vt:variant>
        <vt:i4>0</vt:i4>
      </vt:variant>
      <vt:variant>
        <vt:i4>5</vt:i4>
      </vt:variant>
      <vt:variant>
        <vt:lpwstr/>
      </vt:variant>
      <vt:variant>
        <vt:lpwstr>_Toc473623493</vt:lpwstr>
      </vt:variant>
      <vt:variant>
        <vt:i4>1769481</vt:i4>
      </vt:variant>
      <vt:variant>
        <vt:i4>200</vt:i4>
      </vt:variant>
      <vt:variant>
        <vt:i4>0</vt:i4>
      </vt:variant>
      <vt:variant>
        <vt:i4>5</vt:i4>
      </vt:variant>
      <vt:variant>
        <vt:lpwstr>C:\Users\tarvo\Desktop\projektid 2017\E-ARK\SIP\General_SIP Specification_v1.4.doc</vt:lpwstr>
      </vt:variant>
      <vt:variant>
        <vt:lpwstr>_Toc473623492</vt:lpwstr>
      </vt:variant>
      <vt:variant>
        <vt:i4>1835057</vt:i4>
      </vt:variant>
      <vt:variant>
        <vt:i4>191</vt:i4>
      </vt:variant>
      <vt:variant>
        <vt:i4>0</vt:i4>
      </vt:variant>
      <vt:variant>
        <vt:i4>5</vt:i4>
      </vt:variant>
      <vt:variant>
        <vt:lpwstr/>
      </vt:variant>
      <vt:variant>
        <vt:lpwstr>_Toc473623491</vt:lpwstr>
      </vt:variant>
      <vt:variant>
        <vt:i4>1835057</vt:i4>
      </vt:variant>
      <vt:variant>
        <vt:i4>185</vt:i4>
      </vt:variant>
      <vt:variant>
        <vt:i4>0</vt:i4>
      </vt:variant>
      <vt:variant>
        <vt:i4>5</vt:i4>
      </vt:variant>
      <vt:variant>
        <vt:lpwstr/>
      </vt:variant>
      <vt:variant>
        <vt:lpwstr>_Toc473623490</vt:lpwstr>
      </vt:variant>
      <vt:variant>
        <vt:i4>1900593</vt:i4>
      </vt:variant>
      <vt:variant>
        <vt:i4>179</vt:i4>
      </vt:variant>
      <vt:variant>
        <vt:i4>0</vt:i4>
      </vt:variant>
      <vt:variant>
        <vt:i4>5</vt:i4>
      </vt:variant>
      <vt:variant>
        <vt:lpwstr/>
      </vt:variant>
      <vt:variant>
        <vt:lpwstr>_Toc473623489</vt:lpwstr>
      </vt:variant>
      <vt:variant>
        <vt:i4>1900593</vt:i4>
      </vt:variant>
      <vt:variant>
        <vt:i4>173</vt:i4>
      </vt:variant>
      <vt:variant>
        <vt:i4>0</vt:i4>
      </vt:variant>
      <vt:variant>
        <vt:i4>5</vt:i4>
      </vt:variant>
      <vt:variant>
        <vt:lpwstr/>
      </vt:variant>
      <vt:variant>
        <vt:lpwstr>_Toc473623488</vt:lpwstr>
      </vt:variant>
      <vt:variant>
        <vt:i4>1900593</vt:i4>
      </vt:variant>
      <vt:variant>
        <vt:i4>167</vt:i4>
      </vt:variant>
      <vt:variant>
        <vt:i4>0</vt:i4>
      </vt:variant>
      <vt:variant>
        <vt:i4>5</vt:i4>
      </vt:variant>
      <vt:variant>
        <vt:lpwstr/>
      </vt:variant>
      <vt:variant>
        <vt:lpwstr>_Toc473623487</vt:lpwstr>
      </vt:variant>
      <vt:variant>
        <vt:i4>1900593</vt:i4>
      </vt:variant>
      <vt:variant>
        <vt:i4>161</vt:i4>
      </vt:variant>
      <vt:variant>
        <vt:i4>0</vt:i4>
      </vt:variant>
      <vt:variant>
        <vt:i4>5</vt:i4>
      </vt:variant>
      <vt:variant>
        <vt:lpwstr/>
      </vt:variant>
      <vt:variant>
        <vt:lpwstr>_Toc473623486</vt:lpwstr>
      </vt:variant>
      <vt:variant>
        <vt:i4>1900593</vt:i4>
      </vt:variant>
      <vt:variant>
        <vt:i4>152</vt:i4>
      </vt:variant>
      <vt:variant>
        <vt:i4>0</vt:i4>
      </vt:variant>
      <vt:variant>
        <vt:i4>5</vt:i4>
      </vt:variant>
      <vt:variant>
        <vt:lpwstr/>
      </vt:variant>
      <vt:variant>
        <vt:lpwstr>_Toc473623485</vt:lpwstr>
      </vt:variant>
      <vt:variant>
        <vt:i4>1900593</vt:i4>
      </vt:variant>
      <vt:variant>
        <vt:i4>146</vt:i4>
      </vt:variant>
      <vt:variant>
        <vt:i4>0</vt:i4>
      </vt:variant>
      <vt:variant>
        <vt:i4>5</vt:i4>
      </vt:variant>
      <vt:variant>
        <vt:lpwstr/>
      </vt:variant>
      <vt:variant>
        <vt:lpwstr>_Toc473623484</vt:lpwstr>
      </vt:variant>
      <vt:variant>
        <vt:i4>1900593</vt:i4>
      </vt:variant>
      <vt:variant>
        <vt:i4>140</vt:i4>
      </vt:variant>
      <vt:variant>
        <vt:i4>0</vt:i4>
      </vt:variant>
      <vt:variant>
        <vt:i4>5</vt:i4>
      </vt:variant>
      <vt:variant>
        <vt:lpwstr/>
      </vt:variant>
      <vt:variant>
        <vt:lpwstr>_Toc473623483</vt:lpwstr>
      </vt:variant>
      <vt:variant>
        <vt:i4>1900593</vt:i4>
      </vt:variant>
      <vt:variant>
        <vt:i4>134</vt:i4>
      </vt:variant>
      <vt:variant>
        <vt:i4>0</vt:i4>
      </vt:variant>
      <vt:variant>
        <vt:i4>5</vt:i4>
      </vt:variant>
      <vt:variant>
        <vt:lpwstr/>
      </vt:variant>
      <vt:variant>
        <vt:lpwstr>_Toc473623482</vt:lpwstr>
      </vt:variant>
      <vt:variant>
        <vt:i4>1900593</vt:i4>
      </vt:variant>
      <vt:variant>
        <vt:i4>128</vt:i4>
      </vt:variant>
      <vt:variant>
        <vt:i4>0</vt:i4>
      </vt:variant>
      <vt:variant>
        <vt:i4>5</vt:i4>
      </vt:variant>
      <vt:variant>
        <vt:lpwstr/>
      </vt:variant>
      <vt:variant>
        <vt:lpwstr>_Toc473623481</vt:lpwstr>
      </vt:variant>
      <vt:variant>
        <vt:i4>1900593</vt:i4>
      </vt:variant>
      <vt:variant>
        <vt:i4>122</vt:i4>
      </vt:variant>
      <vt:variant>
        <vt:i4>0</vt:i4>
      </vt:variant>
      <vt:variant>
        <vt:i4>5</vt:i4>
      </vt:variant>
      <vt:variant>
        <vt:lpwstr/>
      </vt:variant>
      <vt:variant>
        <vt:lpwstr>_Toc473623480</vt:lpwstr>
      </vt:variant>
      <vt:variant>
        <vt:i4>1179697</vt:i4>
      </vt:variant>
      <vt:variant>
        <vt:i4>116</vt:i4>
      </vt:variant>
      <vt:variant>
        <vt:i4>0</vt:i4>
      </vt:variant>
      <vt:variant>
        <vt:i4>5</vt:i4>
      </vt:variant>
      <vt:variant>
        <vt:lpwstr/>
      </vt:variant>
      <vt:variant>
        <vt:lpwstr>_Toc473623479</vt:lpwstr>
      </vt:variant>
      <vt:variant>
        <vt:i4>1179697</vt:i4>
      </vt:variant>
      <vt:variant>
        <vt:i4>110</vt:i4>
      </vt:variant>
      <vt:variant>
        <vt:i4>0</vt:i4>
      </vt:variant>
      <vt:variant>
        <vt:i4>5</vt:i4>
      </vt:variant>
      <vt:variant>
        <vt:lpwstr/>
      </vt:variant>
      <vt:variant>
        <vt:lpwstr>_Toc473623478</vt:lpwstr>
      </vt:variant>
      <vt:variant>
        <vt:i4>1179697</vt:i4>
      </vt:variant>
      <vt:variant>
        <vt:i4>104</vt:i4>
      </vt:variant>
      <vt:variant>
        <vt:i4>0</vt:i4>
      </vt:variant>
      <vt:variant>
        <vt:i4>5</vt:i4>
      </vt:variant>
      <vt:variant>
        <vt:lpwstr/>
      </vt:variant>
      <vt:variant>
        <vt:lpwstr>_Toc473623477</vt:lpwstr>
      </vt:variant>
      <vt:variant>
        <vt:i4>1179697</vt:i4>
      </vt:variant>
      <vt:variant>
        <vt:i4>98</vt:i4>
      </vt:variant>
      <vt:variant>
        <vt:i4>0</vt:i4>
      </vt:variant>
      <vt:variant>
        <vt:i4>5</vt:i4>
      </vt:variant>
      <vt:variant>
        <vt:lpwstr/>
      </vt:variant>
      <vt:variant>
        <vt:lpwstr>_Toc473623476</vt:lpwstr>
      </vt:variant>
      <vt:variant>
        <vt:i4>1179697</vt:i4>
      </vt:variant>
      <vt:variant>
        <vt:i4>92</vt:i4>
      </vt:variant>
      <vt:variant>
        <vt:i4>0</vt:i4>
      </vt:variant>
      <vt:variant>
        <vt:i4>5</vt:i4>
      </vt:variant>
      <vt:variant>
        <vt:lpwstr/>
      </vt:variant>
      <vt:variant>
        <vt:lpwstr>_Toc473623475</vt:lpwstr>
      </vt:variant>
      <vt:variant>
        <vt:i4>1179697</vt:i4>
      </vt:variant>
      <vt:variant>
        <vt:i4>86</vt:i4>
      </vt:variant>
      <vt:variant>
        <vt:i4>0</vt:i4>
      </vt:variant>
      <vt:variant>
        <vt:i4>5</vt:i4>
      </vt:variant>
      <vt:variant>
        <vt:lpwstr/>
      </vt:variant>
      <vt:variant>
        <vt:lpwstr>_Toc473623474</vt:lpwstr>
      </vt:variant>
      <vt:variant>
        <vt:i4>1179697</vt:i4>
      </vt:variant>
      <vt:variant>
        <vt:i4>80</vt:i4>
      </vt:variant>
      <vt:variant>
        <vt:i4>0</vt:i4>
      </vt:variant>
      <vt:variant>
        <vt:i4>5</vt:i4>
      </vt:variant>
      <vt:variant>
        <vt:lpwstr/>
      </vt:variant>
      <vt:variant>
        <vt:lpwstr>_Toc473623473</vt:lpwstr>
      </vt:variant>
      <vt:variant>
        <vt:i4>1179697</vt:i4>
      </vt:variant>
      <vt:variant>
        <vt:i4>74</vt:i4>
      </vt:variant>
      <vt:variant>
        <vt:i4>0</vt:i4>
      </vt:variant>
      <vt:variant>
        <vt:i4>5</vt:i4>
      </vt:variant>
      <vt:variant>
        <vt:lpwstr/>
      </vt:variant>
      <vt:variant>
        <vt:lpwstr>_Toc473623472</vt:lpwstr>
      </vt:variant>
      <vt:variant>
        <vt:i4>1179697</vt:i4>
      </vt:variant>
      <vt:variant>
        <vt:i4>68</vt:i4>
      </vt:variant>
      <vt:variant>
        <vt:i4>0</vt:i4>
      </vt:variant>
      <vt:variant>
        <vt:i4>5</vt:i4>
      </vt:variant>
      <vt:variant>
        <vt:lpwstr/>
      </vt:variant>
      <vt:variant>
        <vt:lpwstr>_Toc473623471</vt:lpwstr>
      </vt:variant>
      <vt:variant>
        <vt:i4>1179697</vt:i4>
      </vt:variant>
      <vt:variant>
        <vt:i4>62</vt:i4>
      </vt:variant>
      <vt:variant>
        <vt:i4>0</vt:i4>
      </vt:variant>
      <vt:variant>
        <vt:i4>5</vt:i4>
      </vt:variant>
      <vt:variant>
        <vt:lpwstr/>
      </vt:variant>
      <vt:variant>
        <vt:lpwstr>_Toc473623470</vt:lpwstr>
      </vt:variant>
      <vt:variant>
        <vt:i4>1245233</vt:i4>
      </vt:variant>
      <vt:variant>
        <vt:i4>56</vt:i4>
      </vt:variant>
      <vt:variant>
        <vt:i4>0</vt:i4>
      </vt:variant>
      <vt:variant>
        <vt:i4>5</vt:i4>
      </vt:variant>
      <vt:variant>
        <vt:lpwstr/>
      </vt:variant>
      <vt:variant>
        <vt:lpwstr>_Toc473623469</vt:lpwstr>
      </vt:variant>
      <vt:variant>
        <vt:i4>1245233</vt:i4>
      </vt:variant>
      <vt:variant>
        <vt:i4>50</vt:i4>
      </vt:variant>
      <vt:variant>
        <vt:i4>0</vt:i4>
      </vt:variant>
      <vt:variant>
        <vt:i4>5</vt:i4>
      </vt:variant>
      <vt:variant>
        <vt:lpwstr/>
      </vt:variant>
      <vt:variant>
        <vt:lpwstr>_Toc473623468</vt:lpwstr>
      </vt:variant>
      <vt:variant>
        <vt:i4>1245233</vt:i4>
      </vt:variant>
      <vt:variant>
        <vt:i4>44</vt:i4>
      </vt:variant>
      <vt:variant>
        <vt:i4>0</vt:i4>
      </vt:variant>
      <vt:variant>
        <vt:i4>5</vt:i4>
      </vt:variant>
      <vt:variant>
        <vt:lpwstr/>
      </vt:variant>
      <vt:variant>
        <vt:lpwstr>_Toc473623467</vt:lpwstr>
      </vt:variant>
      <vt:variant>
        <vt:i4>1245233</vt:i4>
      </vt:variant>
      <vt:variant>
        <vt:i4>38</vt:i4>
      </vt:variant>
      <vt:variant>
        <vt:i4>0</vt:i4>
      </vt:variant>
      <vt:variant>
        <vt:i4>5</vt:i4>
      </vt:variant>
      <vt:variant>
        <vt:lpwstr/>
      </vt:variant>
      <vt:variant>
        <vt:lpwstr>_Toc473623466</vt:lpwstr>
      </vt:variant>
      <vt:variant>
        <vt:i4>1245233</vt:i4>
      </vt:variant>
      <vt:variant>
        <vt:i4>32</vt:i4>
      </vt:variant>
      <vt:variant>
        <vt:i4>0</vt:i4>
      </vt:variant>
      <vt:variant>
        <vt:i4>5</vt:i4>
      </vt:variant>
      <vt:variant>
        <vt:lpwstr/>
      </vt:variant>
      <vt:variant>
        <vt:lpwstr>_Toc473623465</vt:lpwstr>
      </vt:variant>
      <vt:variant>
        <vt:i4>1245233</vt:i4>
      </vt:variant>
      <vt:variant>
        <vt:i4>26</vt:i4>
      </vt:variant>
      <vt:variant>
        <vt:i4>0</vt:i4>
      </vt:variant>
      <vt:variant>
        <vt:i4>5</vt:i4>
      </vt:variant>
      <vt:variant>
        <vt:lpwstr/>
      </vt:variant>
      <vt:variant>
        <vt:lpwstr>_Toc473623464</vt:lpwstr>
      </vt:variant>
      <vt:variant>
        <vt:i4>1245233</vt:i4>
      </vt:variant>
      <vt:variant>
        <vt:i4>20</vt:i4>
      </vt:variant>
      <vt:variant>
        <vt:i4>0</vt:i4>
      </vt:variant>
      <vt:variant>
        <vt:i4>5</vt:i4>
      </vt:variant>
      <vt:variant>
        <vt:lpwstr/>
      </vt:variant>
      <vt:variant>
        <vt:lpwstr>_Toc473623463</vt:lpwstr>
      </vt:variant>
      <vt:variant>
        <vt:i4>1245233</vt:i4>
      </vt:variant>
      <vt:variant>
        <vt:i4>14</vt:i4>
      </vt:variant>
      <vt:variant>
        <vt:i4>0</vt:i4>
      </vt:variant>
      <vt:variant>
        <vt:i4>5</vt:i4>
      </vt:variant>
      <vt:variant>
        <vt:lpwstr/>
      </vt:variant>
      <vt:variant>
        <vt:lpwstr>_Toc473623462</vt:lpwstr>
      </vt:variant>
      <vt:variant>
        <vt:i4>1245233</vt:i4>
      </vt:variant>
      <vt:variant>
        <vt:i4>8</vt:i4>
      </vt:variant>
      <vt:variant>
        <vt:i4>0</vt:i4>
      </vt:variant>
      <vt:variant>
        <vt:i4>5</vt:i4>
      </vt:variant>
      <vt:variant>
        <vt:lpwstr/>
      </vt:variant>
      <vt:variant>
        <vt:lpwstr>_Toc473623461</vt:lpwstr>
      </vt:variant>
      <vt:variant>
        <vt:i4>1245233</vt:i4>
      </vt:variant>
      <vt:variant>
        <vt:i4>2</vt:i4>
      </vt:variant>
      <vt:variant>
        <vt:i4>0</vt:i4>
      </vt:variant>
      <vt:variant>
        <vt:i4>5</vt:i4>
      </vt:variant>
      <vt:variant>
        <vt:lpwstr/>
      </vt:variant>
      <vt:variant>
        <vt:lpwstr>_Toc473623460</vt:lpwstr>
      </vt:variant>
      <vt:variant>
        <vt:i4>393219</vt:i4>
      </vt:variant>
      <vt:variant>
        <vt:i4>21</vt:i4>
      </vt:variant>
      <vt:variant>
        <vt:i4>0</vt:i4>
      </vt:variant>
      <vt:variant>
        <vt:i4>5</vt:i4>
      </vt:variant>
      <vt:variant>
        <vt:lpwstr>http://public.ccsds.org/publications/archive/651x0m1.pdf</vt:lpwstr>
      </vt:variant>
      <vt:variant>
        <vt:lpwstr/>
      </vt:variant>
      <vt:variant>
        <vt:i4>7798882</vt:i4>
      </vt:variant>
      <vt:variant>
        <vt:i4>18</vt:i4>
      </vt:variant>
      <vt:variant>
        <vt:i4>0</vt:i4>
      </vt:variant>
      <vt:variant>
        <vt:i4>5</vt:i4>
      </vt:variant>
      <vt:variant>
        <vt:lpwstr>http://eark-project.com/resources/project-deliverables</vt:lpwstr>
      </vt:variant>
      <vt:variant>
        <vt:lpwstr/>
      </vt:variant>
      <vt:variant>
        <vt:i4>2424954</vt:i4>
      </vt:variant>
      <vt:variant>
        <vt:i4>15</vt:i4>
      </vt:variant>
      <vt:variant>
        <vt:i4>0</vt:i4>
      </vt:variant>
      <vt:variant>
        <vt:i4>5</vt:i4>
      </vt:variant>
      <vt:variant>
        <vt:lpwstr>https://www.iana.org/assignments/media-types/media-types.xhtml</vt:lpwstr>
      </vt:variant>
      <vt:variant>
        <vt:lpwstr/>
      </vt:variant>
      <vt:variant>
        <vt:i4>7798882</vt:i4>
      </vt:variant>
      <vt:variant>
        <vt:i4>12</vt:i4>
      </vt:variant>
      <vt:variant>
        <vt:i4>0</vt:i4>
      </vt:variant>
      <vt:variant>
        <vt:i4>5</vt:i4>
      </vt:variant>
      <vt:variant>
        <vt:lpwstr>http://eark-project.com/resources/project-deliverables</vt:lpwstr>
      </vt:variant>
      <vt:variant>
        <vt:lpwstr/>
      </vt:variant>
      <vt:variant>
        <vt:i4>3211311</vt:i4>
      </vt:variant>
      <vt:variant>
        <vt:i4>9</vt:i4>
      </vt:variant>
      <vt:variant>
        <vt:i4>0</vt:i4>
      </vt:variant>
      <vt:variant>
        <vt:i4>5</vt:i4>
      </vt:variant>
      <vt:variant>
        <vt:lpwstr>http://www.loc.gov/standards/premis/v3/premis-3-0-final.pdf</vt:lpwstr>
      </vt:variant>
      <vt:variant>
        <vt:lpwstr/>
      </vt:variant>
      <vt:variant>
        <vt:i4>2228328</vt:i4>
      </vt:variant>
      <vt:variant>
        <vt:i4>6</vt:i4>
      </vt:variant>
      <vt:variant>
        <vt:i4>0</vt:i4>
      </vt:variant>
      <vt:variant>
        <vt:i4>5</vt:i4>
      </vt:variant>
      <vt:variant>
        <vt:lpwstr>https://github.com/DLMArchivalStandardsBoard/SMURF/tree/master/spec</vt:lpwstr>
      </vt:variant>
      <vt:variant>
        <vt:lpwstr/>
      </vt:variant>
      <vt:variant>
        <vt:i4>2228328</vt:i4>
      </vt:variant>
      <vt:variant>
        <vt:i4>3</vt:i4>
      </vt:variant>
      <vt:variant>
        <vt:i4>0</vt:i4>
      </vt:variant>
      <vt:variant>
        <vt:i4>5</vt:i4>
      </vt:variant>
      <vt:variant>
        <vt:lpwstr>https://github.com/DLMArchivalStandardsBoard/SMURF/tree/master/spec</vt:lpwstr>
      </vt:variant>
      <vt:variant>
        <vt:lpwstr/>
      </vt:variant>
      <vt:variant>
        <vt:i4>5832769</vt:i4>
      </vt:variant>
      <vt:variant>
        <vt:i4>0</vt:i4>
      </vt:variant>
      <vt:variant>
        <vt:i4>0</vt:i4>
      </vt:variant>
      <vt:variant>
        <vt:i4>5</vt:i4>
      </vt:variant>
      <vt:variant>
        <vt:lpwstr>http://eark-project.com/resources/specificationdocs/32-specification-for-siard-format-v20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Tarvo Kärberg</dc:creator>
  <cp:keywords/>
  <cp:lastModifiedBy>Miguel Ferreira</cp:lastModifiedBy>
  <cp:revision>31</cp:revision>
  <cp:lastPrinted>2017-01-31T11:17:00Z</cp:lastPrinted>
  <dcterms:created xsi:type="dcterms:W3CDTF">2018-09-14T09:04:00Z</dcterms:created>
  <dcterms:modified xsi:type="dcterms:W3CDTF">2018-12-17T15:26:00Z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0x0101003C5AB7C90372FA4BA7DE9A95DA757B7E</vt:lpwstr>
  </property>
  <property fmtid="{D5CDD505-2E9C-101B-9397-08002B2CF9AE}" pid="3" name="Docear4Word_StyleTitle">
    <vt:lpwstr>American Psychological Association 6th Edition</vt:lpwstr>
  </property>
</Properties>
</file>